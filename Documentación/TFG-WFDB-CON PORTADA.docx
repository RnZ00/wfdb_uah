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56268800"/>
        <w:docPartObj>
          <w:docPartGallery w:val="Cover Pages"/>
          <w:docPartUnique/>
        </w:docPartObj>
      </w:sdtPr>
      <w:sdtContent>
        <w:p w14:paraId="7E52411F" w14:textId="77777777" w:rsidR="00E90BEE" w:rsidRDefault="00E90BEE" w:rsidP="003D2064"/>
        <w:p w14:paraId="34994B28" w14:textId="77777777" w:rsidR="00E90BEE" w:rsidRDefault="00E90BEE" w:rsidP="003D2064">
          <w:pPr>
            <w:jc w:val="center"/>
            <w:rPr>
              <w:sz w:val="32"/>
              <w:szCs w:val="32"/>
            </w:rPr>
          </w:pPr>
        </w:p>
        <w:p w14:paraId="77E511F9" w14:textId="77777777" w:rsidR="00E90BEE" w:rsidRDefault="00E90BEE" w:rsidP="003D2064">
          <w:pPr>
            <w:jc w:val="center"/>
            <w:rPr>
              <w:sz w:val="32"/>
              <w:szCs w:val="32"/>
            </w:rPr>
          </w:pPr>
        </w:p>
        <w:p w14:paraId="29EF727F" w14:textId="77777777" w:rsidR="00E90BEE" w:rsidRPr="007629B1" w:rsidRDefault="003E6879" w:rsidP="003D2064">
          <w:pPr>
            <w:jc w:val="center"/>
            <w:rPr>
              <w:b/>
              <w:bCs/>
              <w:sz w:val="40"/>
              <w:szCs w:val="40"/>
            </w:rPr>
          </w:pPr>
          <w:r w:rsidRPr="007629B1">
            <w:rPr>
              <w:b/>
              <w:bCs/>
              <w:sz w:val="40"/>
              <w:szCs w:val="40"/>
            </w:rPr>
            <w:t>Grado en Ingeniería Informática</w:t>
          </w:r>
        </w:p>
        <w:p w14:paraId="6208417C" w14:textId="77777777" w:rsidR="00E90BEE" w:rsidRDefault="00E90BEE" w:rsidP="003D2064">
          <w:pPr>
            <w:jc w:val="center"/>
            <w:rPr>
              <w:sz w:val="32"/>
              <w:szCs w:val="32"/>
            </w:rPr>
          </w:pPr>
        </w:p>
        <w:p w14:paraId="71C51998" w14:textId="77777777" w:rsidR="00E90BEE" w:rsidRPr="00B52F47" w:rsidRDefault="006557FB" w:rsidP="006557FB">
          <w:pPr>
            <w:tabs>
              <w:tab w:val="left" w:pos="6942"/>
            </w:tabs>
            <w:rPr>
              <w:sz w:val="32"/>
              <w:szCs w:val="32"/>
            </w:rPr>
          </w:pPr>
          <w:r>
            <w:rPr>
              <w:sz w:val="32"/>
              <w:szCs w:val="32"/>
            </w:rPr>
            <w:tab/>
          </w:r>
        </w:p>
        <w:p w14:paraId="3173DD79" w14:textId="77777777" w:rsidR="00E90BEE" w:rsidRPr="00B52F47" w:rsidRDefault="00E90BEE" w:rsidP="003D2064">
          <w:pPr>
            <w:jc w:val="center"/>
            <w:rPr>
              <w:sz w:val="32"/>
              <w:szCs w:val="32"/>
            </w:rPr>
          </w:pPr>
        </w:p>
        <w:p w14:paraId="45042B2C" w14:textId="77777777" w:rsidR="00E90BEE" w:rsidRPr="00B52F47" w:rsidRDefault="00E90BEE" w:rsidP="00E90BEE">
          <w:pPr>
            <w:jc w:val="center"/>
            <w:rPr>
              <w:b/>
              <w:sz w:val="32"/>
              <w:szCs w:val="32"/>
            </w:rPr>
          </w:pPr>
          <w:r w:rsidRPr="00B52F47">
            <w:rPr>
              <w:b/>
              <w:sz w:val="32"/>
              <w:szCs w:val="32"/>
            </w:rPr>
            <w:t>Trabajo Fin de Grado</w:t>
          </w:r>
        </w:p>
        <w:p w14:paraId="4BF90403" w14:textId="77777777" w:rsidR="00E90BEE" w:rsidRPr="00B52F47" w:rsidRDefault="003E6879" w:rsidP="003D2064">
          <w:pPr>
            <w:jc w:val="center"/>
            <w:rPr>
              <w:sz w:val="32"/>
              <w:szCs w:val="32"/>
            </w:rPr>
          </w:pPr>
          <w:r>
            <w:rPr>
              <w:sz w:val="32"/>
              <w:szCs w:val="32"/>
            </w:rPr>
            <w:t>Creación de una librería nativa en C# para el acceso de fichero WFDB</w:t>
          </w:r>
        </w:p>
        <w:p w14:paraId="2B1BB671" w14:textId="77777777" w:rsidR="00E90BEE" w:rsidRDefault="00E90BEE" w:rsidP="003D2064">
          <w:pPr>
            <w:jc w:val="center"/>
            <w:rPr>
              <w:sz w:val="32"/>
              <w:szCs w:val="32"/>
            </w:rPr>
          </w:pPr>
        </w:p>
        <w:p w14:paraId="6132CE3D" w14:textId="77777777" w:rsidR="00E90BEE" w:rsidRDefault="00E90BEE" w:rsidP="003D2064">
          <w:pPr>
            <w:jc w:val="center"/>
            <w:rPr>
              <w:sz w:val="32"/>
              <w:szCs w:val="32"/>
            </w:rPr>
          </w:pPr>
        </w:p>
        <w:p w14:paraId="751ED50C" w14:textId="77777777" w:rsidR="00E90BEE" w:rsidRPr="00B52F47" w:rsidRDefault="00E90BEE" w:rsidP="003D2064">
          <w:pPr>
            <w:jc w:val="center"/>
            <w:rPr>
              <w:sz w:val="32"/>
              <w:szCs w:val="32"/>
            </w:rPr>
          </w:pPr>
        </w:p>
        <w:p w14:paraId="3AE013DD" w14:textId="77777777" w:rsidR="00E90BEE" w:rsidRPr="00B52F47" w:rsidRDefault="00E90BEE" w:rsidP="003D2064">
          <w:pPr>
            <w:jc w:val="center"/>
            <w:rPr>
              <w:sz w:val="32"/>
              <w:szCs w:val="32"/>
            </w:rPr>
          </w:pPr>
        </w:p>
        <w:p w14:paraId="4166CB58" w14:textId="77777777" w:rsidR="00E90BEE" w:rsidRDefault="00E90BEE" w:rsidP="003D2064">
          <w:pPr>
            <w:jc w:val="center"/>
            <w:rPr>
              <w:b/>
              <w:sz w:val="32"/>
              <w:szCs w:val="32"/>
            </w:rPr>
          </w:pPr>
        </w:p>
        <w:p w14:paraId="1F93C271" w14:textId="77777777" w:rsidR="00E90BEE" w:rsidRPr="00B52F47" w:rsidRDefault="00E90BEE" w:rsidP="003D2064">
          <w:pPr>
            <w:jc w:val="center"/>
            <w:rPr>
              <w:sz w:val="32"/>
              <w:szCs w:val="32"/>
            </w:rPr>
          </w:pPr>
          <w:r w:rsidRPr="00B52F47">
            <w:rPr>
              <w:b/>
              <w:sz w:val="32"/>
              <w:szCs w:val="32"/>
            </w:rPr>
            <w:t xml:space="preserve">Autor: </w:t>
          </w:r>
          <w:r w:rsidR="003E6879">
            <w:rPr>
              <w:sz w:val="32"/>
              <w:szCs w:val="32"/>
            </w:rPr>
            <w:t>Renzo Roca Neyra</w:t>
          </w:r>
        </w:p>
        <w:p w14:paraId="029729DE" w14:textId="77777777" w:rsidR="00E90BEE" w:rsidRDefault="003A13ED" w:rsidP="003D2064">
          <w:pPr>
            <w:jc w:val="center"/>
            <w:rPr>
              <w:sz w:val="32"/>
              <w:szCs w:val="32"/>
            </w:rPr>
          </w:pPr>
          <w:r>
            <w:rPr>
              <w:b/>
              <w:sz w:val="32"/>
              <w:szCs w:val="32"/>
            </w:rPr>
            <w:t>Tutor</w:t>
          </w:r>
          <w:r w:rsidR="00E90BEE" w:rsidRPr="00B52F47">
            <w:rPr>
              <w:b/>
              <w:sz w:val="32"/>
              <w:szCs w:val="32"/>
            </w:rPr>
            <w:t xml:space="preserve">: </w:t>
          </w:r>
          <w:r>
            <w:rPr>
              <w:sz w:val="32"/>
              <w:szCs w:val="32"/>
            </w:rPr>
            <w:t>Javier Albert Seguí</w:t>
          </w:r>
        </w:p>
        <w:p w14:paraId="7C2DE1B1" w14:textId="77777777" w:rsidR="00E90BEE" w:rsidRDefault="00E90BEE" w:rsidP="003D2064">
          <w:pPr>
            <w:jc w:val="center"/>
            <w:rPr>
              <w:sz w:val="32"/>
              <w:szCs w:val="32"/>
            </w:rPr>
          </w:pPr>
        </w:p>
        <w:p w14:paraId="07383E6A" w14:textId="77777777" w:rsidR="00E90BEE" w:rsidRDefault="00E90BEE" w:rsidP="003D2064">
          <w:pPr>
            <w:jc w:val="center"/>
            <w:rPr>
              <w:sz w:val="32"/>
              <w:szCs w:val="32"/>
            </w:rPr>
          </w:pPr>
        </w:p>
        <w:p w14:paraId="13BF1D56" w14:textId="77777777" w:rsidR="00E90BEE" w:rsidRDefault="00E90BEE" w:rsidP="003D2064">
          <w:pPr>
            <w:jc w:val="center"/>
            <w:rPr>
              <w:sz w:val="32"/>
              <w:szCs w:val="32"/>
            </w:rPr>
          </w:pPr>
        </w:p>
        <w:p w14:paraId="25D521E5" w14:textId="77777777" w:rsidR="00E90BEE" w:rsidRDefault="003A13ED" w:rsidP="00181E48">
          <w:pPr>
            <w:jc w:val="center"/>
            <w:rPr>
              <w:sz w:val="32"/>
              <w:szCs w:val="32"/>
            </w:rPr>
            <w:sectPr w:rsidR="00E90BEE" w:rsidSect="00DF74BD">
              <w:headerReference w:type="even" r:id="rId8"/>
              <w:headerReference w:type="default" r:id="rId9"/>
              <w:headerReference w:type="first" r:id="rId10"/>
              <w:pgSz w:w="11906" w:h="16838"/>
              <w:pgMar w:top="3402" w:right="1701" w:bottom="1418" w:left="1701" w:header="709" w:footer="709" w:gutter="0"/>
              <w:pgNumType w:start="0"/>
              <w:cols w:space="708"/>
              <w:docGrid w:linePitch="360"/>
            </w:sectPr>
          </w:pPr>
          <w:r>
            <w:rPr>
              <w:sz w:val="32"/>
              <w:szCs w:val="32"/>
            </w:rPr>
            <w:t>2019</w:t>
          </w:r>
        </w:p>
        <w:p w14:paraId="7C8203C3" w14:textId="1A9E9C3B" w:rsidR="00E801E2" w:rsidRPr="00C3745F" w:rsidRDefault="002B24BF" w:rsidP="00E801E2">
          <w:pPr>
            <w:widowControl w:val="0"/>
            <w:autoSpaceDE w:val="0"/>
            <w:autoSpaceDN w:val="0"/>
            <w:adjustRightInd w:val="0"/>
            <w:rPr>
              <w:color w:val="000000"/>
              <w:lang w:val="es-ES_tradnl"/>
            </w:rPr>
          </w:pPr>
          <w:r w:rsidRPr="00E801E2">
            <w:rPr>
              <w:noProof/>
              <w:color w:val="000000"/>
              <w:lang w:eastAsia="es-ES"/>
            </w:rPr>
            <w:lastRenderedPageBreak/>
            <mc:AlternateContent>
              <mc:Choice Requires="wps">
                <w:drawing>
                  <wp:anchor distT="45720" distB="45720" distL="114300" distR="114300" simplePos="0" relativeHeight="251667456" behindDoc="0" locked="0" layoutInCell="1" allowOverlap="1" wp14:anchorId="4929647B" wp14:editId="2818DFF9">
                    <wp:simplePos x="0" y="0"/>
                    <wp:positionH relativeFrom="margin">
                      <wp:posOffset>-718185</wp:posOffset>
                    </wp:positionH>
                    <wp:positionV relativeFrom="paragraph">
                      <wp:posOffset>0</wp:posOffset>
                    </wp:positionV>
                    <wp:extent cx="6858000" cy="8867775"/>
                    <wp:effectExtent l="0" t="0" r="19050" b="28575"/>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8867775"/>
                            </a:xfrm>
                            <a:prstGeom prst="rect">
                              <a:avLst/>
                            </a:prstGeom>
                            <a:solidFill>
                              <a:srgbClr val="FFFFFF"/>
                            </a:solidFill>
                            <a:ln w="9525">
                              <a:solidFill>
                                <a:srgbClr val="000000"/>
                              </a:solidFill>
                              <a:miter lim="800000"/>
                              <a:headEnd/>
                              <a:tailEnd/>
                            </a:ln>
                          </wps:spPr>
                          <wps:txbx>
                            <w:txbxContent>
                              <w:p w14:paraId="60ECAD82"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72C9399A"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2CB3BFEF"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2727D4C0"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74F6D3F1"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4429A31E"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06D6F863" w14:textId="3C2DCD4C"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sidRPr="00E801E2">
                                  <w:rPr>
                                    <w:rFonts w:ascii="Times New Roman" w:eastAsia="Times New Roman" w:hAnsi="Times New Roman" w:cs="Times New Roman"/>
                                    <w:color w:val="000000"/>
                                    <w:sz w:val="30"/>
                                    <w:szCs w:val="30"/>
                                    <w:lang w:val="es-ES_tradnl" w:eastAsia="es-ES"/>
                                  </w:rPr>
                                  <w:t>UNIVERSIDAD DE ALCALÁ</w:t>
                                </w:r>
                              </w:p>
                              <w:p w14:paraId="0003A92A"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r w:rsidRPr="00E801E2">
                                  <w:rPr>
                                    <w:rFonts w:ascii="Times New Roman" w:eastAsia="Times New Roman" w:hAnsi="Times New Roman" w:cs="Times New Roman"/>
                                    <w:bCs/>
                                    <w:color w:val="000000"/>
                                    <w:sz w:val="30"/>
                                    <w:szCs w:val="30"/>
                                    <w:lang w:val="es-ES_tradnl" w:eastAsia="es-ES"/>
                                  </w:rPr>
                                  <w:t>Escuela Politécnica Superior</w:t>
                                </w:r>
                              </w:p>
                              <w:p w14:paraId="277D5067" w14:textId="3CCD2342"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24CE7125"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0D825657"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b/>
                                    <w:bCs/>
                                    <w:color w:val="000000"/>
                                    <w:sz w:val="26"/>
                                    <w:szCs w:val="26"/>
                                    <w:lang w:val="es-ES_tradnl" w:eastAsia="es-ES"/>
                                  </w:rPr>
                                </w:pPr>
                                <w:r>
                                  <w:rPr>
                                    <w:rFonts w:ascii="Times New Roman" w:eastAsia="Times New Roman" w:hAnsi="Times New Roman" w:cs="Times New Roman"/>
                                    <w:b/>
                                    <w:bCs/>
                                    <w:color w:val="000000"/>
                                    <w:sz w:val="30"/>
                                    <w:szCs w:val="30"/>
                                    <w:lang w:val="es-ES_tradnl" w:eastAsia="es-ES"/>
                                  </w:rPr>
                                  <w:t>Grado en Ingeniería Informática</w:t>
                                </w:r>
                              </w:p>
                              <w:p w14:paraId="5C36FD84" w14:textId="4C2071BF"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13B88B40"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44A89219" w14:textId="0C638CD2"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bCs/>
                                    <w:color w:val="000000"/>
                                    <w:sz w:val="30"/>
                                    <w:szCs w:val="30"/>
                                    <w:lang w:val="es-ES_tradnl" w:eastAsia="es-ES"/>
                                  </w:rPr>
                                </w:pPr>
                                <w:r w:rsidRPr="00E801E2">
                                  <w:rPr>
                                    <w:rFonts w:ascii="Times New Roman" w:eastAsia="Times New Roman" w:hAnsi="Times New Roman" w:cs="Times New Roman"/>
                                    <w:bCs/>
                                    <w:color w:val="000000"/>
                                    <w:sz w:val="30"/>
                                    <w:szCs w:val="30"/>
                                    <w:lang w:val="es-ES_tradnl" w:eastAsia="es-ES"/>
                                  </w:rPr>
                                  <w:t>Trabajo Fin de Grado</w:t>
                                </w:r>
                              </w:p>
                              <w:p w14:paraId="621DFC60" w14:textId="1AF8A1A1"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bCs/>
                                    <w:color w:val="000000"/>
                                    <w:sz w:val="30"/>
                                    <w:szCs w:val="30"/>
                                    <w:lang w:val="es-ES_tradnl" w:eastAsia="es-ES"/>
                                  </w:rPr>
                                </w:pPr>
                              </w:p>
                              <w:p w14:paraId="4F5D5BAE" w14:textId="1ED76DF0"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bCs/>
                                    <w:color w:val="000000"/>
                                    <w:sz w:val="26"/>
                                    <w:szCs w:val="26"/>
                                    <w:lang w:val="es-ES_tradnl" w:eastAsia="es-ES"/>
                                  </w:rPr>
                                </w:pPr>
                              </w:p>
                              <w:p w14:paraId="49A14D54"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bCs/>
                                    <w:color w:val="000000"/>
                                    <w:sz w:val="26"/>
                                    <w:szCs w:val="26"/>
                                    <w:lang w:val="es-ES_tradnl" w:eastAsia="es-ES"/>
                                  </w:rPr>
                                </w:pPr>
                              </w:p>
                              <w:p w14:paraId="5F7DA02C"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r>
                                  <w:rPr>
                                    <w:rFonts w:ascii="Times New Roman" w:eastAsia="Times New Roman" w:hAnsi="Times New Roman" w:cs="Times New Roman"/>
                                    <w:color w:val="000000"/>
                                    <w:sz w:val="30"/>
                                    <w:szCs w:val="30"/>
                                    <w:lang w:val="es-ES_tradnl" w:eastAsia="es-ES"/>
                                  </w:rPr>
                                  <w:t xml:space="preserve">Creación de una librería nativa en C# </w:t>
                                </w:r>
                              </w:p>
                              <w:p w14:paraId="11F9A2D9" w14:textId="4B92F2E9"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Pr>
                                    <w:rFonts w:ascii="Times New Roman" w:eastAsia="Times New Roman" w:hAnsi="Times New Roman" w:cs="Times New Roman"/>
                                    <w:color w:val="000000"/>
                                    <w:sz w:val="30"/>
                                    <w:szCs w:val="30"/>
                                    <w:lang w:val="es-ES_tradnl" w:eastAsia="es-ES"/>
                                  </w:rPr>
                                  <w:t>para el acceso de fichero WFDB</w:t>
                                </w:r>
                              </w:p>
                              <w:p w14:paraId="30E92989"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7BEB4A47"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sidRPr="00E801E2">
                                  <w:rPr>
                                    <w:rFonts w:ascii="Times New Roman" w:eastAsia="Times New Roman" w:hAnsi="Times New Roman" w:cs="Times New Roman"/>
                                    <w:b/>
                                    <w:color w:val="000000"/>
                                    <w:sz w:val="26"/>
                                    <w:szCs w:val="26"/>
                                    <w:lang w:val="es-ES_tradnl" w:eastAsia="es-ES"/>
                                  </w:rPr>
                                  <w:t>Autor:</w:t>
                                </w:r>
                                <w:r>
                                  <w:rPr>
                                    <w:rFonts w:ascii="Times New Roman" w:eastAsia="Times New Roman" w:hAnsi="Times New Roman" w:cs="Times New Roman"/>
                                    <w:color w:val="000000"/>
                                    <w:sz w:val="26"/>
                                    <w:szCs w:val="26"/>
                                    <w:lang w:val="es-ES_tradnl" w:eastAsia="es-ES"/>
                                  </w:rPr>
                                  <w:t xml:space="preserve"> Renzo Roca Neyra</w:t>
                                </w:r>
                              </w:p>
                              <w:p w14:paraId="0C8D7A03"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2A8E6E14"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Pr>
                                    <w:rFonts w:ascii="Times New Roman" w:eastAsia="Times New Roman" w:hAnsi="Times New Roman" w:cs="Times New Roman"/>
                                    <w:b/>
                                    <w:color w:val="000000"/>
                                    <w:sz w:val="26"/>
                                    <w:szCs w:val="26"/>
                                    <w:lang w:val="es-ES_tradnl" w:eastAsia="es-ES"/>
                                  </w:rPr>
                                  <w:t>Tutor</w:t>
                                </w:r>
                                <w:r w:rsidRPr="00E801E2">
                                  <w:rPr>
                                    <w:rFonts w:ascii="Times New Roman" w:eastAsia="Times New Roman" w:hAnsi="Times New Roman" w:cs="Times New Roman"/>
                                    <w:b/>
                                    <w:color w:val="000000"/>
                                    <w:sz w:val="26"/>
                                    <w:szCs w:val="26"/>
                                    <w:lang w:val="es-ES_tradnl" w:eastAsia="es-ES"/>
                                  </w:rPr>
                                  <w:t>:</w:t>
                                </w:r>
                                <w:r>
                                  <w:rPr>
                                    <w:rFonts w:ascii="Times New Roman" w:eastAsia="Times New Roman" w:hAnsi="Times New Roman" w:cs="Times New Roman"/>
                                    <w:color w:val="000000"/>
                                    <w:sz w:val="26"/>
                                    <w:szCs w:val="26"/>
                                    <w:lang w:val="es-ES_tradnl" w:eastAsia="es-ES"/>
                                  </w:rPr>
                                  <w:t xml:space="preserve"> Javier Albert Seguí</w:t>
                                </w:r>
                              </w:p>
                              <w:p w14:paraId="3521B674"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69615B07"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56EE020B"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03D14C6C"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b/>
                                    <w:color w:val="000000"/>
                                    <w:sz w:val="16"/>
                                    <w:szCs w:val="16"/>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TRIBUNAL:</w:t>
                                </w:r>
                                <w:r w:rsidRPr="00E801E2">
                                  <w:rPr>
                                    <w:rFonts w:ascii="Times New Roman" w:eastAsia="Times New Roman" w:hAnsi="Times New Roman" w:cs="Times New Roman"/>
                                    <w:b/>
                                    <w:color w:val="000000"/>
                                    <w:sz w:val="16"/>
                                    <w:szCs w:val="16"/>
                                    <w:lang w:val="es-ES_tradnl" w:eastAsia="es-ES"/>
                                  </w:rPr>
                                  <w:t xml:space="preserve"> </w:t>
                                </w:r>
                              </w:p>
                              <w:p w14:paraId="0F6D7858"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 w:val="16"/>
                                    <w:szCs w:val="16"/>
                                    <w:lang w:val="es-ES_tradnl" w:eastAsia="es-ES"/>
                                  </w:rPr>
                                </w:pPr>
                              </w:p>
                              <w:p w14:paraId="75AE88C7"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43C23F11" w14:textId="190A5F52"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Presidente:</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_________________________________________________</w:t>
                                </w:r>
                              </w:p>
                              <w:p w14:paraId="0DFA43EC"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 w:val="16"/>
                                    <w:szCs w:val="16"/>
                                    <w:lang w:val="es-ES_tradnl" w:eastAsia="es-ES"/>
                                  </w:rPr>
                                </w:pPr>
                              </w:p>
                              <w:p w14:paraId="550C78EB"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5A87B473" w14:textId="743FEB6F"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Vocal 1º:</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___________________________________________________</w:t>
                                </w:r>
                              </w:p>
                              <w:p w14:paraId="23227AE4"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 w:val="16"/>
                                    <w:szCs w:val="16"/>
                                    <w:lang w:val="es-ES_tradnl" w:eastAsia="es-ES"/>
                                  </w:rPr>
                                </w:pPr>
                                <w:r w:rsidRPr="00E801E2">
                                  <w:rPr>
                                    <w:rFonts w:ascii="Times New Roman" w:eastAsia="Times New Roman" w:hAnsi="Times New Roman" w:cs="Times New Roman"/>
                                    <w:color w:val="000000"/>
                                    <w:sz w:val="16"/>
                                    <w:szCs w:val="16"/>
                                    <w:lang w:val="es-ES_tradnl" w:eastAsia="es-ES"/>
                                  </w:rPr>
                                  <w:tab/>
                                </w:r>
                                <w:r w:rsidRPr="00E801E2">
                                  <w:rPr>
                                    <w:rFonts w:ascii="Times New Roman" w:eastAsia="Times New Roman" w:hAnsi="Times New Roman" w:cs="Times New Roman"/>
                                    <w:color w:val="000000"/>
                                    <w:sz w:val="16"/>
                                    <w:szCs w:val="16"/>
                                    <w:lang w:val="es-ES_tradnl" w:eastAsia="es-ES"/>
                                  </w:rPr>
                                  <w:tab/>
                                </w:r>
                                <w:r w:rsidRPr="00E801E2">
                                  <w:rPr>
                                    <w:rFonts w:ascii="Times New Roman" w:eastAsia="Times New Roman" w:hAnsi="Times New Roman" w:cs="Times New Roman"/>
                                    <w:color w:val="000000"/>
                                    <w:sz w:val="16"/>
                                    <w:szCs w:val="16"/>
                                    <w:lang w:val="es-ES_tradnl" w:eastAsia="es-ES"/>
                                  </w:rPr>
                                  <w:tab/>
                                </w:r>
                                <w:r w:rsidRPr="00E801E2">
                                  <w:rPr>
                                    <w:rFonts w:ascii="Times New Roman" w:eastAsia="Times New Roman" w:hAnsi="Times New Roman" w:cs="Times New Roman"/>
                                    <w:color w:val="000000"/>
                                    <w:sz w:val="16"/>
                                    <w:szCs w:val="16"/>
                                    <w:lang w:val="es-ES_tradnl" w:eastAsia="es-ES"/>
                                  </w:rPr>
                                  <w:tab/>
                                </w:r>
                              </w:p>
                              <w:p w14:paraId="7CD151DE"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 xml:space="preserve"> </w:t>
                                </w:r>
                              </w:p>
                              <w:p w14:paraId="053EB813" w14:textId="5E3C349A"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Vocal 2º:</w:t>
                                </w:r>
                                <w:r>
                                  <w:rPr>
                                    <w:rFonts w:ascii="Times New Roman" w:eastAsia="Times New Roman" w:hAnsi="Times New Roman" w:cs="Times New Roman"/>
                                    <w:b/>
                                    <w:color w:val="000000"/>
                                    <w:szCs w:val="24"/>
                                    <w:lang w:val="es-ES_tradnl" w:eastAsia="es-ES"/>
                                  </w:rPr>
                                  <w:t xml:space="preserve">  </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__________________________________________________</w:t>
                                </w:r>
                              </w:p>
                              <w:p w14:paraId="52285F48"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71DC37B4"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2851D978"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t xml:space="preserve"> </w:t>
                                </w:r>
                              </w:p>
                              <w:p w14:paraId="657EEBF1" w14:textId="6244F209" w:rsidR="00E04204"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Pr>
                                    <w:rFonts w:ascii="Times New Roman" w:eastAsia="Times New Roman" w:hAnsi="Times New Roman" w:cs="Times New Roman"/>
                                    <w:color w:val="000000"/>
                                    <w:szCs w:val="24"/>
                                    <w:lang w:val="es-ES_tradnl" w:eastAsia="es-ES"/>
                                  </w:rPr>
                                  <w:t>CALIFICACIÓN: __________________________________________________</w:t>
                                </w:r>
                              </w:p>
                              <w:p w14:paraId="7C1390B5" w14:textId="77777777" w:rsidR="00E04204"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6710ABC8" w14:textId="7170DD53"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FECHA</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______________________________</w:t>
                                </w:r>
                              </w:p>
                              <w:p w14:paraId="059AF3AC" w14:textId="77777777" w:rsidR="00E04204" w:rsidRPr="00C3745F" w:rsidRDefault="00E04204" w:rsidP="00E801E2">
                                <w:pPr>
                                  <w:widowControl w:val="0"/>
                                  <w:autoSpaceDE w:val="0"/>
                                  <w:autoSpaceDN w:val="0"/>
                                  <w:adjustRightInd w:val="0"/>
                                  <w:jc w:val="center"/>
                                  <w:rPr>
                                    <w:color w:val="000000"/>
                                    <w:lang w:val="es-ES_trad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9647B" id="_x0000_t202" coordsize="21600,21600" o:spt="202" path="m,l,21600r21600,l21600,xe">
                    <v:stroke joinstyle="miter"/>
                    <v:path gradientshapeok="t" o:connecttype="rect"/>
                  </v:shapetype>
                  <v:shape id="Cuadro de texto 2" o:spid="_x0000_s1026" type="#_x0000_t202" style="position:absolute;margin-left:-56.55pt;margin-top:0;width:540pt;height:698.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">
                    <v:textbox>
                      <w:txbxContent>
                        <w:p w14:paraId="60ECAD82"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72C9399A"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2CB3BFEF"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2727D4C0"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74F6D3F1"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4429A31E"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06D6F863" w14:textId="3C2DCD4C"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sidRPr="00E801E2">
                            <w:rPr>
                              <w:rFonts w:ascii="Times New Roman" w:eastAsia="Times New Roman" w:hAnsi="Times New Roman" w:cs="Times New Roman"/>
                              <w:color w:val="000000"/>
                              <w:sz w:val="30"/>
                              <w:szCs w:val="30"/>
                              <w:lang w:val="es-ES_tradnl" w:eastAsia="es-ES"/>
                            </w:rPr>
                            <w:t>UNIVERSIDAD DE ALCALÁ</w:t>
                          </w:r>
                        </w:p>
                        <w:p w14:paraId="0003A92A"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r w:rsidRPr="00E801E2">
                            <w:rPr>
                              <w:rFonts w:ascii="Times New Roman" w:eastAsia="Times New Roman" w:hAnsi="Times New Roman" w:cs="Times New Roman"/>
                              <w:bCs/>
                              <w:color w:val="000000"/>
                              <w:sz w:val="30"/>
                              <w:szCs w:val="30"/>
                              <w:lang w:val="es-ES_tradnl" w:eastAsia="es-ES"/>
                            </w:rPr>
                            <w:t>Escuela Politécnica Superior</w:t>
                          </w:r>
                        </w:p>
                        <w:p w14:paraId="277D5067" w14:textId="3CCD2342"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24CE7125"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0D825657"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b/>
                              <w:bCs/>
                              <w:color w:val="000000"/>
                              <w:sz w:val="26"/>
                              <w:szCs w:val="26"/>
                              <w:lang w:val="es-ES_tradnl" w:eastAsia="es-ES"/>
                            </w:rPr>
                          </w:pPr>
                          <w:r>
                            <w:rPr>
                              <w:rFonts w:ascii="Times New Roman" w:eastAsia="Times New Roman" w:hAnsi="Times New Roman" w:cs="Times New Roman"/>
                              <w:b/>
                              <w:bCs/>
                              <w:color w:val="000000"/>
                              <w:sz w:val="30"/>
                              <w:szCs w:val="30"/>
                              <w:lang w:val="es-ES_tradnl" w:eastAsia="es-ES"/>
                            </w:rPr>
                            <w:t>Grado en Ingeniería Informática</w:t>
                          </w:r>
                        </w:p>
                        <w:p w14:paraId="5C36FD84" w14:textId="4C2071BF"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13B88B40"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44A89219" w14:textId="0C638CD2"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bCs/>
                              <w:color w:val="000000"/>
                              <w:sz w:val="30"/>
                              <w:szCs w:val="30"/>
                              <w:lang w:val="es-ES_tradnl" w:eastAsia="es-ES"/>
                            </w:rPr>
                          </w:pPr>
                          <w:r w:rsidRPr="00E801E2">
                            <w:rPr>
                              <w:rFonts w:ascii="Times New Roman" w:eastAsia="Times New Roman" w:hAnsi="Times New Roman" w:cs="Times New Roman"/>
                              <w:bCs/>
                              <w:color w:val="000000"/>
                              <w:sz w:val="30"/>
                              <w:szCs w:val="30"/>
                              <w:lang w:val="es-ES_tradnl" w:eastAsia="es-ES"/>
                            </w:rPr>
                            <w:t>Trabajo Fin de Grado</w:t>
                          </w:r>
                        </w:p>
                        <w:p w14:paraId="621DFC60" w14:textId="1AF8A1A1"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bCs/>
                              <w:color w:val="000000"/>
                              <w:sz w:val="30"/>
                              <w:szCs w:val="30"/>
                              <w:lang w:val="es-ES_tradnl" w:eastAsia="es-ES"/>
                            </w:rPr>
                          </w:pPr>
                        </w:p>
                        <w:p w14:paraId="4F5D5BAE" w14:textId="1ED76DF0"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bCs/>
                              <w:color w:val="000000"/>
                              <w:sz w:val="26"/>
                              <w:szCs w:val="26"/>
                              <w:lang w:val="es-ES_tradnl" w:eastAsia="es-ES"/>
                            </w:rPr>
                          </w:pPr>
                        </w:p>
                        <w:p w14:paraId="49A14D54"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bCs/>
                              <w:color w:val="000000"/>
                              <w:sz w:val="26"/>
                              <w:szCs w:val="26"/>
                              <w:lang w:val="es-ES_tradnl" w:eastAsia="es-ES"/>
                            </w:rPr>
                          </w:pPr>
                        </w:p>
                        <w:p w14:paraId="5F7DA02C" w14:textId="77777777" w:rsidR="00E04204"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r>
                            <w:rPr>
                              <w:rFonts w:ascii="Times New Roman" w:eastAsia="Times New Roman" w:hAnsi="Times New Roman" w:cs="Times New Roman"/>
                              <w:color w:val="000000"/>
                              <w:sz w:val="30"/>
                              <w:szCs w:val="30"/>
                              <w:lang w:val="es-ES_tradnl" w:eastAsia="es-ES"/>
                            </w:rPr>
                            <w:t xml:space="preserve">Creación de una librería nativa en C# </w:t>
                          </w:r>
                        </w:p>
                        <w:p w14:paraId="11F9A2D9" w14:textId="4B92F2E9"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Pr>
                              <w:rFonts w:ascii="Times New Roman" w:eastAsia="Times New Roman" w:hAnsi="Times New Roman" w:cs="Times New Roman"/>
                              <w:color w:val="000000"/>
                              <w:sz w:val="30"/>
                              <w:szCs w:val="30"/>
                              <w:lang w:val="es-ES_tradnl" w:eastAsia="es-ES"/>
                            </w:rPr>
                            <w:t>para el acceso de fichero WFDB</w:t>
                          </w:r>
                        </w:p>
                        <w:p w14:paraId="30E92989"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7BEB4A47"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sidRPr="00E801E2">
                            <w:rPr>
                              <w:rFonts w:ascii="Times New Roman" w:eastAsia="Times New Roman" w:hAnsi="Times New Roman" w:cs="Times New Roman"/>
                              <w:b/>
                              <w:color w:val="000000"/>
                              <w:sz w:val="26"/>
                              <w:szCs w:val="26"/>
                              <w:lang w:val="es-ES_tradnl" w:eastAsia="es-ES"/>
                            </w:rPr>
                            <w:t>Autor:</w:t>
                          </w:r>
                          <w:r>
                            <w:rPr>
                              <w:rFonts w:ascii="Times New Roman" w:eastAsia="Times New Roman" w:hAnsi="Times New Roman" w:cs="Times New Roman"/>
                              <w:color w:val="000000"/>
                              <w:sz w:val="26"/>
                              <w:szCs w:val="26"/>
                              <w:lang w:val="es-ES_tradnl" w:eastAsia="es-ES"/>
                            </w:rPr>
                            <w:t xml:space="preserve"> Renzo Roca Neyra</w:t>
                          </w:r>
                        </w:p>
                        <w:p w14:paraId="0C8D7A03"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2A8E6E14" w14:textId="77777777" w:rsidR="00E04204" w:rsidRPr="00E801E2" w:rsidRDefault="00E0420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Pr>
                              <w:rFonts w:ascii="Times New Roman" w:eastAsia="Times New Roman" w:hAnsi="Times New Roman" w:cs="Times New Roman"/>
                              <w:b/>
                              <w:color w:val="000000"/>
                              <w:sz w:val="26"/>
                              <w:szCs w:val="26"/>
                              <w:lang w:val="es-ES_tradnl" w:eastAsia="es-ES"/>
                            </w:rPr>
                            <w:t>Tutor</w:t>
                          </w:r>
                          <w:r w:rsidRPr="00E801E2">
                            <w:rPr>
                              <w:rFonts w:ascii="Times New Roman" w:eastAsia="Times New Roman" w:hAnsi="Times New Roman" w:cs="Times New Roman"/>
                              <w:b/>
                              <w:color w:val="000000"/>
                              <w:sz w:val="26"/>
                              <w:szCs w:val="26"/>
                              <w:lang w:val="es-ES_tradnl" w:eastAsia="es-ES"/>
                            </w:rPr>
                            <w:t>:</w:t>
                          </w:r>
                          <w:r>
                            <w:rPr>
                              <w:rFonts w:ascii="Times New Roman" w:eastAsia="Times New Roman" w:hAnsi="Times New Roman" w:cs="Times New Roman"/>
                              <w:color w:val="000000"/>
                              <w:sz w:val="26"/>
                              <w:szCs w:val="26"/>
                              <w:lang w:val="es-ES_tradnl" w:eastAsia="es-ES"/>
                            </w:rPr>
                            <w:t xml:space="preserve"> Javier Albert Seguí</w:t>
                          </w:r>
                        </w:p>
                        <w:p w14:paraId="3521B674"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69615B07"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56EE020B"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03D14C6C"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b/>
                              <w:color w:val="000000"/>
                              <w:sz w:val="16"/>
                              <w:szCs w:val="16"/>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TRIBUNAL:</w:t>
                          </w:r>
                          <w:r w:rsidRPr="00E801E2">
                            <w:rPr>
                              <w:rFonts w:ascii="Times New Roman" w:eastAsia="Times New Roman" w:hAnsi="Times New Roman" w:cs="Times New Roman"/>
                              <w:b/>
                              <w:color w:val="000000"/>
                              <w:sz w:val="16"/>
                              <w:szCs w:val="16"/>
                              <w:lang w:val="es-ES_tradnl" w:eastAsia="es-ES"/>
                            </w:rPr>
                            <w:t xml:space="preserve"> </w:t>
                          </w:r>
                        </w:p>
                        <w:p w14:paraId="0F6D7858"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 w:val="16"/>
                              <w:szCs w:val="16"/>
                              <w:lang w:val="es-ES_tradnl" w:eastAsia="es-ES"/>
                            </w:rPr>
                          </w:pPr>
                        </w:p>
                        <w:p w14:paraId="75AE88C7"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43C23F11" w14:textId="190A5F52"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Presidente:</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_________________________________________________</w:t>
                          </w:r>
                        </w:p>
                        <w:p w14:paraId="0DFA43EC"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 w:val="16"/>
                              <w:szCs w:val="16"/>
                              <w:lang w:val="es-ES_tradnl" w:eastAsia="es-ES"/>
                            </w:rPr>
                          </w:pPr>
                        </w:p>
                        <w:p w14:paraId="550C78EB"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5A87B473" w14:textId="743FEB6F"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Vocal 1º:</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___________________________________________________</w:t>
                          </w:r>
                        </w:p>
                        <w:p w14:paraId="23227AE4"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 w:val="16"/>
                              <w:szCs w:val="16"/>
                              <w:lang w:val="es-ES_tradnl" w:eastAsia="es-ES"/>
                            </w:rPr>
                          </w:pPr>
                          <w:r w:rsidRPr="00E801E2">
                            <w:rPr>
                              <w:rFonts w:ascii="Times New Roman" w:eastAsia="Times New Roman" w:hAnsi="Times New Roman" w:cs="Times New Roman"/>
                              <w:color w:val="000000"/>
                              <w:sz w:val="16"/>
                              <w:szCs w:val="16"/>
                              <w:lang w:val="es-ES_tradnl" w:eastAsia="es-ES"/>
                            </w:rPr>
                            <w:tab/>
                          </w:r>
                          <w:r w:rsidRPr="00E801E2">
                            <w:rPr>
                              <w:rFonts w:ascii="Times New Roman" w:eastAsia="Times New Roman" w:hAnsi="Times New Roman" w:cs="Times New Roman"/>
                              <w:color w:val="000000"/>
                              <w:sz w:val="16"/>
                              <w:szCs w:val="16"/>
                              <w:lang w:val="es-ES_tradnl" w:eastAsia="es-ES"/>
                            </w:rPr>
                            <w:tab/>
                          </w:r>
                          <w:r w:rsidRPr="00E801E2">
                            <w:rPr>
                              <w:rFonts w:ascii="Times New Roman" w:eastAsia="Times New Roman" w:hAnsi="Times New Roman" w:cs="Times New Roman"/>
                              <w:color w:val="000000"/>
                              <w:sz w:val="16"/>
                              <w:szCs w:val="16"/>
                              <w:lang w:val="es-ES_tradnl" w:eastAsia="es-ES"/>
                            </w:rPr>
                            <w:tab/>
                          </w:r>
                          <w:r w:rsidRPr="00E801E2">
                            <w:rPr>
                              <w:rFonts w:ascii="Times New Roman" w:eastAsia="Times New Roman" w:hAnsi="Times New Roman" w:cs="Times New Roman"/>
                              <w:color w:val="000000"/>
                              <w:sz w:val="16"/>
                              <w:szCs w:val="16"/>
                              <w:lang w:val="es-ES_tradnl" w:eastAsia="es-ES"/>
                            </w:rPr>
                            <w:tab/>
                          </w:r>
                        </w:p>
                        <w:p w14:paraId="7CD151DE"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 xml:space="preserve"> </w:t>
                          </w:r>
                        </w:p>
                        <w:p w14:paraId="053EB813" w14:textId="5E3C349A"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Vocal 2º:</w:t>
                          </w:r>
                          <w:r>
                            <w:rPr>
                              <w:rFonts w:ascii="Times New Roman" w:eastAsia="Times New Roman" w:hAnsi="Times New Roman" w:cs="Times New Roman"/>
                              <w:b/>
                              <w:color w:val="000000"/>
                              <w:szCs w:val="24"/>
                              <w:lang w:val="es-ES_tradnl" w:eastAsia="es-ES"/>
                            </w:rPr>
                            <w:t xml:space="preserve">  </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__________________________________________________</w:t>
                          </w:r>
                        </w:p>
                        <w:p w14:paraId="52285F48"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71DC37B4"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2851D978" w14:textId="77777777"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t xml:space="preserve"> </w:t>
                          </w:r>
                        </w:p>
                        <w:p w14:paraId="657EEBF1" w14:textId="6244F209" w:rsidR="00E04204"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Pr>
                              <w:rFonts w:ascii="Times New Roman" w:eastAsia="Times New Roman" w:hAnsi="Times New Roman" w:cs="Times New Roman"/>
                              <w:color w:val="000000"/>
                              <w:szCs w:val="24"/>
                              <w:lang w:val="es-ES_tradnl" w:eastAsia="es-ES"/>
                            </w:rPr>
                            <w:t>CALIFICACIÓN: __________________________________________________</w:t>
                          </w:r>
                        </w:p>
                        <w:p w14:paraId="7C1390B5" w14:textId="77777777" w:rsidR="00E04204"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6710ABC8" w14:textId="7170DD53" w:rsidR="00E04204" w:rsidRPr="00E801E2" w:rsidRDefault="00E0420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FECHA</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______________________________</w:t>
                          </w:r>
                        </w:p>
                        <w:p w14:paraId="059AF3AC" w14:textId="77777777" w:rsidR="00E04204" w:rsidRPr="00C3745F" w:rsidRDefault="00E04204" w:rsidP="00E801E2">
                          <w:pPr>
                            <w:widowControl w:val="0"/>
                            <w:autoSpaceDE w:val="0"/>
                            <w:autoSpaceDN w:val="0"/>
                            <w:adjustRightInd w:val="0"/>
                            <w:jc w:val="center"/>
                            <w:rPr>
                              <w:color w:val="000000"/>
                              <w:lang w:val="es-ES_tradnl"/>
                            </w:rPr>
                          </w:pPr>
                        </w:p>
                      </w:txbxContent>
                    </v:textbox>
                    <w10:wrap type="square" anchorx="margin"/>
                  </v:shape>
                </w:pict>
              </mc:Fallback>
            </mc:AlternateContent>
          </w:r>
        </w:p>
        <w:p w14:paraId="22D74B2D" w14:textId="79BACB6A" w:rsidR="000639E8" w:rsidRDefault="000639E8"/>
        <w:p w14:paraId="386BB03A" w14:textId="12AA4282" w:rsidR="000639E8" w:rsidRDefault="000639E8"/>
        <w:p w14:paraId="1654615D" w14:textId="5E37B81A" w:rsidR="00BB2737" w:rsidRDefault="00BB2737"/>
        <w:p w14:paraId="3E27DA6B" w14:textId="77777777" w:rsidR="00BB2737" w:rsidRDefault="00BB2737">
          <w:r>
            <w:br w:type="page"/>
          </w:r>
        </w:p>
        <w:p w14:paraId="19F3061A" w14:textId="77777777" w:rsidR="00E90BEE" w:rsidRDefault="00215196"/>
      </w:sdtContent>
    </w:sdt>
    <w:sdt>
      <w:sdtPr>
        <w:rPr>
          <w:rFonts w:asciiTheme="minorHAnsi" w:eastAsiaTheme="minorHAnsi" w:hAnsiTheme="minorHAnsi" w:cstheme="minorBidi"/>
          <w:color w:val="auto"/>
          <w:sz w:val="22"/>
          <w:szCs w:val="22"/>
          <w:lang w:eastAsia="en-US"/>
        </w:rPr>
        <w:id w:val="-1011987779"/>
        <w:docPartObj>
          <w:docPartGallery w:val="Table of Contents"/>
          <w:docPartUnique/>
        </w:docPartObj>
      </w:sdtPr>
      <w:sdtEndPr>
        <w:rPr>
          <w:b/>
          <w:bCs/>
        </w:rPr>
      </w:sdtEndPr>
      <w:sdtContent>
        <w:p w14:paraId="1B3DD503" w14:textId="77777777" w:rsidR="00D92445" w:rsidRDefault="00D92445">
          <w:pPr>
            <w:pStyle w:val="TtuloTDC"/>
          </w:pPr>
          <w:r>
            <w:t>Índice</w:t>
          </w:r>
        </w:p>
        <w:p w14:paraId="2E218518" w14:textId="20E3FE66" w:rsidR="003D2064" w:rsidRDefault="00D92445">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7721521" w:history="1">
            <w:r w:rsidR="003D2064" w:rsidRPr="00FB1086">
              <w:rPr>
                <w:rStyle w:val="Hipervnculo"/>
                <w:noProof/>
              </w:rPr>
              <w:t>Resumen</w:t>
            </w:r>
            <w:r w:rsidR="003D2064">
              <w:rPr>
                <w:noProof/>
                <w:webHidden/>
              </w:rPr>
              <w:tab/>
            </w:r>
            <w:r w:rsidR="003D2064">
              <w:rPr>
                <w:noProof/>
                <w:webHidden/>
              </w:rPr>
              <w:fldChar w:fldCharType="begin"/>
            </w:r>
            <w:r w:rsidR="003D2064">
              <w:rPr>
                <w:noProof/>
                <w:webHidden/>
              </w:rPr>
              <w:instrText xml:space="preserve"> PAGEREF _Toc17721521 \h </w:instrText>
            </w:r>
            <w:r w:rsidR="003D2064">
              <w:rPr>
                <w:noProof/>
                <w:webHidden/>
              </w:rPr>
            </w:r>
            <w:r w:rsidR="003D2064">
              <w:rPr>
                <w:noProof/>
                <w:webHidden/>
              </w:rPr>
              <w:fldChar w:fldCharType="separate"/>
            </w:r>
            <w:r w:rsidR="00955E0F">
              <w:rPr>
                <w:noProof/>
                <w:webHidden/>
              </w:rPr>
              <w:t>7</w:t>
            </w:r>
            <w:r w:rsidR="003D2064">
              <w:rPr>
                <w:noProof/>
                <w:webHidden/>
              </w:rPr>
              <w:fldChar w:fldCharType="end"/>
            </w:r>
          </w:hyperlink>
        </w:p>
        <w:p w14:paraId="56FBBB9D" w14:textId="65A35423" w:rsidR="003D2064" w:rsidRDefault="00215196">
          <w:pPr>
            <w:pStyle w:val="TDC1"/>
            <w:tabs>
              <w:tab w:val="right" w:leader="dot" w:pos="8494"/>
            </w:tabs>
            <w:rPr>
              <w:rFonts w:eastAsiaTheme="minorEastAsia"/>
              <w:noProof/>
              <w:lang w:eastAsia="es-ES"/>
            </w:rPr>
          </w:pPr>
          <w:hyperlink w:anchor="_Toc17721522" w:history="1">
            <w:r w:rsidR="003D2064" w:rsidRPr="00FB1086">
              <w:rPr>
                <w:rStyle w:val="Hipervnculo"/>
                <w:noProof/>
              </w:rPr>
              <w:t>Palabras clave</w:t>
            </w:r>
            <w:r w:rsidR="003D2064">
              <w:rPr>
                <w:noProof/>
                <w:webHidden/>
              </w:rPr>
              <w:tab/>
            </w:r>
            <w:r w:rsidR="003D2064">
              <w:rPr>
                <w:noProof/>
                <w:webHidden/>
              </w:rPr>
              <w:fldChar w:fldCharType="begin"/>
            </w:r>
            <w:r w:rsidR="003D2064">
              <w:rPr>
                <w:noProof/>
                <w:webHidden/>
              </w:rPr>
              <w:instrText xml:space="preserve"> PAGEREF _Toc17721522 \h </w:instrText>
            </w:r>
            <w:r w:rsidR="003D2064">
              <w:rPr>
                <w:noProof/>
                <w:webHidden/>
              </w:rPr>
            </w:r>
            <w:r w:rsidR="003D2064">
              <w:rPr>
                <w:noProof/>
                <w:webHidden/>
              </w:rPr>
              <w:fldChar w:fldCharType="separate"/>
            </w:r>
            <w:r w:rsidR="00955E0F">
              <w:rPr>
                <w:noProof/>
                <w:webHidden/>
              </w:rPr>
              <w:t>7</w:t>
            </w:r>
            <w:r w:rsidR="003D2064">
              <w:rPr>
                <w:noProof/>
                <w:webHidden/>
              </w:rPr>
              <w:fldChar w:fldCharType="end"/>
            </w:r>
          </w:hyperlink>
        </w:p>
        <w:p w14:paraId="12596455" w14:textId="45DFAEB0" w:rsidR="003D2064" w:rsidRDefault="00215196">
          <w:pPr>
            <w:pStyle w:val="TDC1"/>
            <w:tabs>
              <w:tab w:val="right" w:leader="dot" w:pos="8494"/>
            </w:tabs>
            <w:rPr>
              <w:rFonts w:eastAsiaTheme="minorEastAsia"/>
              <w:noProof/>
              <w:lang w:eastAsia="es-ES"/>
            </w:rPr>
          </w:pPr>
          <w:hyperlink w:anchor="_Toc17721523" w:history="1">
            <w:r w:rsidR="003D2064" w:rsidRPr="00FB1086">
              <w:rPr>
                <w:rStyle w:val="Hipervnculo"/>
                <w:noProof/>
              </w:rPr>
              <w:t>Abstract</w:t>
            </w:r>
            <w:r w:rsidR="003D2064">
              <w:rPr>
                <w:noProof/>
                <w:webHidden/>
              </w:rPr>
              <w:tab/>
            </w:r>
            <w:r w:rsidR="003D2064">
              <w:rPr>
                <w:noProof/>
                <w:webHidden/>
              </w:rPr>
              <w:fldChar w:fldCharType="begin"/>
            </w:r>
            <w:r w:rsidR="003D2064">
              <w:rPr>
                <w:noProof/>
                <w:webHidden/>
              </w:rPr>
              <w:instrText xml:space="preserve"> PAGEREF _Toc17721523 \h </w:instrText>
            </w:r>
            <w:r w:rsidR="003D2064">
              <w:rPr>
                <w:noProof/>
                <w:webHidden/>
              </w:rPr>
            </w:r>
            <w:r w:rsidR="003D2064">
              <w:rPr>
                <w:noProof/>
                <w:webHidden/>
              </w:rPr>
              <w:fldChar w:fldCharType="separate"/>
            </w:r>
            <w:r w:rsidR="00955E0F">
              <w:rPr>
                <w:noProof/>
                <w:webHidden/>
              </w:rPr>
              <w:t>8</w:t>
            </w:r>
            <w:r w:rsidR="003D2064">
              <w:rPr>
                <w:noProof/>
                <w:webHidden/>
              </w:rPr>
              <w:fldChar w:fldCharType="end"/>
            </w:r>
          </w:hyperlink>
        </w:p>
        <w:p w14:paraId="0A6AD2BF" w14:textId="313D65F6" w:rsidR="003D2064" w:rsidRDefault="00215196">
          <w:pPr>
            <w:pStyle w:val="TDC1"/>
            <w:tabs>
              <w:tab w:val="right" w:leader="dot" w:pos="8494"/>
            </w:tabs>
            <w:rPr>
              <w:rFonts w:eastAsiaTheme="minorEastAsia"/>
              <w:noProof/>
              <w:lang w:eastAsia="es-ES"/>
            </w:rPr>
          </w:pPr>
          <w:hyperlink w:anchor="_Toc17721524" w:history="1">
            <w:r w:rsidR="003D2064" w:rsidRPr="00FB1086">
              <w:rPr>
                <w:rStyle w:val="Hipervnculo"/>
                <w:noProof/>
              </w:rPr>
              <w:t>Keywords</w:t>
            </w:r>
            <w:r w:rsidR="003D2064">
              <w:rPr>
                <w:noProof/>
                <w:webHidden/>
              </w:rPr>
              <w:tab/>
            </w:r>
            <w:r w:rsidR="003D2064">
              <w:rPr>
                <w:noProof/>
                <w:webHidden/>
              </w:rPr>
              <w:fldChar w:fldCharType="begin"/>
            </w:r>
            <w:r w:rsidR="003D2064">
              <w:rPr>
                <w:noProof/>
                <w:webHidden/>
              </w:rPr>
              <w:instrText xml:space="preserve"> PAGEREF _Toc17721524 \h </w:instrText>
            </w:r>
            <w:r w:rsidR="003D2064">
              <w:rPr>
                <w:noProof/>
                <w:webHidden/>
              </w:rPr>
            </w:r>
            <w:r w:rsidR="003D2064">
              <w:rPr>
                <w:noProof/>
                <w:webHidden/>
              </w:rPr>
              <w:fldChar w:fldCharType="separate"/>
            </w:r>
            <w:r w:rsidR="00955E0F">
              <w:rPr>
                <w:noProof/>
                <w:webHidden/>
              </w:rPr>
              <w:t>8</w:t>
            </w:r>
            <w:r w:rsidR="003D2064">
              <w:rPr>
                <w:noProof/>
                <w:webHidden/>
              </w:rPr>
              <w:fldChar w:fldCharType="end"/>
            </w:r>
          </w:hyperlink>
        </w:p>
        <w:p w14:paraId="3F238FE6" w14:textId="1B7D67E9" w:rsidR="003D2064" w:rsidRDefault="00215196">
          <w:pPr>
            <w:pStyle w:val="TDC1"/>
            <w:tabs>
              <w:tab w:val="left" w:pos="440"/>
              <w:tab w:val="right" w:leader="dot" w:pos="8494"/>
            </w:tabs>
            <w:rPr>
              <w:rFonts w:eastAsiaTheme="minorEastAsia"/>
              <w:noProof/>
              <w:lang w:eastAsia="es-ES"/>
            </w:rPr>
          </w:pPr>
          <w:hyperlink w:anchor="_Toc17721525" w:history="1">
            <w:r w:rsidR="003D2064" w:rsidRPr="00FB1086">
              <w:rPr>
                <w:rStyle w:val="Hipervnculo"/>
                <w:noProof/>
              </w:rPr>
              <w:t>1</w:t>
            </w:r>
            <w:r w:rsidR="003D2064">
              <w:rPr>
                <w:rFonts w:eastAsiaTheme="minorEastAsia"/>
                <w:noProof/>
                <w:lang w:eastAsia="es-ES"/>
              </w:rPr>
              <w:tab/>
            </w:r>
            <w:r w:rsidR="003D2064" w:rsidRPr="00FB1086">
              <w:rPr>
                <w:rStyle w:val="Hipervnculo"/>
                <w:noProof/>
              </w:rPr>
              <w:t>Introducción</w:t>
            </w:r>
            <w:r w:rsidR="003D2064">
              <w:rPr>
                <w:noProof/>
                <w:webHidden/>
              </w:rPr>
              <w:tab/>
            </w:r>
            <w:r w:rsidR="003D2064">
              <w:rPr>
                <w:noProof/>
                <w:webHidden/>
              </w:rPr>
              <w:fldChar w:fldCharType="begin"/>
            </w:r>
            <w:r w:rsidR="003D2064">
              <w:rPr>
                <w:noProof/>
                <w:webHidden/>
              </w:rPr>
              <w:instrText xml:space="preserve"> PAGEREF _Toc17721525 \h </w:instrText>
            </w:r>
            <w:r w:rsidR="003D2064">
              <w:rPr>
                <w:noProof/>
                <w:webHidden/>
              </w:rPr>
            </w:r>
            <w:r w:rsidR="003D2064">
              <w:rPr>
                <w:noProof/>
                <w:webHidden/>
              </w:rPr>
              <w:fldChar w:fldCharType="separate"/>
            </w:r>
            <w:r w:rsidR="00955E0F">
              <w:rPr>
                <w:noProof/>
                <w:webHidden/>
              </w:rPr>
              <w:t>9</w:t>
            </w:r>
            <w:r w:rsidR="003D2064">
              <w:rPr>
                <w:noProof/>
                <w:webHidden/>
              </w:rPr>
              <w:fldChar w:fldCharType="end"/>
            </w:r>
          </w:hyperlink>
        </w:p>
        <w:p w14:paraId="52545254" w14:textId="35080B72" w:rsidR="003D2064" w:rsidRDefault="00215196">
          <w:pPr>
            <w:pStyle w:val="TDC1"/>
            <w:tabs>
              <w:tab w:val="left" w:pos="440"/>
              <w:tab w:val="right" w:leader="dot" w:pos="8494"/>
            </w:tabs>
            <w:rPr>
              <w:rFonts w:eastAsiaTheme="minorEastAsia"/>
              <w:noProof/>
              <w:lang w:eastAsia="es-ES"/>
            </w:rPr>
          </w:pPr>
          <w:hyperlink w:anchor="_Toc17721526" w:history="1">
            <w:r w:rsidR="003D2064" w:rsidRPr="00FB1086">
              <w:rPr>
                <w:rStyle w:val="Hipervnculo"/>
                <w:noProof/>
              </w:rPr>
              <w:t>2</w:t>
            </w:r>
            <w:r w:rsidR="003D2064">
              <w:rPr>
                <w:rFonts w:eastAsiaTheme="minorEastAsia"/>
                <w:noProof/>
                <w:lang w:eastAsia="es-ES"/>
              </w:rPr>
              <w:tab/>
            </w:r>
            <w:r w:rsidR="003D2064" w:rsidRPr="00FB1086">
              <w:rPr>
                <w:rStyle w:val="Hipervnculo"/>
                <w:noProof/>
              </w:rPr>
              <w:t>Base teórica</w:t>
            </w:r>
            <w:r w:rsidR="003D2064">
              <w:rPr>
                <w:noProof/>
                <w:webHidden/>
              </w:rPr>
              <w:tab/>
            </w:r>
            <w:r w:rsidR="003D2064">
              <w:rPr>
                <w:noProof/>
                <w:webHidden/>
              </w:rPr>
              <w:fldChar w:fldCharType="begin"/>
            </w:r>
            <w:r w:rsidR="003D2064">
              <w:rPr>
                <w:noProof/>
                <w:webHidden/>
              </w:rPr>
              <w:instrText xml:space="preserve"> PAGEREF _Toc17721526 \h </w:instrText>
            </w:r>
            <w:r w:rsidR="003D2064">
              <w:rPr>
                <w:noProof/>
                <w:webHidden/>
              </w:rPr>
            </w:r>
            <w:r w:rsidR="003D2064">
              <w:rPr>
                <w:noProof/>
                <w:webHidden/>
              </w:rPr>
              <w:fldChar w:fldCharType="separate"/>
            </w:r>
            <w:r w:rsidR="00955E0F">
              <w:rPr>
                <w:noProof/>
                <w:webHidden/>
              </w:rPr>
              <w:t>11</w:t>
            </w:r>
            <w:r w:rsidR="003D2064">
              <w:rPr>
                <w:noProof/>
                <w:webHidden/>
              </w:rPr>
              <w:fldChar w:fldCharType="end"/>
            </w:r>
          </w:hyperlink>
        </w:p>
        <w:p w14:paraId="07E75050" w14:textId="10ABD7ED" w:rsidR="003D2064" w:rsidRDefault="00215196">
          <w:pPr>
            <w:pStyle w:val="TDC2"/>
            <w:tabs>
              <w:tab w:val="left" w:pos="880"/>
              <w:tab w:val="right" w:leader="dot" w:pos="8494"/>
            </w:tabs>
            <w:rPr>
              <w:rFonts w:eastAsiaTheme="minorEastAsia"/>
              <w:noProof/>
              <w:lang w:eastAsia="es-ES"/>
            </w:rPr>
          </w:pPr>
          <w:hyperlink w:anchor="_Toc17721527" w:history="1">
            <w:r w:rsidR="003D2064" w:rsidRPr="00FB1086">
              <w:rPr>
                <w:rStyle w:val="Hipervnculo"/>
                <w:noProof/>
              </w:rPr>
              <w:t>2.1</w:t>
            </w:r>
            <w:r w:rsidR="003D2064">
              <w:rPr>
                <w:rFonts w:eastAsiaTheme="minorEastAsia"/>
                <w:noProof/>
                <w:lang w:eastAsia="es-ES"/>
              </w:rPr>
              <w:tab/>
            </w:r>
            <w:r w:rsidR="003D2064" w:rsidRPr="00FB1086">
              <w:rPr>
                <w:rStyle w:val="Hipervnculo"/>
                <w:noProof/>
              </w:rPr>
              <w:t>La librería WFDB nativa en C</w:t>
            </w:r>
            <w:r w:rsidR="003D2064">
              <w:rPr>
                <w:noProof/>
                <w:webHidden/>
              </w:rPr>
              <w:tab/>
            </w:r>
            <w:r w:rsidR="003D2064">
              <w:rPr>
                <w:noProof/>
                <w:webHidden/>
              </w:rPr>
              <w:fldChar w:fldCharType="begin"/>
            </w:r>
            <w:r w:rsidR="003D2064">
              <w:rPr>
                <w:noProof/>
                <w:webHidden/>
              </w:rPr>
              <w:instrText xml:space="preserve"> PAGEREF _Toc17721527 \h </w:instrText>
            </w:r>
            <w:r w:rsidR="003D2064">
              <w:rPr>
                <w:noProof/>
                <w:webHidden/>
              </w:rPr>
            </w:r>
            <w:r w:rsidR="003D2064">
              <w:rPr>
                <w:noProof/>
                <w:webHidden/>
              </w:rPr>
              <w:fldChar w:fldCharType="separate"/>
            </w:r>
            <w:r w:rsidR="00955E0F">
              <w:rPr>
                <w:noProof/>
                <w:webHidden/>
              </w:rPr>
              <w:t>11</w:t>
            </w:r>
            <w:r w:rsidR="003D2064">
              <w:rPr>
                <w:noProof/>
                <w:webHidden/>
              </w:rPr>
              <w:fldChar w:fldCharType="end"/>
            </w:r>
          </w:hyperlink>
        </w:p>
        <w:p w14:paraId="5000C0D6" w14:textId="2B876BD3" w:rsidR="003D2064" w:rsidRDefault="00215196">
          <w:pPr>
            <w:pStyle w:val="TDC2"/>
            <w:tabs>
              <w:tab w:val="left" w:pos="880"/>
              <w:tab w:val="right" w:leader="dot" w:pos="8494"/>
            </w:tabs>
            <w:rPr>
              <w:rFonts w:eastAsiaTheme="minorEastAsia"/>
              <w:noProof/>
              <w:lang w:eastAsia="es-ES"/>
            </w:rPr>
          </w:pPr>
          <w:hyperlink w:anchor="_Toc17721528" w:history="1">
            <w:r w:rsidR="003D2064" w:rsidRPr="00FB1086">
              <w:rPr>
                <w:rStyle w:val="Hipervnculo"/>
                <w:noProof/>
              </w:rPr>
              <w:t>2.2</w:t>
            </w:r>
            <w:r w:rsidR="003D2064">
              <w:rPr>
                <w:rFonts w:eastAsiaTheme="minorEastAsia"/>
                <w:noProof/>
                <w:lang w:eastAsia="es-ES"/>
              </w:rPr>
              <w:tab/>
            </w:r>
            <w:r w:rsidR="003D2064" w:rsidRPr="00FB1086">
              <w:rPr>
                <w:rStyle w:val="Hipervnculo"/>
                <w:noProof/>
              </w:rPr>
              <w:t>Bases de datos Waveform</w:t>
            </w:r>
            <w:r w:rsidR="003D2064">
              <w:rPr>
                <w:noProof/>
                <w:webHidden/>
              </w:rPr>
              <w:tab/>
            </w:r>
            <w:r w:rsidR="003D2064">
              <w:rPr>
                <w:noProof/>
                <w:webHidden/>
              </w:rPr>
              <w:fldChar w:fldCharType="begin"/>
            </w:r>
            <w:r w:rsidR="003D2064">
              <w:rPr>
                <w:noProof/>
                <w:webHidden/>
              </w:rPr>
              <w:instrText xml:space="preserve"> PAGEREF _Toc17721528 \h </w:instrText>
            </w:r>
            <w:r w:rsidR="003D2064">
              <w:rPr>
                <w:noProof/>
                <w:webHidden/>
              </w:rPr>
            </w:r>
            <w:r w:rsidR="003D2064">
              <w:rPr>
                <w:noProof/>
                <w:webHidden/>
              </w:rPr>
              <w:fldChar w:fldCharType="separate"/>
            </w:r>
            <w:r w:rsidR="00955E0F">
              <w:rPr>
                <w:noProof/>
                <w:webHidden/>
              </w:rPr>
              <w:t>11</w:t>
            </w:r>
            <w:r w:rsidR="003D2064">
              <w:rPr>
                <w:noProof/>
                <w:webHidden/>
              </w:rPr>
              <w:fldChar w:fldCharType="end"/>
            </w:r>
          </w:hyperlink>
        </w:p>
        <w:p w14:paraId="47F2BF4A" w14:textId="0540577F" w:rsidR="003D2064" w:rsidRDefault="00215196">
          <w:pPr>
            <w:pStyle w:val="TDC2"/>
            <w:tabs>
              <w:tab w:val="left" w:pos="880"/>
              <w:tab w:val="right" w:leader="dot" w:pos="8494"/>
            </w:tabs>
            <w:rPr>
              <w:rFonts w:eastAsiaTheme="minorEastAsia"/>
              <w:noProof/>
              <w:lang w:eastAsia="es-ES"/>
            </w:rPr>
          </w:pPr>
          <w:hyperlink w:anchor="_Toc17721529" w:history="1">
            <w:r w:rsidR="003D2064" w:rsidRPr="00FB1086">
              <w:rPr>
                <w:rStyle w:val="Hipervnculo"/>
                <w:noProof/>
              </w:rPr>
              <w:t>2.3</w:t>
            </w:r>
            <w:r w:rsidR="003D2064">
              <w:rPr>
                <w:rFonts w:eastAsiaTheme="minorEastAsia"/>
                <w:noProof/>
                <w:lang w:eastAsia="es-ES"/>
              </w:rPr>
              <w:tab/>
            </w:r>
            <w:r w:rsidR="003D2064" w:rsidRPr="00FB1086">
              <w:rPr>
                <w:rStyle w:val="Hipervnculo"/>
                <w:noProof/>
              </w:rPr>
              <w:t>Registro</w:t>
            </w:r>
            <w:r w:rsidR="003D2064">
              <w:rPr>
                <w:noProof/>
                <w:webHidden/>
              </w:rPr>
              <w:tab/>
            </w:r>
            <w:r w:rsidR="003D2064">
              <w:rPr>
                <w:noProof/>
                <w:webHidden/>
              </w:rPr>
              <w:fldChar w:fldCharType="begin"/>
            </w:r>
            <w:r w:rsidR="003D2064">
              <w:rPr>
                <w:noProof/>
                <w:webHidden/>
              </w:rPr>
              <w:instrText xml:space="preserve"> PAGEREF _Toc17721529 \h </w:instrText>
            </w:r>
            <w:r w:rsidR="003D2064">
              <w:rPr>
                <w:noProof/>
                <w:webHidden/>
              </w:rPr>
            </w:r>
            <w:r w:rsidR="003D2064">
              <w:rPr>
                <w:noProof/>
                <w:webHidden/>
              </w:rPr>
              <w:fldChar w:fldCharType="separate"/>
            </w:r>
            <w:r w:rsidR="00955E0F">
              <w:rPr>
                <w:noProof/>
                <w:webHidden/>
              </w:rPr>
              <w:t>12</w:t>
            </w:r>
            <w:r w:rsidR="003D2064">
              <w:rPr>
                <w:noProof/>
                <w:webHidden/>
              </w:rPr>
              <w:fldChar w:fldCharType="end"/>
            </w:r>
          </w:hyperlink>
        </w:p>
        <w:p w14:paraId="46A142CA" w14:textId="10694E73" w:rsidR="003D2064" w:rsidRDefault="00215196">
          <w:pPr>
            <w:pStyle w:val="TDC3"/>
            <w:tabs>
              <w:tab w:val="left" w:pos="1320"/>
              <w:tab w:val="right" w:leader="dot" w:pos="8494"/>
            </w:tabs>
            <w:rPr>
              <w:rFonts w:eastAsiaTheme="minorEastAsia"/>
              <w:noProof/>
              <w:lang w:eastAsia="es-ES"/>
            </w:rPr>
          </w:pPr>
          <w:hyperlink w:anchor="_Toc17721530" w:history="1">
            <w:r w:rsidR="003D2064" w:rsidRPr="00FB1086">
              <w:rPr>
                <w:rStyle w:val="Hipervnculo"/>
                <w:noProof/>
              </w:rPr>
              <w:t>2.3.1</w:t>
            </w:r>
            <w:r w:rsidR="003D2064">
              <w:rPr>
                <w:rFonts w:eastAsiaTheme="minorEastAsia"/>
                <w:noProof/>
                <w:lang w:eastAsia="es-ES"/>
              </w:rPr>
              <w:tab/>
            </w:r>
            <w:r w:rsidR="003D2064" w:rsidRPr="00FB1086">
              <w:rPr>
                <w:rStyle w:val="Hipervnculo"/>
                <w:noProof/>
              </w:rPr>
              <w:t>Señal</w:t>
            </w:r>
            <w:r w:rsidR="003D2064">
              <w:rPr>
                <w:noProof/>
                <w:webHidden/>
              </w:rPr>
              <w:tab/>
            </w:r>
            <w:r w:rsidR="003D2064">
              <w:rPr>
                <w:noProof/>
                <w:webHidden/>
              </w:rPr>
              <w:fldChar w:fldCharType="begin"/>
            </w:r>
            <w:r w:rsidR="003D2064">
              <w:rPr>
                <w:noProof/>
                <w:webHidden/>
              </w:rPr>
              <w:instrText xml:space="preserve"> PAGEREF _Toc17721530 \h </w:instrText>
            </w:r>
            <w:r w:rsidR="003D2064">
              <w:rPr>
                <w:noProof/>
                <w:webHidden/>
              </w:rPr>
            </w:r>
            <w:r w:rsidR="003D2064">
              <w:rPr>
                <w:noProof/>
                <w:webHidden/>
              </w:rPr>
              <w:fldChar w:fldCharType="separate"/>
            </w:r>
            <w:r w:rsidR="00955E0F">
              <w:rPr>
                <w:noProof/>
                <w:webHidden/>
              </w:rPr>
              <w:t>13</w:t>
            </w:r>
            <w:r w:rsidR="003D2064">
              <w:rPr>
                <w:noProof/>
                <w:webHidden/>
              </w:rPr>
              <w:fldChar w:fldCharType="end"/>
            </w:r>
          </w:hyperlink>
        </w:p>
        <w:p w14:paraId="338C0F1C" w14:textId="32F344CE" w:rsidR="003D2064" w:rsidRDefault="00215196">
          <w:pPr>
            <w:pStyle w:val="TDC3"/>
            <w:tabs>
              <w:tab w:val="left" w:pos="1320"/>
              <w:tab w:val="right" w:leader="dot" w:pos="8494"/>
            </w:tabs>
            <w:rPr>
              <w:rFonts w:eastAsiaTheme="minorEastAsia"/>
              <w:noProof/>
              <w:lang w:eastAsia="es-ES"/>
            </w:rPr>
          </w:pPr>
          <w:hyperlink w:anchor="_Toc17721531" w:history="1">
            <w:r w:rsidR="003D2064" w:rsidRPr="00FB1086">
              <w:rPr>
                <w:rStyle w:val="Hipervnculo"/>
                <w:noProof/>
              </w:rPr>
              <w:t>2.3.2</w:t>
            </w:r>
            <w:r w:rsidR="003D2064">
              <w:rPr>
                <w:rFonts w:eastAsiaTheme="minorEastAsia"/>
                <w:noProof/>
                <w:lang w:eastAsia="es-ES"/>
              </w:rPr>
              <w:tab/>
            </w:r>
            <w:r w:rsidR="003D2064" w:rsidRPr="00FB1086">
              <w:rPr>
                <w:rStyle w:val="Hipervnculo"/>
                <w:noProof/>
              </w:rPr>
              <w:t>Anotación</w:t>
            </w:r>
            <w:r w:rsidR="003D2064">
              <w:rPr>
                <w:noProof/>
                <w:webHidden/>
              </w:rPr>
              <w:tab/>
            </w:r>
            <w:r w:rsidR="003D2064">
              <w:rPr>
                <w:noProof/>
                <w:webHidden/>
              </w:rPr>
              <w:fldChar w:fldCharType="begin"/>
            </w:r>
            <w:r w:rsidR="003D2064">
              <w:rPr>
                <w:noProof/>
                <w:webHidden/>
              </w:rPr>
              <w:instrText xml:space="preserve"> PAGEREF _Toc17721531 \h </w:instrText>
            </w:r>
            <w:r w:rsidR="003D2064">
              <w:rPr>
                <w:noProof/>
                <w:webHidden/>
              </w:rPr>
            </w:r>
            <w:r w:rsidR="003D2064">
              <w:rPr>
                <w:noProof/>
                <w:webHidden/>
              </w:rPr>
              <w:fldChar w:fldCharType="separate"/>
            </w:r>
            <w:r w:rsidR="00955E0F">
              <w:rPr>
                <w:noProof/>
                <w:webHidden/>
              </w:rPr>
              <w:t>13</w:t>
            </w:r>
            <w:r w:rsidR="003D2064">
              <w:rPr>
                <w:noProof/>
                <w:webHidden/>
              </w:rPr>
              <w:fldChar w:fldCharType="end"/>
            </w:r>
          </w:hyperlink>
        </w:p>
        <w:p w14:paraId="1F2C62D7" w14:textId="39A36110" w:rsidR="003D2064" w:rsidRDefault="00215196">
          <w:pPr>
            <w:pStyle w:val="TDC2"/>
            <w:tabs>
              <w:tab w:val="left" w:pos="880"/>
              <w:tab w:val="right" w:leader="dot" w:pos="8494"/>
            </w:tabs>
            <w:rPr>
              <w:rFonts w:eastAsiaTheme="minorEastAsia"/>
              <w:noProof/>
              <w:lang w:eastAsia="es-ES"/>
            </w:rPr>
          </w:pPr>
          <w:hyperlink w:anchor="_Toc17721532" w:history="1">
            <w:r w:rsidR="003D2064" w:rsidRPr="00FB1086">
              <w:rPr>
                <w:rStyle w:val="Hipervnculo"/>
                <w:noProof/>
              </w:rPr>
              <w:t>2.4</w:t>
            </w:r>
            <w:r w:rsidR="003D2064">
              <w:rPr>
                <w:rFonts w:eastAsiaTheme="minorEastAsia"/>
                <w:noProof/>
                <w:lang w:eastAsia="es-ES"/>
              </w:rPr>
              <w:tab/>
            </w:r>
            <w:r w:rsidR="003D2064" w:rsidRPr="00FB1086">
              <w:rPr>
                <w:rStyle w:val="Hipervnculo"/>
                <w:noProof/>
              </w:rPr>
              <w:t>Tipo de ficheros estándar de WFDB</w:t>
            </w:r>
            <w:r w:rsidR="003D2064">
              <w:rPr>
                <w:noProof/>
                <w:webHidden/>
              </w:rPr>
              <w:tab/>
            </w:r>
            <w:r w:rsidR="003D2064">
              <w:rPr>
                <w:noProof/>
                <w:webHidden/>
              </w:rPr>
              <w:fldChar w:fldCharType="begin"/>
            </w:r>
            <w:r w:rsidR="003D2064">
              <w:rPr>
                <w:noProof/>
                <w:webHidden/>
              </w:rPr>
              <w:instrText xml:space="preserve"> PAGEREF _Toc17721532 \h </w:instrText>
            </w:r>
            <w:r w:rsidR="003D2064">
              <w:rPr>
                <w:noProof/>
                <w:webHidden/>
              </w:rPr>
            </w:r>
            <w:r w:rsidR="003D2064">
              <w:rPr>
                <w:noProof/>
                <w:webHidden/>
              </w:rPr>
              <w:fldChar w:fldCharType="separate"/>
            </w:r>
            <w:r w:rsidR="00955E0F">
              <w:rPr>
                <w:noProof/>
                <w:webHidden/>
              </w:rPr>
              <w:t>14</w:t>
            </w:r>
            <w:r w:rsidR="003D2064">
              <w:rPr>
                <w:noProof/>
                <w:webHidden/>
              </w:rPr>
              <w:fldChar w:fldCharType="end"/>
            </w:r>
          </w:hyperlink>
        </w:p>
        <w:p w14:paraId="04D89864" w14:textId="4BCF6E91" w:rsidR="003D2064" w:rsidRDefault="00215196">
          <w:pPr>
            <w:pStyle w:val="TDC3"/>
            <w:tabs>
              <w:tab w:val="left" w:pos="1320"/>
              <w:tab w:val="right" w:leader="dot" w:pos="8494"/>
            </w:tabs>
            <w:rPr>
              <w:rFonts w:eastAsiaTheme="minorEastAsia"/>
              <w:noProof/>
              <w:lang w:eastAsia="es-ES"/>
            </w:rPr>
          </w:pPr>
          <w:hyperlink w:anchor="_Toc17721533" w:history="1">
            <w:r w:rsidR="003D2064" w:rsidRPr="00FB1086">
              <w:rPr>
                <w:rStyle w:val="Hipervnculo"/>
                <w:noProof/>
              </w:rPr>
              <w:t>2.4.1</w:t>
            </w:r>
            <w:r w:rsidR="003D2064">
              <w:rPr>
                <w:rFonts w:eastAsiaTheme="minorEastAsia"/>
                <w:noProof/>
                <w:lang w:eastAsia="es-ES"/>
              </w:rPr>
              <w:tab/>
            </w:r>
            <w:r w:rsidR="003D2064" w:rsidRPr="00FB1086">
              <w:rPr>
                <w:rStyle w:val="Hipervnculo"/>
                <w:noProof/>
              </w:rPr>
              <w:t>Fichero de señal</w:t>
            </w:r>
            <w:r w:rsidR="003D2064">
              <w:rPr>
                <w:noProof/>
                <w:webHidden/>
              </w:rPr>
              <w:tab/>
            </w:r>
            <w:r w:rsidR="003D2064">
              <w:rPr>
                <w:noProof/>
                <w:webHidden/>
              </w:rPr>
              <w:fldChar w:fldCharType="begin"/>
            </w:r>
            <w:r w:rsidR="003D2064">
              <w:rPr>
                <w:noProof/>
                <w:webHidden/>
              </w:rPr>
              <w:instrText xml:space="preserve"> PAGEREF _Toc17721533 \h </w:instrText>
            </w:r>
            <w:r w:rsidR="003D2064">
              <w:rPr>
                <w:noProof/>
                <w:webHidden/>
              </w:rPr>
            </w:r>
            <w:r w:rsidR="003D2064">
              <w:rPr>
                <w:noProof/>
                <w:webHidden/>
              </w:rPr>
              <w:fldChar w:fldCharType="separate"/>
            </w:r>
            <w:r w:rsidR="00955E0F">
              <w:rPr>
                <w:noProof/>
                <w:webHidden/>
              </w:rPr>
              <w:t>15</w:t>
            </w:r>
            <w:r w:rsidR="003D2064">
              <w:rPr>
                <w:noProof/>
                <w:webHidden/>
              </w:rPr>
              <w:fldChar w:fldCharType="end"/>
            </w:r>
          </w:hyperlink>
        </w:p>
        <w:p w14:paraId="045AF658" w14:textId="6FD17CA7" w:rsidR="003D2064" w:rsidRDefault="00215196">
          <w:pPr>
            <w:pStyle w:val="TDC3"/>
            <w:tabs>
              <w:tab w:val="left" w:pos="1320"/>
              <w:tab w:val="right" w:leader="dot" w:pos="8494"/>
            </w:tabs>
            <w:rPr>
              <w:rFonts w:eastAsiaTheme="minorEastAsia"/>
              <w:noProof/>
              <w:lang w:eastAsia="es-ES"/>
            </w:rPr>
          </w:pPr>
          <w:hyperlink w:anchor="_Toc17721534" w:history="1">
            <w:r w:rsidR="003D2064" w:rsidRPr="00FB1086">
              <w:rPr>
                <w:rStyle w:val="Hipervnculo"/>
                <w:noProof/>
              </w:rPr>
              <w:t>2.4.2</w:t>
            </w:r>
            <w:r w:rsidR="003D2064">
              <w:rPr>
                <w:rFonts w:eastAsiaTheme="minorEastAsia"/>
                <w:noProof/>
                <w:lang w:eastAsia="es-ES"/>
              </w:rPr>
              <w:tab/>
            </w:r>
            <w:r w:rsidR="003D2064" w:rsidRPr="00FB1086">
              <w:rPr>
                <w:rStyle w:val="Hipervnculo"/>
                <w:noProof/>
              </w:rPr>
              <w:t>Fichero de anotación</w:t>
            </w:r>
            <w:r w:rsidR="003D2064">
              <w:rPr>
                <w:noProof/>
                <w:webHidden/>
              </w:rPr>
              <w:tab/>
            </w:r>
            <w:r w:rsidR="003D2064">
              <w:rPr>
                <w:noProof/>
                <w:webHidden/>
              </w:rPr>
              <w:fldChar w:fldCharType="begin"/>
            </w:r>
            <w:r w:rsidR="003D2064">
              <w:rPr>
                <w:noProof/>
                <w:webHidden/>
              </w:rPr>
              <w:instrText xml:space="preserve"> PAGEREF _Toc17721534 \h </w:instrText>
            </w:r>
            <w:r w:rsidR="003D2064">
              <w:rPr>
                <w:noProof/>
                <w:webHidden/>
              </w:rPr>
            </w:r>
            <w:r w:rsidR="003D2064">
              <w:rPr>
                <w:noProof/>
                <w:webHidden/>
              </w:rPr>
              <w:fldChar w:fldCharType="separate"/>
            </w:r>
            <w:r w:rsidR="00955E0F">
              <w:rPr>
                <w:noProof/>
                <w:webHidden/>
              </w:rPr>
              <w:t>17</w:t>
            </w:r>
            <w:r w:rsidR="003D2064">
              <w:rPr>
                <w:noProof/>
                <w:webHidden/>
              </w:rPr>
              <w:fldChar w:fldCharType="end"/>
            </w:r>
          </w:hyperlink>
        </w:p>
        <w:p w14:paraId="30A9426B" w14:textId="52A7F38D" w:rsidR="003D2064" w:rsidRDefault="00215196">
          <w:pPr>
            <w:pStyle w:val="TDC3"/>
            <w:tabs>
              <w:tab w:val="left" w:pos="1320"/>
              <w:tab w:val="right" w:leader="dot" w:pos="8494"/>
            </w:tabs>
            <w:rPr>
              <w:rFonts w:eastAsiaTheme="minorEastAsia"/>
              <w:noProof/>
              <w:lang w:eastAsia="es-ES"/>
            </w:rPr>
          </w:pPr>
          <w:hyperlink w:anchor="_Toc17721535" w:history="1">
            <w:r w:rsidR="003D2064" w:rsidRPr="00FB1086">
              <w:rPr>
                <w:rStyle w:val="Hipervnculo"/>
                <w:noProof/>
              </w:rPr>
              <w:t>2.4.3</w:t>
            </w:r>
            <w:r w:rsidR="003D2064">
              <w:rPr>
                <w:rFonts w:eastAsiaTheme="minorEastAsia"/>
                <w:noProof/>
                <w:lang w:eastAsia="es-ES"/>
              </w:rPr>
              <w:tab/>
            </w:r>
            <w:r w:rsidR="003D2064" w:rsidRPr="00FB1086">
              <w:rPr>
                <w:rStyle w:val="Hipervnculo"/>
                <w:noProof/>
              </w:rPr>
              <w:t>Fichero de cabecera</w:t>
            </w:r>
            <w:r w:rsidR="003D2064">
              <w:rPr>
                <w:noProof/>
                <w:webHidden/>
              </w:rPr>
              <w:tab/>
            </w:r>
            <w:r w:rsidR="003D2064">
              <w:rPr>
                <w:noProof/>
                <w:webHidden/>
              </w:rPr>
              <w:fldChar w:fldCharType="begin"/>
            </w:r>
            <w:r w:rsidR="003D2064">
              <w:rPr>
                <w:noProof/>
                <w:webHidden/>
              </w:rPr>
              <w:instrText xml:space="preserve"> PAGEREF _Toc17721535 \h </w:instrText>
            </w:r>
            <w:r w:rsidR="003D2064">
              <w:rPr>
                <w:noProof/>
                <w:webHidden/>
              </w:rPr>
            </w:r>
            <w:r w:rsidR="003D2064">
              <w:rPr>
                <w:noProof/>
                <w:webHidden/>
              </w:rPr>
              <w:fldChar w:fldCharType="separate"/>
            </w:r>
            <w:r w:rsidR="00955E0F">
              <w:rPr>
                <w:noProof/>
                <w:webHidden/>
              </w:rPr>
              <w:t>18</w:t>
            </w:r>
            <w:r w:rsidR="003D2064">
              <w:rPr>
                <w:noProof/>
                <w:webHidden/>
              </w:rPr>
              <w:fldChar w:fldCharType="end"/>
            </w:r>
          </w:hyperlink>
        </w:p>
        <w:p w14:paraId="6865E267" w14:textId="10373CD2" w:rsidR="003D2064" w:rsidRDefault="00215196">
          <w:pPr>
            <w:pStyle w:val="TDC3"/>
            <w:tabs>
              <w:tab w:val="left" w:pos="1320"/>
              <w:tab w:val="right" w:leader="dot" w:pos="8494"/>
            </w:tabs>
            <w:rPr>
              <w:rFonts w:eastAsiaTheme="minorEastAsia"/>
              <w:noProof/>
              <w:lang w:eastAsia="es-ES"/>
            </w:rPr>
          </w:pPr>
          <w:hyperlink w:anchor="_Toc17721536" w:history="1">
            <w:r w:rsidR="003D2064" w:rsidRPr="00FB1086">
              <w:rPr>
                <w:rStyle w:val="Hipervnculo"/>
                <w:noProof/>
              </w:rPr>
              <w:t>2.4.4</w:t>
            </w:r>
            <w:r w:rsidR="003D2064">
              <w:rPr>
                <w:rFonts w:eastAsiaTheme="minorEastAsia"/>
                <w:noProof/>
                <w:lang w:eastAsia="es-ES"/>
              </w:rPr>
              <w:tab/>
            </w:r>
            <w:r w:rsidR="003D2064" w:rsidRPr="00FB1086">
              <w:rPr>
                <w:rStyle w:val="Hipervnculo"/>
                <w:noProof/>
              </w:rPr>
              <w:t>Fichero de calibración</w:t>
            </w:r>
            <w:r w:rsidR="003D2064">
              <w:rPr>
                <w:noProof/>
                <w:webHidden/>
              </w:rPr>
              <w:tab/>
            </w:r>
            <w:r w:rsidR="003D2064">
              <w:rPr>
                <w:noProof/>
                <w:webHidden/>
              </w:rPr>
              <w:fldChar w:fldCharType="begin"/>
            </w:r>
            <w:r w:rsidR="003D2064">
              <w:rPr>
                <w:noProof/>
                <w:webHidden/>
              </w:rPr>
              <w:instrText xml:space="preserve"> PAGEREF _Toc17721536 \h </w:instrText>
            </w:r>
            <w:r w:rsidR="003D2064">
              <w:rPr>
                <w:noProof/>
                <w:webHidden/>
              </w:rPr>
            </w:r>
            <w:r w:rsidR="003D2064">
              <w:rPr>
                <w:noProof/>
                <w:webHidden/>
              </w:rPr>
              <w:fldChar w:fldCharType="separate"/>
            </w:r>
            <w:r w:rsidR="00955E0F">
              <w:rPr>
                <w:noProof/>
                <w:webHidden/>
              </w:rPr>
              <w:t>24</w:t>
            </w:r>
            <w:r w:rsidR="003D2064">
              <w:rPr>
                <w:noProof/>
                <w:webHidden/>
              </w:rPr>
              <w:fldChar w:fldCharType="end"/>
            </w:r>
          </w:hyperlink>
        </w:p>
        <w:p w14:paraId="27AB79F6" w14:textId="3224FA8A" w:rsidR="003D2064" w:rsidRDefault="00215196">
          <w:pPr>
            <w:pStyle w:val="TDC2"/>
            <w:tabs>
              <w:tab w:val="left" w:pos="880"/>
              <w:tab w:val="right" w:leader="dot" w:pos="8494"/>
            </w:tabs>
            <w:rPr>
              <w:rFonts w:eastAsiaTheme="minorEastAsia"/>
              <w:noProof/>
              <w:lang w:eastAsia="es-ES"/>
            </w:rPr>
          </w:pPr>
          <w:hyperlink w:anchor="_Toc17721537" w:history="1">
            <w:r w:rsidR="003D2064" w:rsidRPr="00FB1086">
              <w:rPr>
                <w:rStyle w:val="Hipervnculo"/>
                <w:noProof/>
              </w:rPr>
              <w:t>2.5</w:t>
            </w:r>
            <w:r w:rsidR="003D2064">
              <w:rPr>
                <w:rFonts w:eastAsiaTheme="minorEastAsia"/>
                <w:noProof/>
                <w:lang w:eastAsia="es-ES"/>
              </w:rPr>
              <w:tab/>
            </w:r>
            <w:r w:rsidR="003D2064" w:rsidRPr="00FB1086">
              <w:rPr>
                <w:rStyle w:val="Hipervnculo"/>
                <w:noProof/>
              </w:rPr>
              <w:t>Fichero EDF</w:t>
            </w:r>
            <w:r w:rsidR="003D2064">
              <w:rPr>
                <w:noProof/>
                <w:webHidden/>
              </w:rPr>
              <w:tab/>
            </w:r>
            <w:r w:rsidR="003D2064">
              <w:rPr>
                <w:noProof/>
                <w:webHidden/>
              </w:rPr>
              <w:fldChar w:fldCharType="begin"/>
            </w:r>
            <w:r w:rsidR="003D2064">
              <w:rPr>
                <w:noProof/>
                <w:webHidden/>
              </w:rPr>
              <w:instrText xml:space="preserve"> PAGEREF _Toc17721537 \h </w:instrText>
            </w:r>
            <w:r w:rsidR="003D2064">
              <w:rPr>
                <w:noProof/>
                <w:webHidden/>
              </w:rPr>
            </w:r>
            <w:r w:rsidR="003D2064">
              <w:rPr>
                <w:noProof/>
                <w:webHidden/>
              </w:rPr>
              <w:fldChar w:fldCharType="separate"/>
            </w:r>
            <w:r w:rsidR="00955E0F">
              <w:rPr>
                <w:noProof/>
                <w:webHidden/>
              </w:rPr>
              <w:t>24</w:t>
            </w:r>
            <w:r w:rsidR="003D2064">
              <w:rPr>
                <w:noProof/>
                <w:webHidden/>
              </w:rPr>
              <w:fldChar w:fldCharType="end"/>
            </w:r>
          </w:hyperlink>
        </w:p>
        <w:p w14:paraId="7872A576" w14:textId="4FAC4717" w:rsidR="003D2064" w:rsidRDefault="00215196">
          <w:pPr>
            <w:pStyle w:val="TDC3"/>
            <w:tabs>
              <w:tab w:val="left" w:pos="1320"/>
              <w:tab w:val="right" w:leader="dot" w:pos="8494"/>
            </w:tabs>
            <w:rPr>
              <w:rFonts w:eastAsiaTheme="minorEastAsia"/>
              <w:noProof/>
              <w:lang w:eastAsia="es-ES"/>
            </w:rPr>
          </w:pPr>
          <w:hyperlink w:anchor="_Toc17721538" w:history="1">
            <w:r w:rsidR="003D2064" w:rsidRPr="00FB1086">
              <w:rPr>
                <w:rStyle w:val="Hipervnculo"/>
                <w:noProof/>
              </w:rPr>
              <w:t>2.5.1</w:t>
            </w:r>
            <w:r w:rsidR="003D2064">
              <w:rPr>
                <w:rFonts w:eastAsiaTheme="minorEastAsia"/>
                <w:noProof/>
                <w:lang w:eastAsia="es-ES"/>
              </w:rPr>
              <w:tab/>
            </w:r>
            <w:r w:rsidR="003D2064" w:rsidRPr="00FB1086">
              <w:rPr>
                <w:rStyle w:val="Hipervnculo"/>
                <w:noProof/>
              </w:rPr>
              <w:t>Registro de encabezado</w:t>
            </w:r>
            <w:r w:rsidR="003D2064">
              <w:rPr>
                <w:noProof/>
                <w:webHidden/>
              </w:rPr>
              <w:tab/>
            </w:r>
            <w:r w:rsidR="003D2064">
              <w:rPr>
                <w:noProof/>
                <w:webHidden/>
              </w:rPr>
              <w:fldChar w:fldCharType="begin"/>
            </w:r>
            <w:r w:rsidR="003D2064">
              <w:rPr>
                <w:noProof/>
                <w:webHidden/>
              </w:rPr>
              <w:instrText xml:space="preserve"> PAGEREF _Toc17721538 \h </w:instrText>
            </w:r>
            <w:r w:rsidR="003D2064">
              <w:rPr>
                <w:noProof/>
                <w:webHidden/>
              </w:rPr>
            </w:r>
            <w:r w:rsidR="003D2064">
              <w:rPr>
                <w:noProof/>
                <w:webHidden/>
              </w:rPr>
              <w:fldChar w:fldCharType="separate"/>
            </w:r>
            <w:r w:rsidR="00955E0F">
              <w:rPr>
                <w:noProof/>
                <w:webHidden/>
              </w:rPr>
              <w:t>25</w:t>
            </w:r>
            <w:r w:rsidR="003D2064">
              <w:rPr>
                <w:noProof/>
                <w:webHidden/>
              </w:rPr>
              <w:fldChar w:fldCharType="end"/>
            </w:r>
          </w:hyperlink>
        </w:p>
        <w:p w14:paraId="61428A90" w14:textId="1F3017B9" w:rsidR="003D2064" w:rsidRDefault="00215196">
          <w:pPr>
            <w:pStyle w:val="TDC3"/>
            <w:tabs>
              <w:tab w:val="left" w:pos="1320"/>
              <w:tab w:val="right" w:leader="dot" w:pos="8494"/>
            </w:tabs>
            <w:rPr>
              <w:rFonts w:eastAsiaTheme="minorEastAsia"/>
              <w:noProof/>
              <w:lang w:eastAsia="es-ES"/>
            </w:rPr>
          </w:pPr>
          <w:hyperlink w:anchor="_Toc17721539" w:history="1">
            <w:r w:rsidR="003D2064" w:rsidRPr="00FB1086">
              <w:rPr>
                <w:rStyle w:val="Hipervnculo"/>
                <w:noProof/>
              </w:rPr>
              <w:t>2.5.2</w:t>
            </w:r>
            <w:r w:rsidR="003D2064">
              <w:rPr>
                <w:rFonts w:eastAsiaTheme="minorEastAsia"/>
                <w:noProof/>
                <w:lang w:eastAsia="es-ES"/>
              </w:rPr>
              <w:tab/>
            </w:r>
            <w:r w:rsidR="003D2064" w:rsidRPr="00FB1086">
              <w:rPr>
                <w:rStyle w:val="Hipervnculo"/>
                <w:noProof/>
              </w:rPr>
              <w:t>Registro de datos</w:t>
            </w:r>
            <w:r w:rsidR="003D2064">
              <w:rPr>
                <w:noProof/>
                <w:webHidden/>
              </w:rPr>
              <w:tab/>
            </w:r>
            <w:r w:rsidR="003D2064">
              <w:rPr>
                <w:noProof/>
                <w:webHidden/>
              </w:rPr>
              <w:fldChar w:fldCharType="begin"/>
            </w:r>
            <w:r w:rsidR="003D2064">
              <w:rPr>
                <w:noProof/>
                <w:webHidden/>
              </w:rPr>
              <w:instrText xml:space="preserve"> PAGEREF _Toc17721539 \h </w:instrText>
            </w:r>
            <w:r w:rsidR="003D2064">
              <w:rPr>
                <w:noProof/>
                <w:webHidden/>
              </w:rPr>
            </w:r>
            <w:r w:rsidR="003D2064">
              <w:rPr>
                <w:noProof/>
                <w:webHidden/>
              </w:rPr>
              <w:fldChar w:fldCharType="separate"/>
            </w:r>
            <w:r w:rsidR="00955E0F">
              <w:rPr>
                <w:noProof/>
                <w:webHidden/>
              </w:rPr>
              <w:t>27</w:t>
            </w:r>
            <w:r w:rsidR="003D2064">
              <w:rPr>
                <w:noProof/>
                <w:webHidden/>
              </w:rPr>
              <w:fldChar w:fldCharType="end"/>
            </w:r>
          </w:hyperlink>
        </w:p>
        <w:p w14:paraId="50CAA954" w14:textId="130AC9EF" w:rsidR="003D2064" w:rsidRDefault="00215196">
          <w:pPr>
            <w:pStyle w:val="TDC1"/>
            <w:tabs>
              <w:tab w:val="left" w:pos="440"/>
              <w:tab w:val="right" w:leader="dot" w:pos="8494"/>
            </w:tabs>
            <w:rPr>
              <w:rFonts w:eastAsiaTheme="minorEastAsia"/>
              <w:noProof/>
              <w:lang w:eastAsia="es-ES"/>
            </w:rPr>
          </w:pPr>
          <w:hyperlink w:anchor="_Toc17721540" w:history="1">
            <w:r w:rsidR="003D2064" w:rsidRPr="00FB1086">
              <w:rPr>
                <w:rStyle w:val="Hipervnculo"/>
                <w:noProof/>
              </w:rPr>
              <w:t>3</w:t>
            </w:r>
            <w:r w:rsidR="003D2064">
              <w:rPr>
                <w:rFonts w:eastAsiaTheme="minorEastAsia"/>
                <w:noProof/>
                <w:lang w:eastAsia="es-ES"/>
              </w:rPr>
              <w:tab/>
            </w:r>
            <w:r w:rsidR="003D2064" w:rsidRPr="00FB1086">
              <w:rPr>
                <w:rStyle w:val="Hipervnculo"/>
                <w:noProof/>
              </w:rPr>
              <w:t>Descripción experimental</w:t>
            </w:r>
            <w:r w:rsidR="003D2064">
              <w:rPr>
                <w:noProof/>
                <w:webHidden/>
              </w:rPr>
              <w:tab/>
            </w:r>
            <w:r w:rsidR="003D2064">
              <w:rPr>
                <w:noProof/>
                <w:webHidden/>
              </w:rPr>
              <w:fldChar w:fldCharType="begin"/>
            </w:r>
            <w:r w:rsidR="003D2064">
              <w:rPr>
                <w:noProof/>
                <w:webHidden/>
              </w:rPr>
              <w:instrText xml:space="preserve"> PAGEREF _Toc17721540 \h </w:instrText>
            </w:r>
            <w:r w:rsidR="003D2064">
              <w:rPr>
                <w:noProof/>
                <w:webHidden/>
              </w:rPr>
            </w:r>
            <w:r w:rsidR="003D2064">
              <w:rPr>
                <w:noProof/>
                <w:webHidden/>
              </w:rPr>
              <w:fldChar w:fldCharType="separate"/>
            </w:r>
            <w:r w:rsidR="00955E0F">
              <w:rPr>
                <w:noProof/>
                <w:webHidden/>
              </w:rPr>
              <w:t>27</w:t>
            </w:r>
            <w:r w:rsidR="003D2064">
              <w:rPr>
                <w:noProof/>
                <w:webHidden/>
              </w:rPr>
              <w:fldChar w:fldCharType="end"/>
            </w:r>
          </w:hyperlink>
        </w:p>
        <w:p w14:paraId="09CECE64" w14:textId="1FF1925E" w:rsidR="003D2064" w:rsidRDefault="00215196">
          <w:pPr>
            <w:pStyle w:val="TDC2"/>
            <w:tabs>
              <w:tab w:val="left" w:pos="880"/>
              <w:tab w:val="right" w:leader="dot" w:pos="8494"/>
            </w:tabs>
            <w:rPr>
              <w:rFonts w:eastAsiaTheme="minorEastAsia"/>
              <w:noProof/>
              <w:lang w:eastAsia="es-ES"/>
            </w:rPr>
          </w:pPr>
          <w:hyperlink w:anchor="_Toc17721541" w:history="1">
            <w:r w:rsidR="003D2064" w:rsidRPr="00FB1086">
              <w:rPr>
                <w:rStyle w:val="Hipervnculo"/>
                <w:noProof/>
              </w:rPr>
              <w:t>3.1</w:t>
            </w:r>
            <w:r w:rsidR="003D2064">
              <w:rPr>
                <w:rFonts w:eastAsiaTheme="minorEastAsia"/>
                <w:noProof/>
                <w:lang w:eastAsia="es-ES"/>
              </w:rPr>
              <w:tab/>
            </w:r>
            <w:r w:rsidR="003D2064" w:rsidRPr="00FB1086">
              <w:rPr>
                <w:rStyle w:val="Hipervnculo"/>
                <w:noProof/>
              </w:rPr>
              <w:t>Diseño de las clases en C# de la nueva librería WFDB</w:t>
            </w:r>
            <w:r w:rsidR="003D2064">
              <w:rPr>
                <w:noProof/>
                <w:webHidden/>
              </w:rPr>
              <w:tab/>
            </w:r>
            <w:r w:rsidR="003D2064">
              <w:rPr>
                <w:noProof/>
                <w:webHidden/>
              </w:rPr>
              <w:fldChar w:fldCharType="begin"/>
            </w:r>
            <w:r w:rsidR="003D2064">
              <w:rPr>
                <w:noProof/>
                <w:webHidden/>
              </w:rPr>
              <w:instrText xml:space="preserve"> PAGEREF _Toc17721541 \h </w:instrText>
            </w:r>
            <w:r w:rsidR="003D2064">
              <w:rPr>
                <w:noProof/>
                <w:webHidden/>
              </w:rPr>
            </w:r>
            <w:r w:rsidR="003D2064">
              <w:rPr>
                <w:noProof/>
                <w:webHidden/>
              </w:rPr>
              <w:fldChar w:fldCharType="separate"/>
            </w:r>
            <w:r w:rsidR="00955E0F">
              <w:rPr>
                <w:noProof/>
                <w:webHidden/>
              </w:rPr>
              <w:t>27</w:t>
            </w:r>
            <w:r w:rsidR="003D2064">
              <w:rPr>
                <w:noProof/>
                <w:webHidden/>
              </w:rPr>
              <w:fldChar w:fldCharType="end"/>
            </w:r>
          </w:hyperlink>
        </w:p>
        <w:p w14:paraId="5DD081C2" w14:textId="1188F100" w:rsidR="003D2064" w:rsidRDefault="00215196">
          <w:pPr>
            <w:pStyle w:val="TDC3"/>
            <w:tabs>
              <w:tab w:val="left" w:pos="1320"/>
              <w:tab w:val="right" w:leader="dot" w:pos="8494"/>
            </w:tabs>
            <w:rPr>
              <w:rFonts w:eastAsiaTheme="minorEastAsia"/>
              <w:noProof/>
              <w:lang w:eastAsia="es-ES"/>
            </w:rPr>
          </w:pPr>
          <w:hyperlink w:anchor="_Toc17721542" w:history="1">
            <w:r w:rsidR="003D2064" w:rsidRPr="00FB1086">
              <w:rPr>
                <w:rStyle w:val="Hipervnculo"/>
                <w:noProof/>
              </w:rPr>
              <w:t>3.1.1</w:t>
            </w:r>
            <w:r w:rsidR="003D2064">
              <w:rPr>
                <w:rFonts w:eastAsiaTheme="minorEastAsia"/>
                <w:noProof/>
                <w:lang w:eastAsia="es-ES"/>
              </w:rPr>
              <w:tab/>
            </w:r>
            <w:r w:rsidR="003D2064" w:rsidRPr="00FB1086">
              <w:rPr>
                <w:rStyle w:val="Hipervnculo"/>
                <w:noProof/>
              </w:rPr>
              <w:t>Clase Record</w:t>
            </w:r>
            <w:r w:rsidR="003D2064">
              <w:rPr>
                <w:noProof/>
                <w:webHidden/>
              </w:rPr>
              <w:tab/>
            </w:r>
            <w:r w:rsidR="003D2064">
              <w:rPr>
                <w:noProof/>
                <w:webHidden/>
              </w:rPr>
              <w:fldChar w:fldCharType="begin"/>
            </w:r>
            <w:r w:rsidR="003D2064">
              <w:rPr>
                <w:noProof/>
                <w:webHidden/>
              </w:rPr>
              <w:instrText xml:space="preserve"> PAGEREF _Toc17721542 \h </w:instrText>
            </w:r>
            <w:r w:rsidR="003D2064">
              <w:rPr>
                <w:noProof/>
                <w:webHidden/>
              </w:rPr>
            </w:r>
            <w:r w:rsidR="003D2064">
              <w:rPr>
                <w:noProof/>
                <w:webHidden/>
              </w:rPr>
              <w:fldChar w:fldCharType="separate"/>
            </w:r>
            <w:r w:rsidR="00955E0F">
              <w:rPr>
                <w:noProof/>
                <w:webHidden/>
              </w:rPr>
              <w:t>27</w:t>
            </w:r>
            <w:r w:rsidR="003D2064">
              <w:rPr>
                <w:noProof/>
                <w:webHidden/>
              </w:rPr>
              <w:fldChar w:fldCharType="end"/>
            </w:r>
          </w:hyperlink>
        </w:p>
        <w:p w14:paraId="230EC87E" w14:textId="4D92401A" w:rsidR="003D2064" w:rsidRDefault="00215196">
          <w:pPr>
            <w:pStyle w:val="TDC3"/>
            <w:tabs>
              <w:tab w:val="left" w:pos="1320"/>
              <w:tab w:val="right" w:leader="dot" w:pos="8494"/>
            </w:tabs>
            <w:rPr>
              <w:rFonts w:eastAsiaTheme="minorEastAsia"/>
              <w:noProof/>
              <w:lang w:eastAsia="es-ES"/>
            </w:rPr>
          </w:pPr>
          <w:hyperlink w:anchor="_Toc17721543" w:history="1">
            <w:r w:rsidR="003D2064" w:rsidRPr="00FB1086">
              <w:rPr>
                <w:rStyle w:val="Hipervnculo"/>
                <w:noProof/>
              </w:rPr>
              <w:t>3.1.2</w:t>
            </w:r>
            <w:r w:rsidR="003D2064">
              <w:rPr>
                <w:rFonts w:eastAsiaTheme="minorEastAsia"/>
                <w:noProof/>
                <w:lang w:eastAsia="es-ES"/>
              </w:rPr>
              <w:tab/>
            </w:r>
            <w:r w:rsidR="003D2064" w:rsidRPr="00FB1086">
              <w:rPr>
                <w:rStyle w:val="Hipervnculo"/>
                <w:noProof/>
              </w:rPr>
              <w:t>Clase Signal</w:t>
            </w:r>
            <w:r w:rsidR="003D2064">
              <w:rPr>
                <w:noProof/>
                <w:webHidden/>
              </w:rPr>
              <w:tab/>
            </w:r>
            <w:r w:rsidR="003D2064">
              <w:rPr>
                <w:noProof/>
                <w:webHidden/>
              </w:rPr>
              <w:fldChar w:fldCharType="begin"/>
            </w:r>
            <w:r w:rsidR="003D2064">
              <w:rPr>
                <w:noProof/>
                <w:webHidden/>
              </w:rPr>
              <w:instrText xml:space="preserve"> PAGEREF _Toc17721543 \h </w:instrText>
            </w:r>
            <w:r w:rsidR="003D2064">
              <w:rPr>
                <w:noProof/>
                <w:webHidden/>
              </w:rPr>
            </w:r>
            <w:r w:rsidR="003D2064">
              <w:rPr>
                <w:noProof/>
                <w:webHidden/>
              </w:rPr>
              <w:fldChar w:fldCharType="separate"/>
            </w:r>
            <w:r w:rsidR="00955E0F">
              <w:rPr>
                <w:noProof/>
                <w:webHidden/>
              </w:rPr>
              <w:t>31</w:t>
            </w:r>
            <w:r w:rsidR="003D2064">
              <w:rPr>
                <w:noProof/>
                <w:webHidden/>
              </w:rPr>
              <w:fldChar w:fldCharType="end"/>
            </w:r>
          </w:hyperlink>
        </w:p>
        <w:p w14:paraId="092E5B86" w14:textId="7EB1FAA3" w:rsidR="003D2064" w:rsidRDefault="00215196">
          <w:pPr>
            <w:pStyle w:val="TDC3"/>
            <w:tabs>
              <w:tab w:val="left" w:pos="1320"/>
              <w:tab w:val="right" w:leader="dot" w:pos="8494"/>
            </w:tabs>
            <w:rPr>
              <w:rFonts w:eastAsiaTheme="minorEastAsia"/>
              <w:noProof/>
              <w:lang w:eastAsia="es-ES"/>
            </w:rPr>
          </w:pPr>
          <w:hyperlink w:anchor="_Toc17721544" w:history="1">
            <w:r w:rsidR="003D2064" w:rsidRPr="00FB1086">
              <w:rPr>
                <w:rStyle w:val="Hipervnculo"/>
                <w:noProof/>
              </w:rPr>
              <w:t>3.1.3</w:t>
            </w:r>
            <w:r w:rsidR="003D2064">
              <w:rPr>
                <w:rFonts w:eastAsiaTheme="minorEastAsia"/>
                <w:noProof/>
                <w:lang w:eastAsia="es-ES"/>
              </w:rPr>
              <w:tab/>
            </w:r>
            <w:r w:rsidR="003D2064" w:rsidRPr="00FB1086">
              <w:rPr>
                <w:rStyle w:val="Hipervnculo"/>
                <w:noProof/>
              </w:rPr>
              <w:t>Clase AnnotationCode</w:t>
            </w:r>
            <w:r w:rsidR="003D2064">
              <w:rPr>
                <w:noProof/>
                <w:webHidden/>
              </w:rPr>
              <w:tab/>
            </w:r>
            <w:r w:rsidR="003D2064">
              <w:rPr>
                <w:noProof/>
                <w:webHidden/>
              </w:rPr>
              <w:fldChar w:fldCharType="begin"/>
            </w:r>
            <w:r w:rsidR="003D2064">
              <w:rPr>
                <w:noProof/>
                <w:webHidden/>
              </w:rPr>
              <w:instrText xml:space="preserve"> PAGEREF _Toc17721544 \h </w:instrText>
            </w:r>
            <w:r w:rsidR="003D2064">
              <w:rPr>
                <w:noProof/>
                <w:webHidden/>
              </w:rPr>
            </w:r>
            <w:r w:rsidR="003D2064">
              <w:rPr>
                <w:noProof/>
                <w:webHidden/>
              </w:rPr>
              <w:fldChar w:fldCharType="separate"/>
            </w:r>
            <w:r w:rsidR="00955E0F">
              <w:rPr>
                <w:noProof/>
                <w:webHidden/>
              </w:rPr>
              <w:t>36</w:t>
            </w:r>
            <w:r w:rsidR="003D2064">
              <w:rPr>
                <w:noProof/>
                <w:webHidden/>
              </w:rPr>
              <w:fldChar w:fldCharType="end"/>
            </w:r>
          </w:hyperlink>
        </w:p>
        <w:p w14:paraId="5279DDAC" w14:textId="0CE92D37" w:rsidR="003D2064" w:rsidRDefault="00215196">
          <w:pPr>
            <w:pStyle w:val="TDC3"/>
            <w:tabs>
              <w:tab w:val="left" w:pos="1320"/>
              <w:tab w:val="right" w:leader="dot" w:pos="8494"/>
            </w:tabs>
            <w:rPr>
              <w:rFonts w:eastAsiaTheme="minorEastAsia"/>
              <w:noProof/>
              <w:lang w:eastAsia="es-ES"/>
            </w:rPr>
          </w:pPr>
          <w:hyperlink w:anchor="_Toc17721545" w:history="1">
            <w:r w:rsidR="003D2064" w:rsidRPr="00FB1086">
              <w:rPr>
                <w:rStyle w:val="Hipervnculo"/>
                <w:noProof/>
              </w:rPr>
              <w:t>3.1.4</w:t>
            </w:r>
            <w:r w:rsidR="003D2064">
              <w:rPr>
                <w:rFonts w:eastAsiaTheme="minorEastAsia"/>
                <w:noProof/>
                <w:lang w:eastAsia="es-ES"/>
              </w:rPr>
              <w:tab/>
            </w:r>
            <w:r w:rsidR="003D2064" w:rsidRPr="00FB1086">
              <w:rPr>
                <w:rStyle w:val="Hipervnculo"/>
                <w:noProof/>
              </w:rPr>
              <w:t>Clase Annotator</w:t>
            </w:r>
            <w:r w:rsidR="003D2064">
              <w:rPr>
                <w:noProof/>
                <w:webHidden/>
              </w:rPr>
              <w:tab/>
            </w:r>
            <w:r w:rsidR="003D2064">
              <w:rPr>
                <w:noProof/>
                <w:webHidden/>
              </w:rPr>
              <w:fldChar w:fldCharType="begin"/>
            </w:r>
            <w:r w:rsidR="003D2064">
              <w:rPr>
                <w:noProof/>
                <w:webHidden/>
              </w:rPr>
              <w:instrText xml:space="preserve"> PAGEREF _Toc17721545 \h </w:instrText>
            </w:r>
            <w:r w:rsidR="003D2064">
              <w:rPr>
                <w:noProof/>
                <w:webHidden/>
              </w:rPr>
            </w:r>
            <w:r w:rsidR="003D2064">
              <w:rPr>
                <w:noProof/>
                <w:webHidden/>
              </w:rPr>
              <w:fldChar w:fldCharType="separate"/>
            </w:r>
            <w:r w:rsidR="00955E0F">
              <w:rPr>
                <w:noProof/>
                <w:webHidden/>
              </w:rPr>
              <w:t>40</w:t>
            </w:r>
            <w:r w:rsidR="003D2064">
              <w:rPr>
                <w:noProof/>
                <w:webHidden/>
              </w:rPr>
              <w:fldChar w:fldCharType="end"/>
            </w:r>
          </w:hyperlink>
        </w:p>
        <w:p w14:paraId="2839FFF4" w14:textId="68783CF8" w:rsidR="003D2064" w:rsidRDefault="00215196">
          <w:pPr>
            <w:pStyle w:val="TDC3"/>
            <w:tabs>
              <w:tab w:val="left" w:pos="1320"/>
              <w:tab w:val="right" w:leader="dot" w:pos="8494"/>
            </w:tabs>
            <w:rPr>
              <w:rFonts w:eastAsiaTheme="minorEastAsia"/>
              <w:noProof/>
              <w:lang w:eastAsia="es-ES"/>
            </w:rPr>
          </w:pPr>
          <w:hyperlink w:anchor="_Toc17721546" w:history="1">
            <w:r w:rsidR="003D2064" w:rsidRPr="00FB1086">
              <w:rPr>
                <w:rStyle w:val="Hipervnculo"/>
                <w:noProof/>
              </w:rPr>
              <w:t>3.1.5</w:t>
            </w:r>
            <w:r w:rsidR="003D2064">
              <w:rPr>
                <w:rFonts w:eastAsiaTheme="minorEastAsia"/>
                <w:noProof/>
                <w:lang w:eastAsia="es-ES"/>
              </w:rPr>
              <w:tab/>
            </w:r>
            <w:r w:rsidR="003D2064" w:rsidRPr="00FB1086">
              <w:rPr>
                <w:rStyle w:val="Hipervnculo"/>
                <w:noProof/>
              </w:rPr>
              <w:t>Clase Annotation</w:t>
            </w:r>
            <w:r w:rsidR="003D2064">
              <w:rPr>
                <w:noProof/>
                <w:webHidden/>
              </w:rPr>
              <w:tab/>
            </w:r>
            <w:r w:rsidR="003D2064">
              <w:rPr>
                <w:noProof/>
                <w:webHidden/>
              </w:rPr>
              <w:fldChar w:fldCharType="begin"/>
            </w:r>
            <w:r w:rsidR="003D2064">
              <w:rPr>
                <w:noProof/>
                <w:webHidden/>
              </w:rPr>
              <w:instrText xml:space="preserve"> PAGEREF _Toc17721546 \h </w:instrText>
            </w:r>
            <w:r w:rsidR="003D2064">
              <w:rPr>
                <w:noProof/>
                <w:webHidden/>
              </w:rPr>
            </w:r>
            <w:r w:rsidR="003D2064">
              <w:rPr>
                <w:noProof/>
                <w:webHidden/>
              </w:rPr>
              <w:fldChar w:fldCharType="separate"/>
            </w:r>
            <w:r w:rsidR="00955E0F">
              <w:rPr>
                <w:noProof/>
                <w:webHidden/>
              </w:rPr>
              <w:t>41</w:t>
            </w:r>
            <w:r w:rsidR="003D2064">
              <w:rPr>
                <w:noProof/>
                <w:webHidden/>
              </w:rPr>
              <w:fldChar w:fldCharType="end"/>
            </w:r>
          </w:hyperlink>
        </w:p>
        <w:p w14:paraId="541CFFC4" w14:textId="67C7D374" w:rsidR="003D2064" w:rsidRDefault="00215196">
          <w:pPr>
            <w:pStyle w:val="TDC3"/>
            <w:tabs>
              <w:tab w:val="left" w:pos="1320"/>
              <w:tab w:val="right" w:leader="dot" w:pos="8494"/>
            </w:tabs>
            <w:rPr>
              <w:rFonts w:eastAsiaTheme="minorEastAsia"/>
              <w:noProof/>
              <w:lang w:eastAsia="es-ES"/>
            </w:rPr>
          </w:pPr>
          <w:hyperlink w:anchor="_Toc17721547" w:history="1">
            <w:r w:rsidR="003D2064" w:rsidRPr="00FB1086">
              <w:rPr>
                <w:rStyle w:val="Hipervnculo"/>
                <w:noProof/>
              </w:rPr>
              <w:t>3.1.6</w:t>
            </w:r>
            <w:r w:rsidR="003D2064">
              <w:rPr>
                <w:rFonts w:eastAsiaTheme="minorEastAsia"/>
                <w:noProof/>
                <w:lang w:eastAsia="es-ES"/>
              </w:rPr>
              <w:tab/>
            </w:r>
            <w:r w:rsidR="003D2064" w:rsidRPr="00FB1086">
              <w:rPr>
                <w:rStyle w:val="Hipervnculo"/>
                <w:noProof/>
              </w:rPr>
              <w:t>Clase InforRecordEDF</w:t>
            </w:r>
            <w:r w:rsidR="003D2064">
              <w:rPr>
                <w:noProof/>
                <w:webHidden/>
              </w:rPr>
              <w:tab/>
            </w:r>
            <w:r w:rsidR="003D2064">
              <w:rPr>
                <w:noProof/>
                <w:webHidden/>
              </w:rPr>
              <w:fldChar w:fldCharType="begin"/>
            </w:r>
            <w:r w:rsidR="003D2064">
              <w:rPr>
                <w:noProof/>
                <w:webHidden/>
              </w:rPr>
              <w:instrText xml:space="preserve"> PAGEREF _Toc17721547 \h </w:instrText>
            </w:r>
            <w:r w:rsidR="003D2064">
              <w:rPr>
                <w:noProof/>
                <w:webHidden/>
              </w:rPr>
            </w:r>
            <w:r w:rsidR="003D2064">
              <w:rPr>
                <w:noProof/>
                <w:webHidden/>
              </w:rPr>
              <w:fldChar w:fldCharType="separate"/>
            </w:r>
            <w:r w:rsidR="00955E0F">
              <w:rPr>
                <w:noProof/>
                <w:webHidden/>
              </w:rPr>
              <w:t>42</w:t>
            </w:r>
            <w:r w:rsidR="003D2064">
              <w:rPr>
                <w:noProof/>
                <w:webHidden/>
              </w:rPr>
              <w:fldChar w:fldCharType="end"/>
            </w:r>
          </w:hyperlink>
        </w:p>
        <w:p w14:paraId="778CF105" w14:textId="7807EF6A" w:rsidR="003D2064" w:rsidRDefault="00215196">
          <w:pPr>
            <w:pStyle w:val="TDC3"/>
            <w:tabs>
              <w:tab w:val="left" w:pos="1320"/>
              <w:tab w:val="right" w:leader="dot" w:pos="8494"/>
            </w:tabs>
            <w:rPr>
              <w:rFonts w:eastAsiaTheme="minorEastAsia"/>
              <w:noProof/>
              <w:lang w:eastAsia="es-ES"/>
            </w:rPr>
          </w:pPr>
          <w:hyperlink w:anchor="_Toc17721548" w:history="1">
            <w:r w:rsidR="003D2064" w:rsidRPr="00FB1086">
              <w:rPr>
                <w:rStyle w:val="Hipervnculo"/>
                <w:noProof/>
              </w:rPr>
              <w:t>3.1.7</w:t>
            </w:r>
            <w:r w:rsidR="003D2064">
              <w:rPr>
                <w:rFonts w:eastAsiaTheme="minorEastAsia"/>
                <w:noProof/>
                <w:lang w:eastAsia="es-ES"/>
              </w:rPr>
              <w:tab/>
            </w:r>
            <w:r w:rsidR="003D2064" w:rsidRPr="00FB1086">
              <w:rPr>
                <w:rStyle w:val="Hipervnculo"/>
                <w:noProof/>
              </w:rPr>
              <w:t>Clase ManagerWFDB</w:t>
            </w:r>
            <w:r w:rsidR="003D2064">
              <w:rPr>
                <w:noProof/>
                <w:webHidden/>
              </w:rPr>
              <w:tab/>
            </w:r>
            <w:r w:rsidR="003D2064">
              <w:rPr>
                <w:noProof/>
                <w:webHidden/>
              </w:rPr>
              <w:fldChar w:fldCharType="begin"/>
            </w:r>
            <w:r w:rsidR="003D2064">
              <w:rPr>
                <w:noProof/>
                <w:webHidden/>
              </w:rPr>
              <w:instrText xml:space="preserve"> PAGEREF _Toc17721548 \h </w:instrText>
            </w:r>
            <w:r w:rsidR="003D2064">
              <w:rPr>
                <w:noProof/>
                <w:webHidden/>
              </w:rPr>
            </w:r>
            <w:r w:rsidR="003D2064">
              <w:rPr>
                <w:noProof/>
                <w:webHidden/>
              </w:rPr>
              <w:fldChar w:fldCharType="separate"/>
            </w:r>
            <w:r w:rsidR="00955E0F">
              <w:rPr>
                <w:noProof/>
                <w:webHidden/>
              </w:rPr>
              <w:t>45</w:t>
            </w:r>
            <w:r w:rsidR="003D2064">
              <w:rPr>
                <w:noProof/>
                <w:webHidden/>
              </w:rPr>
              <w:fldChar w:fldCharType="end"/>
            </w:r>
          </w:hyperlink>
        </w:p>
        <w:p w14:paraId="75073F74" w14:textId="6378B363" w:rsidR="003D2064" w:rsidRDefault="00215196">
          <w:pPr>
            <w:pStyle w:val="TDC2"/>
            <w:tabs>
              <w:tab w:val="left" w:pos="880"/>
              <w:tab w:val="right" w:leader="dot" w:pos="8494"/>
            </w:tabs>
            <w:rPr>
              <w:rFonts w:eastAsiaTheme="minorEastAsia"/>
              <w:noProof/>
              <w:lang w:eastAsia="es-ES"/>
            </w:rPr>
          </w:pPr>
          <w:hyperlink w:anchor="_Toc17721549" w:history="1">
            <w:r w:rsidR="003D2064" w:rsidRPr="00FB1086">
              <w:rPr>
                <w:rStyle w:val="Hipervnculo"/>
                <w:noProof/>
              </w:rPr>
              <w:t>3.2</w:t>
            </w:r>
            <w:r w:rsidR="003D2064">
              <w:rPr>
                <w:rFonts w:eastAsiaTheme="minorEastAsia"/>
                <w:noProof/>
                <w:lang w:eastAsia="es-ES"/>
              </w:rPr>
              <w:tab/>
            </w:r>
            <w:r w:rsidR="003D2064" w:rsidRPr="00FB1086">
              <w:rPr>
                <w:rStyle w:val="Hipervnculo"/>
                <w:noProof/>
              </w:rPr>
              <w:t>Pruebas de la nueva librería WFDB</w:t>
            </w:r>
            <w:r w:rsidR="003D2064">
              <w:rPr>
                <w:noProof/>
                <w:webHidden/>
              </w:rPr>
              <w:tab/>
            </w:r>
            <w:r w:rsidR="003D2064">
              <w:rPr>
                <w:noProof/>
                <w:webHidden/>
              </w:rPr>
              <w:fldChar w:fldCharType="begin"/>
            </w:r>
            <w:r w:rsidR="003D2064">
              <w:rPr>
                <w:noProof/>
                <w:webHidden/>
              </w:rPr>
              <w:instrText xml:space="preserve"> PAGEREF _Toc17721549 \h </w:instrText>
            </w:r>
            <w:r w:rsidR="003D2064">
              <w:rPr>
                <w:noProof/>
                <w:webHidden/>
              </w:rPr>
            </w:r>
            <w:r w:rsidR="003D2064">
              <w:rPr>
                <w:noProof/>
                <w:webHidden/>
              </w:rPr>
              <w:fldChar w:fldCharType="separate"/>
            </w:r>
            <w:r w:rsidR="00955E0F">
              <w:rPr>
                <w:noProof/>
                <w:webHidden/>
              </w:rPr>
              <w:t>46</w:t>
            </w:r>
            <w:r w:rsidR="003D2064">
              <w:rPr>
                <w:noProof/>
                <w:webHidden/>
              </w:rPr>
              <w:fldChar w:fldCharType="end"/>
            </w:r>
          </w:hyperlink>
        </w:p>
        <w:p w14:paraId="321A420C" w14:textId="2886BCCD" w:rsidR="003D2064" w:rsidRDefault="00215196">
          <w:pPr>
            <w:pStyle w:val="TDC3"/>
            <w:tabs>
              <w:tab w:val="left" w:pos="1320"/>
              <w:tab w:val="right" w:leader="dot" w:pos="8494"/>
            </w:tabs>
            <w:rPr>
              <w:rFonts w:eastAsiaTheme="minorEastAsia"/>
              <w:noProof/>
              <w:lang w:eastAsia="es-ES"/>
            </w:rPr>
          </w:pPr>
          <w:hyperlink w:anchor="_Toc17721550" w:history="1">
            <w:r w:rsidR="003D2064" w:rsidRPr="00FB1086">
              <w:rPr>
                <w:rStyle w:val="Hipervnculo"/>
                <w:noProof/>
              </w:rPr>
              <w:t>3.2.1</w:t>
            </w:r>
            <w:r w:rsidR="003D2064">
              <w:rPr>
                <w:rFonts w:eastAsiaTheme="minorEastAsia"/>
                <w:noProof/>
                <w:lang w:eastAsia="es-ES"/>
              </w:rPr>
              <w:tab/>
            </w:r>
            <w:r w:rsidR="003D2064" w:rsidRPr="00FB1086">
              <w:rPr>
                <w:rStyle w:val="Hipervnculo"/>
                <w:noProof/>
              </w:rPr>
              <w:t>Prueba ECG-ID</w:t>
            </w:r>
            <w:r w:rsidR="003D2064">
              <w:rPr>
                <w:noProof/>
                <w:webHidden/>
              </w:rPr>
              <w:tab/>
            </w:r>
            <w:r w:rsidR="003D2064">
              <w:rPr>
                <w:noProof/>
                <w:webHidden/>
              </w:rPr>
              <w:fldChar w:fldCharType="begin"/>
            </w:r>
            <w:r w:rsidR="003D2064">
              <w:rPr>
                <w:noProof/>
                <w:webHidden/>
              </w:rPr>
              <w:instrText xml:space="preserve"> PAGEREF _Toc17721550 \h </w:instrText>
            </w:r>
            <w:r w:rsidR="003D2064">
              <w:rPr>
                <w:noProof/>
                <w:webHidden/>
              </w:rPr>
            </w:r>
            <w:r w:rsidR="003D2064">
              <w:rPr>
                <w:noProof/>
                <w:webHidden/>
              </w:rPr>
              <w:fldChar w:fldCharType="separate"/>
            </w:r>
            <w:r w:rsidR="00955E0F">
              <w:rPr>
                <w:noProof/>
                <w:webHidden/>
              </w:rPr>
              <w:t>47</w:t>
            </w:r>
            <w:r w:rsidR="003D2064">
              <w:rPr>
                <w:noProof/>
                <w:webHidden/>
              </w:rPr>
              <w:fldChar w:fldCharType="end"/>
            </w:r>
          </w:hyperlink>
        </w:p>
        <w:p w14:paraId="34649868" w14:textId="5405C429" w:rsidR="003D2064" w:rsidRDefault="00215196">
          <w:pPr>
            <w:pStyle w:val="TDC3"/>
            <w:tabs>
              <w:tab w:val="left" w:pos="1320"/>
              <w:tab w:val="right" w:leader="dot" w:pos="8494"/>
            </w:tabs>
            <w:rPr>
              <w:rFonts w:eastAsiaTheme="minorEastAsia"/>
              <w:noProof/>
              <w:lang w:eastAsia="es-ES"/>
            </w:rPr>
          </w:pPr>
          <w:hyperlink w:anchor="_Toc17721551" w:history="1">
            <w:r w:rsidR="003D2064" w:rsidRPr="00FB1086">
              <w:rPr>
                <w:rStyle w:val="Hipervnculo"/>
                <w:noProof/>
              </w:rPr>
              <w:t>3.2.2</w:t>
            </w:r>
            <w:r w:rsidR="003D2064">
              <w:rPr>
                <w:rFonts w:eastAsiaTheme="minorEastAsia"/>
                <w:noProof/>
                <w:lang w:eastAsia="es-ES"/>
              </w:rPr>
              <w:tab/>
            </w:r>
            <w:r w:rsidR="003D2064" w:rsidRPr="00FB1086">
              <w:rPr>
                <w:rStyle w:val="Hipervnculo"/>
                <w:noProof/>
              </w:rPr>
              <w:t>Prueba SLEEP-EDF</w:t>
            </w:r>
            <w:r w:rsidR="003D2064">
              <w:rPr>
                <w:noProof/>
                <w:webHidden/>
              </w:rPr>
              <w:tab/>
            </w:r>
            <w:r w:rsidR="003D2064">
              <w:rPr>
                <w:noProof/>
                <w:webHidden/>
              </w:rPr>
              <w:fldChar w:fldCharType="begin"/>
            </w:r>
            <w:r w:rsidR="003D2064">
              <w:rPr>
                <w:noProof/>
                <w:webHidden/>
              </w:rPr>
              <w:instrText xml:space="preserve"> PAGEREF _Toc17721551 \h </w:instrText>
            </w:r>
            <w:r w:rsidR="003D2064">
              <w:rPr>
                <w:noProof/>
                <w:webHidden/>
              </w:rPr>
            </w:r>
            <w:r w:rsidR="003D2064">
              <w:rPr>
                <w:noProof/>
                <w:webHidden/>
              </w:rPr>
              <w:fldChar w:fldCharType="separate"/>
            </w:r>
            <w:r w:rsidR="00955E0F">
              <w:rPr>
                <w:noProof/>
                <w:webHidden/>
              </w:rPr>
              <w:t>51</w:t>
            </w:r>
            <w:r w:rsidR="003D2064">
              <w:rPr>
                <w:noProof/>
                <w:webHidden/>
              </w:rPr>
              <w:fldChar w:fldCharType="end"/>
            </w:r>
          </w:hyperlink>
        </w:p>
        <w:p w14:paraId="1237A3A7" w14:textId="7C4341DE" w:rsidR="003D2064" w:rsidRDefault="00215196">
          <w:pPr>
            <w:pStyle w:val="TDC1"/>
            <w:tabs>
              <w:tab w:val="left" w:pos="440"/>
              <w:tab w:val="right" w:leader="dot" w:pos="8494"/>
            </w:tabs>
            <w:rPr>
              <w:rFonts w:eastAsiaTheme="minorEastAsia"/>
              <w:noProof/>
              <w:lang w:eastAsia="es-ES"/>
            </w:rPr>
          </w:pPr>
          <w:hyperlink w:anchor="_Toc17721552" w:history="1">
            <w:r w:rsidR="003D2064" w:rsidRPr="00FB1086">
              <w:rPr>
                <w:rStyle w:val="Hipervnculo"/>
                <w:noProof/>
              </w:rPr>
              <w:t>4</w:t>
            </w:r>
            <w:r w:rsidR="003D2064">
              <w:rPr>
                <w:rFonts w:eastAsiaTheme="minorEastAsia"/>
                <w:noProof/>
                <w:lang w:eastAsia="es-ES"/>
              </w:rPr>
              <w:tab/>
            </w:r>
            <w:r w:rsidR="003D2064" w:rsidRPr="00FB1086">
              <w:rPr>
                <w:rStyle w:val="Hipervnculo"/>
                <w:noProof/>
              </w:rPr>
              <w:t>Problemas encontrados</w:t>
            </w:r>
            <w:r w:rsidR="003D2064">
              <w:rPr>
                <w:noProof/>
                <w:webHidden/>
              </w:rPr>
              <w:tab/>
            </w:r>
            <w:r w:rsidR="003D2064">
              <w:rPr>
                <w:noProof/>
                <w:webHidden/>
              </w:rPr>
              <w:fldChar w:fldCharType="begin"/>
            </w:r>
            <w:r w:rsidR="003D2064">
              <w:rPr>
                <w:noProof/>
                <w:webHidden/>
              </w:rPr>
              <w:instrText xml:space="preserve"> PAGEREF _Toc17721552 \h </w:instrText>
            </w:r>
            <w:r w:rsidR="003D2064">
              <w:rPr>
                <w:noProof/>
                <w:webHidden/>
              </w:rPr>
            </w:r>
            <w:r w:rsidR="003D2064">
              <w:rPr>
                <w:noProof/>
                <w:webHidden/>
              </w:rPr>
              <w:fldChar w:fldCharType="separate"/>
            </w:r>
            <w:r w:rsidR="00955E0F">
              <w:rPr>
                <w:noProof/>
                <w:webHidden/>
              </w:rPr>
              <w:t>54</w:t>
            </w:r>
            <w:r w:rsidR="003D2064">
              <w:rPr>
                <w:noProof/>
                <w:webHidden/>
              </w:rPr>
              <w:fldChar w:fldCharType="end"/>
            </w:r>
          </w:hyperlink>
        </w:p>
        <w:p w14:paraId="7B8DF749" w14:textId="3B42CDD8" w:rsidR="003D2064" w:rsidRDefault="00215196">
          <w:pPr>
            <w:pStyle w:val="TDC1"/>
            <w:tabs>
              <w:tab w:val="left" w:pos="440"/>
              <w:tab w:val="right" w:leader="dot" w:pos="8494"/>
            </w:tabs>
            <w:rPr>
              <w:rFonts w:eastAsiaTheme="minorEastAsia"/>
              <w:noProof/>
              <w:lang w:eastAsia="es-ES"/>
            </w:rPr>
          </w:pPr>
          <w:hyperlink w:anchor="_Toc17721553" w:history="1">
            <w:r w:rsidR="003D2064" w:rsidRPr="00FB1086">
              <w:rPr>
                <w:rStyle w:val="Hipervnculo"/>
                <w:noProof/>
              </w:rPr>
              <w:t>5</w:t>
            </w:r>
            <w:r w:rsidR="003D2064">
              <w:rPr>
                <w:rFonts w:eastAsiaTheme="minorEastAsia"/>
                <w:noProof/>
                <w:lang w:eastAsia="es-ES"/>
              </w:rPr>
              <w:tab/>
            </w:r>
            <w:r w:rsidR="003D2064" w:rsidRPr="00FB1086">
              <w:rPr>
                <w:rStyle w:val="Hipervnculo"/>
                <w:noProof/>
              </w:rPr>
              <w:t>Presupuesto</w:t>
            </w:r>
            <w:r w:rsidR="003D2064">
              <w:rPr>
                <w:noProof/>
                <w:webHidden/>
              </w:rPr>
              <w:tab/>
            </w:r>
            <w:r w:rsidR="003D2064">
              <w:rPr>
                <w:noProof/>
                <w:webHidden/>
              </w:rPr>
              <w:fldChar w:fldCharType="begin"/>
            </w:r>
            <w:r w:rsidR="003D2064">
              <w:rPr>
                <w:noProof/>
                <w:webHidden/>
              </w:rPr>
              <w:instrText xml:space="preserve"> PAGEREF _Toc17721553 \h </w:instrText>
            </w:r>
            <w:r w:rsidR="003D2064">
              <w:rPr>
                <w:noProof/>
                <w:webHidden/>
              </w:rPr>
            </w:r>
            <w:r w:rsidR="003D2064">
              <w:rPr>
                <w:noProof/>
                <w:webHidden/>
              </w:rPr>
              <w:fldChar w:fldCharType="separate"/>
            </w:r>
            <w:r w:rsidR="00955E0F">
              <w:rPr>
                <w:noProof/>
                <w:webHidden/>
              </w:rPr>
              <w:t>55</w:t>
            </w:r>
            <w:r w:rsidR="003D2064">
              <w:rPr>
                <w:noProof/>
                <w:webHidden/>
              </w:rPr>
              <w:fldChar w:fldCharType="end"/>
            </w:r>
          </w:hyperlink>
        </w:p>
        <w:p w14:paraId="10549F83" w14:textId="0CDFBC67" w:rsidR="003D2064" w:rsidRDefault="00215196">
          <w:pPr>
            <w:pStyle w:val="TDC2"/>
            <w:tabs>
              <w:tab w:val="left" w:pos="880"/>
              <w:tab w:val="right" w:leader="dot" w:pos="8494"/>
            </w:tabs>
            <w:rPr>
              <w:rFonts w:eastAsiaTheme="minorEastAsia"/>
              <w:noProof/>
              <w:lang w:eastAsia="es-ES"/>
            </w:rPr>
          </w:pPr>
          <w:hyperlink w:anchor="_Toc17721554" w:history="1">
            <w:r w:rsidR="003D2064" w:rsidRPr="00FB1086">
              <w:rPr>
                <w:rStyle w:val="Hipervnculo"/>
                <w:noProof/>
              </w:rPr>
              <w:t>5.1</w:t>
            </w:r>
            <w:r w:rsidR="003D2064">
              <w:rPr>
                <w:rFonts w:eastAsiaTheme="minorEastAsia"/>
                <w:noProof/>
                <w:lang w:eastAsia="es-ES"/>
              </w:rPr>
              <w:tab/>
            </w:r>
            <w:r w:rsidR="003D2064" w:rsidRPr="00FB1086">
              <w:rPr>
                <w:rStyle w:val="Hipervnculo"/>
                <w:noProof/>
              </w:rPr>
              <w:t>Presupuesto de ejecución material</w:t>
            </w:r>
            <w:r w:rsidR="003D2064">
              <w:rPr>
                <w:noProof/>
                <w:webHidden/>
              </w:rPr>
              <w:tab/>
            </w:r>
            <w:r w:rsidR="003D2064">
              <w:rPr>
                <w:noProof/>
                <w:webHidden/>
              </w:rPr>
              <w:fldChar w:fldCharType="begin"/>
            </w:r>
            <w:r w:rsidR="003D2064">
              <w:rPr>
                <w:noProof/>
                <w:webHidden/>
              </w:rPr>
              <w:instrText xml:space="preserve"> PAGEREF _Toc17721554 \h </w:instrText>
            </w:r>
            <w:r w:rsidR="003D2064">
              <w:rPr>
                <w:noProof/>
                <w:webHidden/>
              </w:rPr>
            </w:r>
            <w:r w:rsidR="003D2064">
              <w:rPr>
                <w:noProof/>
                <w:webHidden/>
              </w:rPr>
              <w:fldChar w:fldCharType="separate"/>
            </w:r>
            <w:r w:rsidR="00955E0F">
              <w:rPr>
                <w:noProof/>
                <w:webHidden/>
              </w:rPr>
              <w:t>55</w:t>
            </w:r>
            <w:r w:rsidR="003D2064">
              <w:rPr>
                <w:noProof/>
                <w:webHidden/>
              </w:rPr>
              <w:fldChar w:fldCharType="end"/>
            </w:r>
          </w:hyperlink>
        </w:p>
        <w:p w14:paraId="19781EF6" w14:textId="7E4B623A" w:rsidR="003D2064" w:rsidRDefault="00215196">
          <w:pPr>
            <w:pStyle w:val="TDC3"/>
            <w:tabs>
              <w:tab w:val="left" w:pos="1320"/>
              <w:tab w:val="right" w:leader="dot" w:pos="8494"/>
            </w:tabs>
            <w:rPr>
              <w:rFonts w:eastAsiaTheme="minorEastAsia"/>
              <w:noProof/>
              <w:lang w:eastAsia="es-ES"/>
            </w:rPr>
          </w:pPr>
          <w:hyperlink w:anchor="_Toc17721555" w:history="1">
            <w:r w:rsidR="003D2064" w:rsidRPr="00FB1086">
              <w:rPr>
                <w:rStyle w:val="Hipervnculo"/>
                <w:noProof/>
              </w:rPr>
              <w:t>5.1.1</w:t>
            </w:r>
            <w:r w:rsidR="003D2064">
              <w:rPr>
                <w:rFonts w:eastAsiaTheme="minorEastAsia"/>
                <w:noProof/>
                <w:lang w:eastAsia="es-ES"/>
              </w:rPr>
              <w:tab/>
            </w:r>
            <w:r w:rsidR="003D2064" w:rsidRPr="00FB1086">
              <w:rPr>
                <w:rStyle w:val="Hipervnculo"/>
                <w:noProof/>
              </w:rPr>
              <w:t>Coste de material</w:t>
            </w:r>
            <w:r w:rsidR="003D2064">
              <w:rPr>
                <w:noProof/>
                <w:webHidden/>
              </w:rPr>
              <w:tab/>
            </w:r>
            <w:r w:rsidR="003D2064">
              <w:rPr>
                <w:noProof/>
                <w:webHidden/>
              </w:rPr>
              <w:fldChar w:fldCharType="begin"/>
            </w:r>
            <w:r w:rsidR="003D2064">
              <w:rPr>
                <w:noProof/>
                <w:webHidden/>
              </w:rPr>
              <w:instrText xml:space="preserve"> PAGEREF _Toc17721555 \h </w:instrText>
            </w:r>
            <w:r w:rsidR="003D2064">
              <w:rPr>
                <w:noProof/>
                <w:webHidden/>
              </w:rPr>
            </w:r>
            <w:r w:rsidR="003D2064">
              <w:rPr>
                <w:noProof/>
                <w:webHidden/>
              </w:rPr>
              <w:fldChar w:fldCharType="separate"/>
            </w:r>
            <w:r w:rsidR="00955E0F">
              <w:rPr>
                <w:noProof/>
                <w:webHidden/>
              </w:rPr>
              <w:t>55</w:t>
            </w:r>
            <w:r w:rsidR="003D2064">
              <w:rPr>
                <w:noProof/>
                <w:webHidden/>
              </w:rPr>
              <w:fldChar w:fldCharType="end"/>
            </w:r>
          </w:hyperlink>
        </w:p>
        <w:p w14:paraId="304889F3" w14:textId="2D044EB9" w:rsidR="003D2064" w:rsidRDefault="00215196">
          <w:pPr>
            <w:pStyle w:val="TDC3"/>
            <w:tabs>
              <w:tab w:val="left" w:pos="1320"/>
              <w:tab w:val="right" w:leader="dot" w:pos="8494"/>
            </w:tabs>
            <w:rPr>
              <w:rFonts w:eastAsiaTheme="minorEastAsia"/>
              <w:noProof/>
              <w:lang w:eastAsia="es-ES"/>
            </w:rPr>
          </w:pPr>
          <w:hyperlink w:anchor="_Toc17721556" w:history="1">
            <w:r w:rsidR="003D2064" w:rsidRPr="00FB1086">
              <w:rPr>
                <w:rStyle w:val="Hipervnculo"/>
                <w:noProof/>
              </w:rPr>
              <w:t>5.1.2</w:t>
            </w:r>
            <w:r w:rsidR="003D2064">
              <w:rPr>
                <w:rFonts w:eastAsiaTheme="minorEastAsia"/>
                <w:noProof/>
                <w:lang w:eastAsia="es-ES"/>
              </w:rPr>
              <w:tab/>
            </w:r>
            <w:r w:rsidR="003D2064" w:rsidRPr="00FB1086">
              <w:rPr>
                <w:rStyle w:val="Hipervnculo"/>
                <w:noProof/>
              </w:rPr>
              <w:t>Coste por tiempo de trabajo</w:t>
            </w:r>
            <w:r w:rsidR="003D2064">
              <w:rPr>
                <w:noProof/>
                <w:webHidden/>
              </w:rPr>
              <w:tab/>
            </w:r>
            <w:r w:rsidR="003D2064">
              <w:rPr>
                <w:noProof/>
                <w:webHidden/>
              </w:rPr>
              <w:fldChar w:fldCharType="begin"/>
            </w:r>
            <w:r w:rsidR="003D2064">
              <w:rPr>
                <w:noProof/>
                <w:webHidden/>
              </w:rPr>
              <w:instrText xml:space="preserve"> PAGEREF _Toc17721556 \h </w:instrText>
            </w:r>
            <w:r w:rsidR="003D2064">
              <w:rPr>
                <w:noProof/>
                <w:webHidden/>
              </w:rPr>
            </w:r>
            <w:r w:rsidR="003D2064">
              <w:rPr>
                <w:noProof/>
                <w:webHidden/>
              </w:rPr>
              <w:fldChar w:fldCharType="separate"/>
            </w:r>
            <w:r w:rsidR="00955E0F">
              <w:rPr>
                <w:noProof/>
                <w:webHidden/>
              </w:rPr>
              <w:t>55</w:t>
            </w:r>
            <w:r w:rsidR="003D2064">
              <w:rPr>
                <w:noProof/>
                <w:webHidden/>
              </w:rPr>
              <w:fldChar w:fldCharType="end"/>
            </w:r>
          </w:hyperlink>
        </w:p>
        <w:p w14:paraId="69E10D29" w14:textId="194CC83B" w:rsidR="003D2064" w:rsidRDefault="00215196">
          <w:pPr>
            <w:pStyle w:val="TDC3"/>
            <w:tabs>
              <w:tab w:val="left" w:pos="1320"/>
              <w:tab w:val="right" w:leader="dot" w:pos="8494"/>
            </w:tabs>
            <w:rPr>
              <w:rFonts w:eastAsiaTheme="minorEastAsia"/>
              <w:noProof/>
              <w:lang w:eastAsia="es-ES"/>
            </w:rPr>
          </w:pPr>
          <w:hyperlink w:anchor="_Toc17721557" w:history="1">
            <w:r w:rsidR="003D2064" w:rsidRPr="00FB1086">
              <w:rPr>
                <w:rStyle w:val="Hipervnculo"/>
                <w:noProof/>
              </w:rPr>
              <w:t>5.1.3</w:t>
            </w:r>
            <w:r w:rsidR="003D2064">
              <w:rPr>
                <w:rFonts w:eastAsiaTheme="minorEastAsia"/>
                <w:noProof/>
                <w:lang w:eastAsia="es-ES"/>
              </w:rPr>
              <w:tab/>
            </w:r>
            <w:r w:rsidR="003D2064" w:rsidRPr="00FB1086">
              <w:rPr>
                <w:rStyle w:val="Hipervnculo"/>
                <w:noProof/>
              </w:rPr>
              <w:t>Coste total de ejecución material</w:t>
            </w:r>
            <w:r w:rsidR="003D2064">
              <w:rPr>
                <w:noProof/>
                <w:webHidden/>
              </w:rPr>
              <w:tab/>
            </w:r>
            <w:r w:rsidR="003D2064">
              <w:rPr>
                <w:noProof/>
                <w:webHidden/>
              </w:rPr>
              <w:fldChar w:fldCharType="begin"/>
            </w:r>
            <w:r w:rsidR="003D2064">
              <w:rPr>
                <w:noProof/>
                <w:webHidden/>
              </w:rPr>
              <w:instrText xml:space="preserve"> PAGEREF _Toc17721557 \h </w:instrText>
            </w:r>
            <w:r w:rsidR="003D2064">
              <w:rPr>
                <w:noProof/>
                <w:webHidden/>
              </w:rPr>
            </w:r>
            <w:r w:rsidR="003D2064">
              <w:rPr>
                <w:noProof/>
                <w:webHidden/>
              </w:rPr>
              <w:fldChar w:fldCharType="separate"/>
            </w:r>
            <w:r w:rsidR="00955E0F">
              <w:rPr>
                <w:noProof/>
                <w:webHidden/>
              </w:rPr>
              <w:t>55</w:t>
            </w:r>
            <w:r w:rsidR="003D2064">
              <w:rPr>
                <w:noProof/>
                <w:webHidden/>
              </w:rPr>
              <w:fldChar w:fldCharType="end"/>
            </w:r>
          </w:hyperlink>
        </w:p>
        <w:p w14:paraId="79C2CE95" w14:textId="31AA3BAD" w:rsidR="003D2064" w:rsidRDefault="00215196">
          <w:pPr>
            <w:pStyle w:val="TDC2"/>
            <w:tabs>
              <w:tab w:val="left" w:pos="880"/>
              <w:tab w:val="right" w:leader="dot" w:pos="8494"/>
            </w:tabs>
            <w:rPr>
              <w:rFonts w:eastAsiaTheme="minorEastAsia"/>
              <w:noProof/>
              <w:lang w:eastAsia="es-ES"/>
            </w:rPr>
          </w:pPr>
          <w:hyperlink w:anchor="_Toc17721558" w:history="1">
            <w:r w:rsidR="003D2064" w:rsidRPr="00FB1086">
              <w:rPr>
                <w:rStyle w:val="Hipervnculo"/>
                <w:noProof/>
              </w:rPr>
              <w:t>5.2</w:t>
            </w:r>
            <w:r w:rsidR="003D2064">
              <w:rPr>
                <w:rFonts w:eastAsiaTheme="minorEastAsia"/>
                <w:noProof/>
                <w:lang w:eastAsia="es-ES"/>
              </w:rPr>
              <w:tab/>
            </w:r>
            <w:r w:rsidR="003D2064" w:rsidRPr="00FB1086">
              <w:rPr>
                <w:rStyle w:val="Hipervnculo"/>
                <w:noProof/>
              </w:rPr>
              <w:t>Gastos generales y beneficio industrial</w:t>
            </w:r>
            <w:r w:rsidR="003D2064">
              <w:rPr>
                <w:noProof/>
                <w:webHidden/>
              </w:rPr>
              <w:tab/>
            </w:r>
            <w:r w:rsidR="003D2064">
              <w:rPr>
                <w:noProof/>
                <w:webHidden/>
              </w:rPr>
              <w:fldChar w:fldCharType="begin"/>
            </w:r>
            <w:r w:rsidR="003D2064">
              <w:rPr>
                <w:noProof/>
                <w:webHidden/>
              </w:rPr>
              <w:instrText xml:space="preserve"> PAGEREF _Toc17721558 \h </w:instrText>
            </w:r>
            <w:r w:rsidR="003D2064">
              <w:rPr>
                <w:noProof/>
                <w:webHidden/>
              </w:rPr>
            </w:r>
            <w:r w:rsidR="003D2064">
              <w:rPr>
                <w:noProof/>
                <w:webHidden/>
              </w:rPr>
              <w:fldChar w:fldCharType="separate"/>
            </w:r>
            <w:r w:rsidR="00955E0F">
              <w:rPr>
                <w:noProof/>
                <w:webHidden/>
              </w:rPr>
              <w:t>56</w:t>
            </w:r>
            <w:r w:rsidR="003D2064">
              <w:rPr>
                <w:noProof/>
                <w:webHidden/>
              </w:rPr>
              <w:fldChar w:fldCharType="end"/>
            </w:r>
          </w:hyperlink>
        </w:p>
        <w:p w14:paraId="417C3186" w14:textId="6AC0372F" w:rsidR="003D2064" w:rsidRDefault="00215196">
          <w:pPr>
            <w:pStyle w:val="TDC2"/>
            <w:tabs>
              <w:tab w:val="left" w:pos="880"/>
              <w:tab w:val="right" w:leader="dot" w:pos="8494"/>
            </w:tabs>
            <w:rPr>
              <w:rFonts w:eastAsiaTheme="minorEastAsia"/>
              <w:noProof/>
              <w:lang w:eastAsia="es-ES"/>
            </w:rPr>
          </w:pPr>
          <w:hyperlink w:anchor="_Toc17721559" w:history="1">
            <w:r w:rsidR="003D2064" w:rsidRPr="00FB1086">
              <w:rPr>
                <w:rStyle w:val="Hipervnculo"/>
                <w:noProof/>
              </w:rPr>
              <w:t>5.3</w:t>
            </w:r>
            <w:r w:rsidR="003D2064">
              <w:rPr>
                <w:rFonts w:eastAsiaTheme="minorEastAsia"/>
                <w:noProof/>
                <w:lang w:eastAsia="es-ES"/>
              </w:rPr>
              <w:tab/>
            </w:r>
            <w:r w:rsidR="003D2064" w:rsidRPr="00FB1086">
              <w:rPr>
                <w:rStyle w:val="Hipervnculo"/>
                <w:noProof/>
              </w:rPr>
              <w:t>Presupuesto de ejecución por contrata</w:t>
            </w:r>
            <w:r w:rsidR="003D2064">
              <w:rPr>
                <w:noProof/>
                <w:webHidden/>
              </w:rPr>
              <w:tab/>
            </w:r>
            <w:r w:rsidR="003D2064">
              <w:rPr>
                <w:noProof/>
                <w:webHidden/>
              </w:rPr>
              <w:fldChar w:fldCharType="begin"/>
            </w:r>
            <w:r w:rsidR="003D2064">
              <w:rPr>
                <w:noProof/>
                <w:webHidden/>
              </w:rPr>
              <w:instrText xml:space="preserve"> PAGEREF _Toc17721559 \h </w:instrText>
            </w:r>
            <w:r w:rsidR="003D2064">
              <w:rPr>
                <w:noProof/>
                <w:webHidden/>
              </w:rPr>
            </w:r>
            <w:r w:rsidR="003D2064">
              <w:rPr>
                <w:noProof/>
                <w:webHidden/>
              </w:rPr>
              <w:fldChar w:fldCharType="separate"/>
            </w:r>
            <w:r w:rsidR="00955E0F">
              <w:rPr>
                <w:noProof/>
                <w:webHidden/>
              </w:rPr>
              <w:t>56</w:t>
            </w:r>
            <w:r w:rsidR="003D2064">
              <w:rPr>
                <w:noProof/>
                <w:webHidden/>
              </w:rPr>
              <w:fldChar w:fldCharType="end"/>
            </w:r>
          </w:hyperlink>
        </w:p>
        <w:p w14:paraId="5484C436" w14:textId="6B11F005" w:rsidR="003D2064" w:rsidRDefault="00215196">
          <w:pPr>
            <w:pStyle w:val="TDC2"/>
            <w:tabs>
              <w:tab w:val="left" w:pos="880"/>
              <w:tab w:val="right" w:leader="dot" w:pos="8494"/>
            </w:tabs>
            <w:rPr>
              <w:rFonts w:eastAsiaTheme="minorEastAsia"/>
              <w:noProof/>
              <w:lang w:eastAsia="es-ES"/>
            </w:rPr>
          </w:pPr>
          <w:hyperlink w:anchor="_Toc17721560" w:history="1">
            <w:r w:rsidR="003D2064" w:rsidRPr="00FB1086">
              <w:rPr>
                <w:rStyle w:val="Hipervnculo"/>
                <w:noProof/>
              </w:rPr>
              <w:t>5.4</w:t>
            </w:r>
            <w:r w:rsidR="003D2064">
              <w:rPr>
                <w:rFonts w:eastAsiaTheme="minorEastAsia"/>
                <w:noProof/>
                <w:lang w:eastAsia="es-ES"/>
              </w:rPr>
              <w:tab/>
            </w:r>
            <w:r w:rsidR="003D2064" w:rsidRPr="00FB1086">
              <w:rPr>
                <w:rStyle w:val="Hipervnculo"/>
                <w:noProof/>
              </w:rPr>
              <w:t>Presupuesto total</w:t>
            </w:r>
            <w:r w:rsidR="003D2064">
              <w:rPr>
                <w:noProof/>
                <w:webHidden/>
              </w:rPr>
              <w:tab/>
            </w:r>
            <w:r w:rsidR="003D2064">
              <w:rPr>
                <w:noProof/>
                <w:webHidden/>
              </w:rPr>
              <w:fldChar w:fldCharType="begin"/>
            </w:r>
            <w:r w:rsidR="003D2064">
              <w:rPr>
                <w:noProof/>
                <w:webHidden/>
              </w:rPr>
              <w:instrText xml:space="preserve"> PAGEREF _Toc17721560 \h </w:instrText>
            </w:r>
            <w:r w:rsidR="003D2064">
              <w:rPr>
                <w:noProof/>
                <w:webHidden/>
              </w:rPr>
            </w:r>
            <w:r w:rsidR="003D2064">
              <w:rPr>
                <w:noProof/>
                <w:webHidden/>
              </w:rPr>
              <w:fldChar w:fldCharType="separate"/>
            </w:r>
            <w:r w:rsidR="00955E0F">
              <w:rPr>
                <w:noProof/>
                <w:webHidden/>
              </w:rPr>
              <w:t>56</w:t>
            </w:r>
            <w:r w:rsidR="003D2064">
              <w:rPr>
                <w:noProof/>
                <w:webHidden/>
              </w:rPr>
              <w:fldChar w:fldCharType="end"/>
            </w:r>
          </w:hyperlink>
        </w:p>
        <w:p w14:paraId="04681FFE" w14:textId="2A31E9E0" w:rsidR="003D2064" w:rsidRDefault="00215196">
          <w:pPr>
            <w:pStyle w:val="TDC1"/>
            <w:tabs>
              <w:tab w:val="left" w:pos="440"/>
              <w:tab w:val="right" w:leader="dot" w:pos="8494"/>
            </w:tabs>
            <w:rPr>
              <w:rFonts w:eastAsiaTheme="minorEastAsia"/>
              <w:noProof/>
              <w:lang w:eastAsia="es-ES"/>
            </w:rPr>
          </w:pPr>
          <w:hyperlink w:anchor="_Toc17721561" w:history="1">
            <w:r w:rsidR="003D2064" w:rsidRPr="00FB1086">
              <w:rPr>
                <w:rStyle w:val="Hipervnculo"/>
                <w:noProof/>
              </w:rPr>
              <w:t>6</w:t>
            </w:r>
            <w:r w:rsidR="003D2064">
              <w:rPr>
                <w:rFonts w:eastAsiaTheme="minorEastAsia"/>
                <w:noProof/>
                <w:lang w:eastAsia="es-ES"/>
              </w:rPr>
              <w:tab/>
            </w:r>
            <w:r w:rsidR="003D2064" w:rsidRPr="00FB1086">
              <w:rPr>
                <w:rStyle w:val="Hipervnculo"/>
                <w:noProof/>
              </w:rPr>
              <w:t>Mejoras futuras</w:t>
            </w:r>
            <w:r w:rsidR="003D2064">
              <w:rPr>
                <w:noProof/>
                <w:webHidden/>
              </w:rPr>
              <w:tab/>
            </w:r>
            <w:r w:rsidR="003D2064">
              <w:rPr>
                <w:noProof/>
                <w:webHidden/>
              </w:rPr>
              <w:fldChar w:fldCharType="begin"/>
            </w:r>
            <w:r w:rsidR="003D2064">
              <w:rPr>
                <w:noProof/>
                <w:webHidden/>
              </w:rPr>
              <w:instrText xml:space="preserve"> PAGEREF _Toc17721561 \h </w:instrText>
            </w:r>
            <w:r w:rsidR="003D2064">
              <w:rPr>
                <w:noProof/>
                <w:webHidden/>
              </w:rPr>
            </w:r>
            <w:r w:rsidR="003D2064">
              <w:rPr>
                <w:noProof/>
                <w:webHidden/>
              </w:rPr>
              <w:fldChar w:fldCharType="separate"/>
            </w:r>
            <w:r w:rsidR="00955E0F">
              <w:rPr>
                <w:noProof/>
                <w:webHidden/>
              </w:rPr>
              <w:t>56</w:t>
            </w:r>
            <w:r w:rsidR="003D2064">
              <w:rPr>
                <w:noProof/>
                <w:webHidden/>
              </w:rPr>
              <w:fldChar w:fldCharType="end"/>
            </w:r>
          </w:hyperlink>
        </w:p>
        <w:p w14:paraId="299FF49E" w14:textId="57E60C2B" w:rsidR="003D2064" w:rsidRDefault="00215196">
          <w:pPr>
            <w:pStyle w:val="TDC1"/>
            <w:tabs>
              <w:tab w:val="left" w:pos="440"/>
              <w:tab w:val="right" w:leader="dot" w:pos="8494"/>
            </w:tabs>
            <w:rPr>
              <w:rFonts w:eastAsiaTheme="minorEastAsia"/>
              <w:noProof/>
              <w:lang w:eastAsia="es-ES"/>
            </w:rPr>
          </w:pPr>
          <w:hyperlink w:anchor="_Toc17721562" w:history="1">
            <w:r w:rsidR="003D2064" w:rsidRPr="00FB1086">
              <w:rPr>
                <w:rStyle w:val="Hipervnculo"/>
                <w:noProof/>
              </w:rPr>
              <w:t>7</w:t>
            </w:r>
            <w:r w:rsidR="003D2064">
              <w:rPr>
                <w:rFonts w:eastAsiaTheme="minorEastAsia"/>
                <w:noProof/>
                <w:lang w:eastAsia="es-ES"/>
              </w:rPr>
              <w:tab/>
            </w:r>
            <w:r w:rsidR="003D2064" w:rsidRPr="00FB1086">
              <w:rPr>
                <w:rStyle w:val="Hipervnculo"/>
                <w:noProof/>
              </w:rPr>
              <w:t>Conclusiones</w:t>
            </w:r>
            <w:r w:rsidR="003D2064">
              <w:rPr>
                <w:noProof/>
                <w:webHidden/>
              </w:rPr>
              <w:tab/>
            </w:r>
            <w:r w:rsidR="003D2064">
              <w:rPr>
                <w:noProof/>
                <w:webHidden/>
              </w:rPr>
              <w:fldChar w:fldCharType="begin"/>
            </w:r>
            <w:r w:rsidR="003D2064">
              <w:rPr>
                <w:noProof/>
                <w:webHidden/>
              </w:rPr>
              <w:instrText xml:space="preserve"> PAGEREF _Toc17721562 \h </w:instrText>
            </w:r>
            <w:r w:rsidR="003D2064">
              <w:rPr>
                <w:noProof/>
                <w:webHidden/>
              </w:rPr>
            </w:r>
            <w:r w:rsidR="003D2064">
              <w:rPr>
                <w:noProof/>
                <w:webHidden/>
              </w:rPr>
              <w:fldChar w:fldCharType="separate"/>
            </w:r>
            <w:r w:rsidR="00955E0F">
              <w:rPr>
                <w:noProof/>
                <w:webHidden/>
              </w:rPr>
              <w:t>58</w:t>
            </w:r>
            <w:r w:rsidR="003D2064">
              <w:rPr>
                <w:noProof/>
                <w:webHidden/>
              </w:rPr>
              <w:fldChar w:fldCharType="end"/>
            </w:r>
          </w:hyperlink>
        </w:p>
        <w:p w14:paraId="787824B7" w14:textId="2F6DA6A3" w:rsidR="003D2064" w:rsidRDefault="00215196">
          <w:pPr>
            <w:pStyle w:val="TDC2"/>
            <w:tabs>
              <w:tab w:val="left" w:pos="880"/>
              <w:tab w:val="right" w:leader="dot" w:pos="8494"/>
            </w:tabs>
            <w:rPr>
              <w:rFonts w:eastAsiaTheme="minorEastAsia"/>
              <w:noProof/>
              <w:lang w:eastAsia="es-ES"/>
            </w:rPr>
          </w:pPr>
          <w:hyperlink w:anchor="_Toc17721563" w:history="1">
            <w:r w:rsidR="003D2064" w:rsidRPr="00FB1086">
              <w:rPr>
                <w:rStyle w:val="Hipervnculo"/>
                <w:noProof/>
              </w:rPr>
              <w:t>7.1</w:t>
            </w:r>
            <w:r w:rsidR="003D2064">
              <w:rPr>
                <w:rFonts w:eastAsiaTheme="minorEastAsia"/>
                <w:noProof/>
                <w:lang w:eastAsia="es-ES"/>
              </w:rPr>
              <w:tab/>
            </w:r>
            <w:r w:rsidR="003D2064" w:rsidRPr="00FB1086">
              <w:rPr>
                <w:rStyle w:val="Hipervnculo"/>
                <w:noProof/>
              </w:rPr>
              <w:t>Conclusiones del proyecto</w:t>
            </w:r>
            <w:r w:rsidR="003D2064">
              <w:rPr>
                <w:noProof/>
                <w:webHidden/>
              </w:rPr>
              <w:tab/>
            </w:r>
            <w:r w:rsidR="003D2064">
              <w:rPr>
                <w:noProof/>
                <w:webHidden/>
              </w:rPr>
              <w:fldChar w:fldCharType="begin"/>
            </w:r>
            <w:r w:rsidR="003D2064">
              <w:rPr>
                <w:noProof/>
                <w:webHidden/>
              </w:rPr>
              <w:instrText xml:space="preserve"> PAGEREF _Toc17721563 \h </w:instrText>
            </w:r>
            <w:r w:rsidR="003D2064">
              <w:rPr>
                <w:noProof/>
                <w:webHidden/>
              </w:rPr>
            </w:r>
            <w:r w:rsidR="003D2064">
              <w:rPr>
                <w:noProof/>
                <w:webHidden/>
              </w:rPr>
              <w:fldChar w:fldCharType="separate"/>
            </w:r>
            <w:r w:rsidR="00955E0F">
              <w:rPr>
                <w:noProof/>
                <w:webHidden/>
              </w:rPr>
              <w:t>58</w:t>
            </w:r>
            <w:r w:rsidR="003D2064">
              <w:rPr>
                <w:noProof/>
                <w:webHidden/>
              </w:rPr>
              <w:fldChar w:fldCharType="end"/>
            </w:r>
          </w:hyperlink>
        </w:p>
        <w:p w14:paraId="34258016" w14:textId="1C9E8CF7" w:rsidR="003D2064" w:rsidRDefault="00215196">
          <w:pPr>
            <w:pStyle w:val="TDC2"/>
            <w:tabs>
              <w:tab w:val="left" w:pos="880"/>
              <w:tab w:val="right" w:leader="dot" w:pos="8494"/>
            </w:tabs>
            <w:rPr>
              <w:rFonts w:eastAsiaTheme="minorEastAsia"/>
              <w:noProof/>
              <w:lang w:eastAsia="es-ES"/>
            </w:rPr>
          </w:pPr>
          <w:hyperlink w:anchor="_Toc17721564" w:history="1">
            <w:r w:rsidR="003D2064" w:rsidRPr="00FB1086">
              <w:rPr>
                <w:rStyle w:val="Hipervnculo"/>
                <w:noProof/>
              </w:rPr>
              <w:t>7.2</w:t>
            </w:r>
            <w:r w:rsidR="003D2064">
              <w:rPr>
                <w:rFonts w:eastAsiaTheme="minorEastAsia"/>
                <w:noProof/>
                <w:lang w:eastAsia="es-ES"/>
              </w:rPr>
              <w:tab/>
            </w:r>
            <w:r w:rsidR="003D2064" w:rsidRPr="00FB1086">
              <w:rPr>
                <w:rStyle w:val="Hipervnculo"/>
                <w:noProof/>
              </w:rPr>
              <w:t>Conclusiones personales</w:t>
            </w:r>
            <w:r w:rsidR="003D2064">
              <w:rPr>
                <w:noProof/>
                <w:webHidden/>
              </w:rPr>
              <w:tab/>
            </w:r>
            <w:r w:rsidR="003D2064">
              <w:rPr>
                <w:noProof/>
                <w:webHidden/>
              </w:rPr>
              <w:fldChar w:fldCharType="begin"/>
            </w:r>
            <w:r w:rsidR="003D2064">
              <w:rPr>
                <w:noProof/>
                <w:webHidden/>
              </w:rPr>
              <w:instrText xml:space="preserve"> PAGEREF _Toc17721564 \h </w:instrText>
            </w:r>
            <w:r w:rsidR="003D2064">
              <w:rPr>
                <w:noProof/>
                <w:webHidden/>
              </w:rPr>
            </w:r>
            <w:r w:rsidR="003D2064">
              <w:rPr>
                <w:noProof/>
                <w:webHidden/>
              </w:rPr>
              <w:fldChar w:fldCharType="separate"/>
            </w:r>
            <w:r w:rsidR="00955E0F">
              <w:rPr>
                <w:noProof/>
                <w:webHidden/>
              </w:rPr>
              <w:t>58</w:t>
            </w:r>
            <w:r w:rsidR="003D2064">
              <w:rPr>
                <w:noProof/>
                <w:webHidden/>
              </w:rPr>
              <w:fldChar w:fldCharType="end"/>
            </w:r>
          </w:hyperlink>
        </w:p>
        <w:p w14:paraId="1DAF8C5C" w14:textId="099299BB" w:rsidR="003D2064" w:rsidRDefault="00215196">
          <w:pPr>
            <w:pStyle w:val="TDC1"/>
            <w:tabs>
              <w:tab w:val="right" w:leader="dot" w:pos="8494"/>
            </w:tabs>
            <w:rPr>
              <w:rFonts w:eastAsiaTheme="minorEastAsia"/>
              <w:noProof/>
              <w:lang w:eastAsia="es-ES"/>
            </w:rPr>
          </w:pPr>
          <w:hyperlink w:anchor="_Toc17721565" w:history="1">
            <w:r w:rsidR="003D2064" w:rsidRPr="00FB1086">
              <w:rPr>
                <w:rStyle w:val="Hipervnculo"/>
                <w:noProof/>
              </w:rPr>
              <w:t>Bibliografía</w:t>
            </w:r>
            <w:r w:rsidR="003D2064">
              <w:rPr>
                <w:noProof/>
                <w:webHidden/>
              </w:rPr>
              <w:tab/>
            </w:r>
            <w:r w:rsidR="003D2064">
              <w:rPr>
                <w:noProof/>
                <w:webHidden/>
              </w:rPr>
              <w:fldChar w:fldCharType="begin"/>
            </w:r>
            <w:r w:rsidR="003D2064">
              <w:rPr>
                <w:noProof/>
                <w:webHidden/>
              </w:rPr>
              <w:instrText xml:space="preserve"> PAGEREF _Toc17721565 \h </w:instrText>
            </w:r>
            <w:r w:rsidR="003D2064">
              <w:rPr>
                <w:noProof/>
                <w:webHidden/>
              </w:rPr>
            </w:r>
            <w:r w:rsidR="003D2064">
              <w:rPr>
                <w:noProof/>
                <w:webHidden/>
              </w:rPr>
              <w:fldChar w:fldCharType="separate"/>
            </w:r>
            <w:r w:rsidR="00955E0F">
              <w:rPr>
                <w:noProof/>
                <w:webHidden/>
              </w:rPr>
              <w:t>59</w:t>
            </w:r>
            <w:r w:rsidR="003D2064">
              <w:rPr>
                <w:noProof/>
                <w:webHidden/>
              </w:rPr>
              <w:fldChar w:fldCharType="end"/>
            </w:r>
          </w:hyperlink>
        </w:p>
        <w:p w14:paraId="72A85A05" w14:textId="77777777" w:rsidR="00D92445" w:rsidRDefault="00D92445">
          <w:r>
            <w:rPr>
              <w:b/>
              <w:bCs/>
            </w:rPr>
            <w:fldChar w:fldCharType="end"/>
          </w:r>
        </w:p>
      </w:sdtContent>
    </w:sdt>
    <w:p w14:paraId="3F925F49" w14:textId="7020C646" w:rsidR="00AF1223" w:rsidRDefault="00AF1223">
      <w:r>
        <w:br w:type="page"/>
      </w:r>
    </w:p>
    <w:p w14:paraId="34635A1A" w14:textId="77777777" w:rsidR="00054153" w:rsidRDefault="00054153" w:rsidP="003C69FB">
      <w:pPr>
        <w:jc w:val="both"/>
      </w:pPr>
    </w:p>
    <w:p w14:paraId="6D5E5BE4" w14:textId="77777777" w:rsidR="004D365F" w:rsidRDefault="19796FE2" w:rsidP="19796FE2">
      <w:pPr>
        <w:pStyle w:val="TtuloTDC"/>
        <w:jc w:val="both"/>
      </w:pPr>
      <w:r>
        <w:t>Índice de imágenes</w:t>
      </w:r>
    </w:p>
    <w:p w14:paraId="57F83B01" w14:textId="060B8951" w:rsidR="003D2064" w:rsidRDefault="00ED7600">
      <w:pPr>
        <w:pStyle w:val="Tabladeilustraciones"/>
        <w:tabs>
          <w:tab w:val="right" w:leader="dot" w:pos="8494"/>
        </w:tabs>
        <w:rPr>
          <w:rFonts w:eastAsiaTheme="minorEastAsia" w:cstheme="minorBidi"/>
          <w:smallCaps w:val="0"/>
          <w:noProof/>
          <w:sz w:val="22"/>
          <w:szCs w:val="22"/>
          <w:lang w:eastAsia="es-ES"/>
        </w:rPr>
      </w:pPr>
      <w:r>
        <w:fldChar w:fldCharType="begin"/>
      </w:r>
      <w:r>
        <w:instrText xml:space="preserve"> TOC \h \z \c "Figura" </w:instrText>
      </w:r>
      <w:r>
        <w:fldChar w:fldCharType="separate"/>
      </w:r>
      <w:hyperlink w:anchor="_Toc17721566" w:history="1">
        <w:r w:rsidR="003D2064" w:rsidRPr="00AE1098">
          <w:rPr>
            <w:rStyle w:val="Hipervnculo"/>
            <w:noProof/>
          </w:rPr>
          <w:t>Figura 2.1Uso de un WaveForm database</w:t>
        </w:r>
        <w:r w:rsidR="003D2064">
          <w:rPr>
            <w:noProof/>
            <w:webHidden/>
          </w:rPr>
          <w:tab/>
        </w:r>
        <w:r w:rsidR="003D2064">
          <w:rPr>
            <w:noProof/>
            <w:webHidden/>
          </w:rPr>
          <w:fldChar w:fldCharType="begin"/>
        </w:r>
        <w:r w:rsidR="003D2064">
          <w:rPr>
            <w:noProof/>
            <w:webHidden/>
          </w:rPr>
          <w:instrText xml:space="preserve"> PAGEREF _Toc17721566 \h </w:instrText>
        </w:r>
        <w:r w:rsidR="003D2064">
          <w:rPr>
            <w:noProof/>
            <w:webHidden/>
          </w:rPr>
        </w:r>
        <w:r w:rsidR="003D2064">
          <w:rPr>
            <w:noProof/>
            <w:webHidden/>
          </w:rPr>
          <w:fldChar w:fldCharType="separate"/>
        </w:r>
        <w:r w:rsidR="00955E0F">
          <w:rPr>
            <w:noProof/>
            <w:webHidden/>
          </w:rPr>
          <w:t>12</w:t>
        </w:r>
        <w:r w:rsidR="003D2064">
          <w:rPr>
            <w:noProof/>
            <w:webHidden/>
          </w:rPr>
          <w:fldChar w:fldCharType="end"/>
        </w:r>
      </w:hyperlink>
    </w:p>
    <w:p w14:paraId="68FC74E5" w14:textId="039FAD70"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67" w:history="1">
        <w:r w:rsidR="003D2064" w:rsidRPr="00AE1098">
          <w:rPr>
            <w:rStyle w:val="Hipervnculo"/>
            <w:noProof/>
          </w:rPr>
          <w:t>Figura 2.2 Complejo QRS, ejemplo de anotación</w:t>
        </w:r>
        <w:r w:rsidR="003D2064">
          <w:rPr>
            <w:noProof/>
            <w:webHidden/>
          </w:rPr>
          <w:tab/>
        </w:r>
        <w:r w:rsidR="003D2064">
          <w:rPr>
            <w:noProof/>
            <w:webHidden/>
          </w:rPr>
          <w:fldChar w:fldCharType="begin"/>
        </w:r>
        <w:r w:rsidR="003D2064">
          <w:rPr>
            <w:noProof/>
            <w:webHidden/>
          </w:rPr>
          <w:instrText xml:space="preserve"> PAGEREF _Toc17721567 \h </w:instrText>
        </w:r>
        <w:r w:rsidR="003D2064">
          <w:rPr>
            <w:noProof/>
            <w:webHidden/>
          </w:rPr>
        </w:r>
        <w:r w:rsidR="003D2064">
          <w:rPr>
            <w:noProof/>
            <w:webHidden/>
          </w:rPr>
          <w:fldChar w:fldCharType="separate"/>
        </w:r>
        <w:r w:rsidR="00955E0F">
          <w:rPr>
            <w:noProof/>
            <w:webHidden/>
          </w:rPr>
          <w:t>14</w:t>
        </w:r>
        <w:r w:rsidR="003D2064">
          <w:rPr>
            <w:noProof/>
            <w:webHidden/>
          </w:rPr>
          <w:fldChar w:fldCharType="end"/>
        </w:r>
      </w:hyperlink>
    </w:p>
    <w:p w14:paraId="381D65BC" w14:textId="1FCD6054"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68" w:history="1">
        <w:r w:rsidR="003D2064" w:rsidRPr="00AE1098">
          <w:rPr>
            <w:rStyle w:val="Hipervnculo"/>
            <w:noProof/>
          </w:rPr>
          <w:t>Figura 2.3 Estructura de un registro</w:t>
        </w:r>
        <w:r w:rsidR="003D2064">
          <w:rPr>
            <w:noProof/>
            <w:webHidden/>
          </w:rPr>
          <w:tab/>
        </w:r>
        <w:r w:rsidR="003D2064">
          <w:rPr>
            <w:noProof/>
            <w:webHidden/>
          </w:rPr>
          <w:fldChar w:fldCharType="begin"/>
        </w:r>
        <w:r w:rsidR="003D2064">
          <w:rPr>
            <w:noProof/>
            <w:webHidden/>
          </w:rPr>
          <w:instrText xml:space="preserve"> PAGEREF _Toc17721568 \h </w:instrText>
        </w:r>
        <w:r w:rsidR="003D2064">
          <w:rPr>
            <w:noProof/>
            <w:webHidden/>
          </w:rPr>
        </w:r>
        <w:r w:rsidR="003D2064">
          <w:rPr>
            <w:noProof/>
            <w:webHidden/>
          </w:rPr>
          <w:fldChar w:fldCharType="separate"/>
        </w:r>
        <w:r w:rsidR="00955E0F">
          <w:rPr>
            <w:noProof/>
            <w:webHidden/>
          </w:rPr>
          <w:t>15</w:t>
        </w:r>
        <w:r w:rsidR="003D2064">
          <w:rPr>
            <w:noProof/>
            <w:webHidden/>
          </w:rPr>
          <w:fldChar w:fldCharType="end"/>
        </w:r>
      </w:hyperlink>
    </w:p>
    <w:p w14:paraId="5AD4B064" w14:textId="24F54AA9"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69" w:history="1">
        <w:r w:rsidR="003D2064" w:rsidRPr="00AE1098">
          <w:rPr>
            <w:rStyle w:val="Hipervnculo"/>
            <w:noProof/>
          </w:rPr>
          <w:t>Figura 2.4 Estructura del fichero hea</w:t>
        </w:r>
        <w:r w:rsidR="003D2064">
          <w:rPr>
            <w:noProof/>
            <w:webHidden/>
          </w:rPr>
          <w:tab/>
        </w:r>
        <w:r w:rsidR="003D2064">
          <w:rPr>
            <w:noProof/>
            <w:webHidden/>
          </w:rPr>
          <w:fldChar w:fldCharType="begin"/>
        </w:r>
        <w:r w:rsidR="003D2064">
          <w:rPr>
            <w:noProof/>
            <w:webHidden/>
          </w:rPr>
          <w:instrText xml:space="preserve"> PAGEREF _Toc17721569 \h </w:instrText>
        </w:r>
        <w:r w:rsidR="003D2064">
          <w:rPr>
            <w:noProof/>
            <w:webHidden/>
          </w:rPr>
        </w:r>
        <w:r w:rsidR="003D2064">
          <w:rPr>
            <w:noProof/>
            <w:webHidden/>
          </w:rPr>
          <w:fldChar w:fldCharType="separate"/>
        </w:r>
        <w:r w:rsidR="00955E0F">
          <w:rPr>
            <w:noProof/>
            <w:webHidden/>
          </w:rPr>
          <w:t>19</w:t>
        </w:r>
        <w:r w:rsidR="003D2064">
          <w:rPr>
            <w:noProof/>
            <w:webHidden/>
          </w:rPr>
          <w:fldChar w:fldCharType="end"/>
        </w:r>
      </w:hyperlink>
    </w:p>
    <w:p w14:paraId="2C7FD707" w14:textId="713E0E8E"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70" w:history="1">
        <w:r w:rsidR="003D2064" w:rsidRPr="00AE1098">
          <w:rPr>
            <w:rStyle w:val="Hipervnculo"/>
            <w:noProof/>
          </w:rPr>
          <w:t>Figura 3.1 Clase Record</w:t>
        </w:r>
        <w:r w:rsidR="003D2064">
          <w:rPr>
            <w:noProof/>
            <w:webHidden/>
          </w:rPr>
          <w:tab/>
        </w:r>
        <w:r w:rsidR="003D2064">
          <w:rPr>
            <w:noProof/>
            <w:webHidden/>
          </w:rPr>
          <w:fldChar w:fldCharType="begin"/>
        </w:r>
        <w:r w:rsidR="003D2064">
          <w:rPr>
            <w:noProof/>
            <w:webHidden/>
          </w:rPr>
          <w:instrText xml:space="preserve"> PAGEREF _Toc17721570 \h </w:instrText>
        </w:r>
        <w:r w:rsidR="003D2064">
          <w:rPr>
            <w:noProof/>
            <w:webHidden/>
          </w:rPr>
        </w:r>
        <w:r w:rsidR="003D2064">
          <w:rPr>
            <w:noProof/>
            <w:webHidden/>
          </w:rPr>
          <w:fldChar w:fldCharType="separate"/>
        </w:r>
        <w:r w:rsidR="00955E0F">
          <w:rPr>
            <w:noProof/>
            <w:webHidden/>
          </w:rPr>
          <w:t>28</w:t>
        </w:r>
        <w:r w:rsidR="003D2064">
          <w:rPr>
            <w:noProof/>
            <w:webHidden/>
          </w:rPr>
          <w:fldChar w:fldCharType="end"/>
        </w:r>
      </w:hyperlink>
    </w:p>
    <w:p w14:paraId="3F68F432" w14:textId="74C163A1"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71" w:history="1">
        <w:r w:rsidR="003D2064" w:rsidRPr="00AE1098">
          <w:rPr>
            <w:rStyle w:val="Hipervnculo"/>
            <w:noProof/>
          </w:rPr>
          <w:t>Figura 3.2 Clase Signal</w:t>
        </w:r>
        <w:r w:rsidR="003D2064">
          <w:rPr>
            <w:noProof/>
            <w:webHidden/>
          </w:rPr>
          <w:tab/>
        </w:r>
        <w:r w:rsidR="003D2064">
          <w:rPr>
            <w:noProof/>
            <w:webHidden/>
          </w:rPr>
          <w:fldChar w:fldCharType="begin"/>
        </w:r>
        <w:r w:rsidR="003D2064">
          <w:rPr>
            <w:noProof/>
            <w:webHidden/>
          </w:rPr>
          <w:instrText xml:space="preserve"> PAGEREF _Toc17721571 \h </w:instrText>
        </w:r>
        <w:r w:rsidR="003D2064">
          <w:rPr>
            <w:noProof/>
            <w:webHidden/>
          </w:rPr>
        </w:r>
        <w:r w:rsidR="003D2064">
          <w:rPr>
            <w:noProof/>
            <w:webHidden/>
          </w:rPr>
          <w:fldChar w:fldCharType="separate"/>
        </w:r>
        <w:r w:rsidR="00955E0F">
          <w:rPr>
            <w:noProof/>
            <w:webHidden/>
          </w:rPr>
          <w:t>32</w:t>
        </w:r>
        <w:r w:rsidR="003D2064">
          <w:rPr>
            <w:noProof/>
            <w:webHidden/>
          </w:rPr>
          <w:fldChar w:fldCharType="end"/>
        </w:r>
      </w:hyperlink>
    </w:p>
    <w:p w14:paraId="386CF509" w14:textId="3A18160B"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72" w:history="1">
        <w:r w:rsidR="003D2064" w:rsidRPr="00AE1098">
          <w:rPr>
            <w:rStyle w:val="Hipervnculo"/>
            <w:noProof/>
          </w:rPr>
          <w:t>Figura 3.3 Clase AnnotationCode</w:t>
        </w:r>
        <w:r w:rsidR="003D2064">
          <w:rPr>
            <w:noProof/>
            <w:webHidden/>
          </w:rPr>
          <w:tab/>
        </w:r>
        <w:r w:rsidR="003D2064">
          <w:rPr>
            <w:noProof/>
            <w:webHidden/>
          </w:rPr>
          <w:fldChar w:fldCharType="begin"/>
        </w:r>
        <w:r w:rsidR="003D2064">
          <w:rPr>
            <w:noProof/>
            <w:webHidden/>
          </w:rPr>
          <w:instrText xml:space="preserve"> PAGEREF _Toc17721572 \h </w:instrText>
        </w:r>
        <w:r w:rsidR="003D2064">
          <w:rPr>
            <w:noProof/>
            <w:webHidden/>
          </w:rPr>
        </w:r>
        <w:r w:rsidR="003D2064">
          <w:rPr>
            <w:noProof/>
            <w:webHidden/>
          </w:rPr>
          <w:fldChar w:fldCharType="separate"/>
        </w:r>
        <w:r w:rsidR="00955E0F">
          <w:rPr>
            <w:noProof/>
            <w:webHidden/>
          </w:rPr>
          <w:t>37</w:t>
        </w:r>
        <w:r w:rsidR="003D2064">
          <w:rPr>
            <w:noProof/>
            <w:webHidden/>
          </w:rPr>
          <w:fldChar w:fldCharType="end"/>
        </w:r>
      </w:hyperlink>
    </w:p>
    <w:p w14:paraId="47013010" w14:textId="491275E4"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73" w:history="1">
        <w:r w:rsidR="003D2064" w:rsidRPr="00AE1098">
          <w:rPr>
            <w:rStyle w:val="Hipervnculo"/>
            <w:noProof/>
          </w:rPr>
          <w:t>Figura 3.4 Clase Annotator</w:t>
        </w:r>
        <w:r w:rsidR="003D2064">
          <w:rPr>
            <w:noProof/>
            <w:webHidden/>
          </w:rPr>
          <w:tab/>
        </w:r>
        <w:r w:rsidR="003D2064">
          <w:rPr>
            <w:noProof/>
            <w:webHidden/>
          </w:rPr>
          <w:fldChar w:fldCharType="begin"/>
        </w:r>
        <w:r w:rsidR="003D2064">
          <w:rPr>
            <w:noProof/>
            <w:webHidden/>
          </w:rPr>
          <w:instrText xml:space="preserve"> PAGEREF _Toc17721573 \h </w:instrText>
        </w:r>
        <w:r w:rsidR="003D2064">
          <w:rPr>
            <w:noProof/>
            <w:webHidden/>
          </w:rPr>
        </w:r>
        <w:r w:rsidR="003D2064">
          <w:rPr>
            <w:noProof/>
            <w:webHidden/>
          </w:rPr>
          <w:fldChar w:fldCharType="separate"/>
        </w:r>
        <w:r w:rsidR="00955E0F">
          <w:rPr>
            <w:noProof/>
            <w:webHidden/>
          </w:rPr>
          <w:t>40</w:t>
        </w:r>
        <w:r w:rsidR="003D2064">
          <w:rPr>
            <w:noProof/>
            <w:webHidden/>
          </w:rPr>
          <w:fldChar w:fldCharType="end"/>
        </w:r>
      </w:hyperlink>
    </w:p>
    <w:p w14:paraId="139DAED5" w14:textId="64419A1F"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74" w:history="1">
        <w:r w:rsidR="003D2064" w:rsidRPr="00AE1098">
          <w:rPr>
            <w:rStyle w:val="Hipervnculo"/>
            <w:noProof/>
          </w:rPr>
          <w:t>Figura 3.5 Clase Annotation</w:t>
        </w:r>
        <w:r w:rsidR="003D2064">
          <w:rPr>
            <w:noProof/>
            <w:webHidden/>
          </w:rPr>
          <w:tab/>
        </w:r>
        <w:r w:rsidR="003D2064">
          <w:rPr>
            <w:noProof/>
            <w:webHidden/>
          </w:rPr>
          <w:fldChar w:fldCharType="begin"/>
        </w:r>
        <w:r w:rsidR="003D2064">
          <w:rPr>
            <w:noProof/>
            <w:webHidden/>
          </w:rPr>
          <w:instrText xml:space="preserve"> PAGEREF _Toc17721574 \h </w:instrText>
        </w:r>
        <w:r w:rsidR="003D2064">
          <w:rPr>
            <w:noProof/>
            <w:webHidden/>
          </w:rPr>
        </w:r>
        <w:r w:rsidR="003D2064">
          <w:rPr>
            <w:noProof/>
            <w:webHidden/>
          </w:rPr>
          <w:fldChar w:fldCharType="separate"/>
        </w:r>
        <w:r w:rsidR="00955E0F">
          <w:rPr>
            <w:noProof/>
            <w:webHidden/>
          </w:rPr>
          <w:t>41</w:t>
        </w:r>
        <w:r w:rsidR="003D2064">
          <w:rPr>
            <w:noProof/>
            <w:webHidden/>
          </w:rPr>
          <w:fldChar w:fldCharType="end"/>
        </w:r>
      </w:hyperlink>
    </w:p>
    <w:p w14:paraId="2348CCC4" w14:textId="43C27F7D"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75" w:history="1">
        <w:r w:rsidR="003D2064" w:rsidRPr="00AE1098">
          <w:rPr>
            <w:rStyle w:val="Hipervnculo"/>
            <w:noProof/>
          </w:rPr>
          <w:t>Figura 3.6 Clase InfoRecordEDF</w:t>
        </w:r>
        <w:r w:rsidR="003D2064">
          <w:rPr>
            <w:noProof/>
            <w:webHidden/>
          </w:rPr>
          <w:tab/>
        </w:r>
        <w:r w:rsidR="003D2064">
          <w:rPr>
            <w:noProof/>
            <w:webHidden/>
          </w:rPr>
          <w:fldChar w:fldCharType="begin"/>
        </w:r>
        <w:r w:rsidR="003D2064">
          <w:rPr>
            <w:noProof/>
            <w:webHidden/>
          </w:rPr>
          <w:instrText xml:space="preserve"> PAGEREF _Toc17721575 \h </w:instrText>
        </w:r>
        <w:r w:rsidR="003D2064">
          <w:rPr>
            <w:noProof/>
            <w:webHidden/>
          </w:rPr>
        </w:r>
        <w:r w:rsidR="003D2064">
          <w:rPr>
            <w:noProof/>
            <w:webHidden/>
          </w:rPr>
          <w:fldChar w:fldCharType="separate"/>
        </w:r>
        <w:r w:rsidR="00955E0F">
          <w:rPr>
            <w:noProof/>
            <w:webHidden/>
          </w:rPr>
          <w:t>42</w:t>
        </w:r>
        <w:r w:rsidR="003D2064">
          <w:rPr>
            <w:noProof/>
            <w:webHidden/>
          </w:rPr>
          <w:fldChar w:fldCharType="end"/>
        </w:r>
      </w:hyperlink>
    </w:p>
    <w:p w14:paraId="3AE43533" w14:textId="17A1AB4A"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76" w:history="1">
        <w:r w:rsidR="003D2064" w:rsidRPr="00AE1098">
          <w:rPr>
            <w:rStyle w:val="Hipervnculo"/>
            <w:noProof/>
          </w:rPr>
          <w:t>Figura 3.7 Clase ManagerWFDB</w:t>
        </w:r>
        <w:r w:rsidR="003D2064">
          <w:rPr>
            <w:noProof/>
            <w:webHidden/>
          </w:rPr>
          <w:tab/>
        </w:r>
        <w:r w:rsidR="003D2064">
          <w:rPr>
            <w:noProof/>
            <w:webHidden/>
          </w:rPr>
          <w:fldChar w:fldCharType="begin"/>
        </w:r>
        <w:r w:rsidR="003D2064">
          <w:rPr>
            <w:noProof/>
            <w:webHidden/>
          </w:rPr>
          <w:instrText xml:space="preserve"> PAGEREF _Toc17721576 \h </w:instrText>
        </w:r>
        <w:r w:rsidR="003D2064">
          <w:rPr>
            <w:noProof/>
            <w:webHidden/>
          </w:rPr>
        </w:r>
        <w:r w:rsidR="003D2064">
          <w:rPr>
            <w:noProof/>
            <w:webHidden/>
          </w:rPr>
          <w:fldChar w:fldCharType="separate"/>
        </w:r>
        <w:r w:rsidR="00955E0F">
          <w:rPr>
            <w:noProof/>
            <w:webHidden/>
          </w:rPr>
          <w:t>45</w:t>
        </w:r>
        <w:r w:rsidR="003D2064">
          <w:rPr>
            <w:noProof/>
            <w:webHidden/>
          </w:rPr>
          <w:fldChar w:fldCharType="end"/>
        </w:r>
      </w:hyperlink>
    </w:p>
    <w:p w14:paraId="5FD9AFA1" w14:textId="41400035" w:rsidR="00AF1223" w:rsidRDefault="00ED7600" w:rsidP="003C69FB">
      <w:pPr>
        <w:jc w:val="both"/>
      </w:pPr>
      <w:r>
        <w:fldChar w:fldCharType="end"/>
      </w:r>
    </w:p>
    <w:p w14:paraId="4F54CFD0" w14:textId="77777777" w:rsidR="00AF1223" w:rsidRDefault="00AF1223">
      <w:r>
        <w:br w:type="page"/>
      </w:r>
    </w:p>
    <w:p w14:paraId="09DEBE87" w14:textId="77777777" w:rsidR="00054153" w:rsidRDefault="00054153" w:rsidP="003C69FB">
      <w:pPr>
        <w:jc w:val="both"/>
      </w:pPr>
    </w:p>
    <w:p w14:paraId="3D33A5FB" w14:textId="77777777" w:rsidR="004240BD" w:rsidRDefault="004240BD" w:rsidP="004240BD">
      <w:pPr>
        <w:pStyle w:val="TtuloTDC"/>
        <w:jc w:val="both"/>
      </w:pPr>
      <w:r>
        <w:t>Índice de tablas</w:t>
      </w:r>
    </w:p>
    <w:p w14:paraId="017356A5" w14:textId="3034F74C" w:rsidR="003D2064" w:rsidRDefault="009B5D37">
      <w:pPr>
        <w:pStyle w:val="Tabladeilustraciones"/>
        <w:tabs>
          <w:tab w:val="right" w:leader="dot" w:pos="8494"/>
        </w:tabs>
        <w:rPr>
          <w:rFonts w:eastAsiaTheme="minorEastAsia" w:cstheme="minorBidi"/>
          <w:smallCaps w:val="0"/>
          <w:noProof/>
          <w:sz w:val="22"/>
          <w:szCs w:val="22"/>
          <w:lang w:eastAsia="es-ES"/>
        </w:rPr>
      </w:pPr>
      <w:r>
        <w:fldChar w:fldCharType="begin"/>
      </w:r>
      <w:r>
        <w:instrText xml:space="preserve"> TOC \h \z \c "Tabla" </w:instrText>
      </w:r>
      <w:r>
        <w:fldChar w:fldCharType="separate"/>
      </w:r>
      <w:hyperlink w:anchor="_Toc17721577" w:history="1">
        <w:r w:rsidR="003D2064" w:rsidRPr="00F105C5">
          <w:rPr>
            <w:rStyle w:val="Hipervnculo"/>
            <w:noProof/>
          </w:rPr>
          <w:t>Tabla 1 Formato 212</w:t>
        </w:r>
        <w:r w:rsidR="003D2064">
          <w:rPr>
            <w:noProof/>
            <w:webHidden/>
          </w:rPr>
          <w:tab/>
        </w:r>
        <w:r w:rsidR="003D2064">
          <w:rPr>
            <w:noProof/>
            <w:webHidden/>
          </w:rPr>
          <w:fldChar w:fldCharType="begin"/>
        </w:r>
        <w:r w:rsidR="003D2064">
          <w:rPr>
            <w:noProof/>
            <w:webHidden/>
          </w:rPr>
          <w:instrText xml:space="preserve"> PAGEREF _Toc17721577 \h </w:instrText>
        </w:r>
        <w:r w:rsidR="003D2064">
          <w:rPr>
            <w:noProof/>
            <w:webHidden/>
          </w:rPr>
        </w:r>
        <w:r w:rsidR="003D2064">
          <w:rPr>
            <w:noProof/>
            <w:webHidden/>
          </w:rPr>
          <w:fldChar w:fldCharType="separate"/>
        </w:r>
        <w:r w:rsidR="00955E0F">
          <w:rPr>
            <w:noProof/>
            <w:webHidden/>
          </w:rPr>
          <w:t>16</w:t>
        </w:r>
        <w:r w:rsidR="003D2064">
          <w:rPr>
            <w:noProof/>
            <w:webHidden/>
          </w:rPr>
          <w:fldChar w:fldCharType="end"/>
        </w:r>
      </w:hyperlink>
    </w:p>
    <w:p w14:paraId="40CF9DDB" w14:textId="7AFFE809"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78" w:history="1">
        <w:r w:rsidR="003D2064" w:rsidRPr="00F105C5">
          <w:rPr>
            <w:rStyle w:val="Hipervnculo"/>
            <w:noProof/>
          </w:rPr>
          <w:t>Tabla 2 Formato 310</w:t>
        </w:r>
        <w:r w:rsidR="003D2064">
          <w:rPr>
            <w:noProof/>
            <w:webHidden/>
          </w:rPr>
          <w:tab/>
        </w:r>
        <w:r w:rsidR="003D2064">
          <w:rPr>
            <w:noProof/>
            <w:webHidden/>
          </w:rPr>
          <w:fldChar w:fldCharType="begin"/>
        </w:r>
        <w:r w:rsidR="003D2064">
          <w:rPr>
            <w:noProof/>
            <w:webHidden/>
          </w:rPr>
          <w:instrText xml:space="preserve"> PAGEREF _Toc17721578 \h </w:instrText>
        </w:r>
        <w:r w:rsidR="003D2064">
          <w:rPr>
            <w:noProof/>
            <w:webHidden/>
          </w:rPr>
        </w:r>
        <w:r w:rsidR="003D2064">
          <w:rPr>
            <w:noProof/>
            <w:webHidden/>
          </w:rPr>
          <w:fldChar w:fldCharType="separate"/>
        </w:r>
        <w:r w:rsidR="00955E0F">
          <w:rPr>
            <w:noProof/>
            <w:webHidden/>
          </w:rPr>
          <w:t>17</w:t>
        </w:r>
        <w:r w:rsidR="003D2064">
          <w:rPr>
            <w:noProof/>
            <w:webHidden/>
          </w:rPr>
          <w:fldChar w:fldCharType="end"/>
        </w:r>
      </w:hyperlink>
    </w:p>
    <w:p w14:paraId="77E7B0F3" w14:textId="4675A1C6"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79" w:history="1">
        <w:r w:rsidR="003D2064" w:rsidRPr="00F105C5">
          <w:rPr>
            <w:rStyle w:val="Hipervnculo"/>
            <w:noProof/>
          </w:rPr>
          <w:t>Tabla 3 Formato 311</w:t>
        </w:r>
        <w:r w:rsidR="003D2064">
          <w:rPr>
            <w:noProof/>
            <w:webHidden/>
          </w:rPr>
          <w:tab/>
        </w:r>
        <w:r w:rsidR="003D2064">
          <w:rPr>
            <w:noProof/>
            <w:webHidden/>
          </w:rPr>
          <w:fldChar w:fldCharType="begin"/>
        </w:r>
        <w:r w:rsidR="003D2064">
          <w:rPr>
            <w:noProof/>
            <w:webHidden/>
          </w:rPr>
          <w:instrText xml:space="preserve"> PAGEREF _Toc17721579 \h </w:instrText>
        </w:r>
        <w:r w:rsidR="003D2064">
          <w:rPr>
            <w:noProof/>
            <w:webHidden/>
          </w:rPr>
        </w:r>
        <w:r w:rsidR="003D2064">
          <w:rPr>
            <w:noProof/>
            <w:webHidden/>
          </w:rPr>
          <w:fldChar w:fldCharType="separate"/>
        </w:r>
        <w:r w:rsidR="00955E0F">
          <w:rPr>
            <w:noProof/>
            <w:webHidden/>
          </w:rPr>
          <w:t>17</w:t>
        </w:r>
        <w:r w:rsidR="003D2064">
          <w:rPr>
            <w:noProof/>
            <w:webHidden/>
          </w:rPr>
          <w:fldChar w:fldCharType="end"/>
        </w:r>
      </w:hyperlink>
    </w:p>
    <w:p w14:paraId="0E7C5025" w14:textId="29CBF030"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80" w:history="1">
        <w:r w:rsidR="003D2064" w:rsidRPr="00F105C5">
          <w:rPr>
            <w:rStyle w:val="Hipervnculo"/>
            <w:noProof/>
          </w:rPr>
          <w:t>Tabla 4 Tipos de anotaciones</w:t>
        </w:r>
        <w:r w:rsidR="003D2064">
          <w:rPr>
            <w:noProof/>
            <w:webHidden/>
          </w:rPr>
          <w:tab/>
        </w:r>
        <w:r w:rsidR="003D2064">
          <w:rPr>
            <w:noProof/>
            <w:webHidden/>
          </w:rPr>
          <w:fldChar w:fldCharType="begin"/>
        </w:r>
        <w:r w:rsidR="003D2064">
          <w:rPr>
            <w:noProof/>
            <w:webHidden/>
          </w:rPr>
          <w:instrText xml:space="preserve"> PAGEREF _Toc17721580 \h </w:instrText>
        </w:r>
        <w:r w:rsidR="003D2064">
          <w:rPr>
            <w:noProof/>
            <w:webHidden/>
          </w:rPr>
        </w:r>
        <w:r w:rsidR="003D2064">
          <w:rPr>
            <w:noProof/>
            <w:webHidden/>
          </w:rPr>
          <w:fldChar w:fldCharType="separate"/>
        </w:r>
        <w:r w:rsidR="00955E0F">
          <w:rPr>
            <w:noProof/>
            <w:webHidden/>
          </w:rPr>
          <w:t>36</w:t>
        </w:r>
        <w:r w:rsidR="003D2064">
          <w:rPr>
            <w:noProof/>
            <w:webHidden/>
          </w:rPr>
          <w:fldChar w:fldCharType="end"/>
        </w:r>
      </w:hyperlink>
    </w:p>
    <w:p w14:paraId="521B4447" w14:textId="0FCA3150"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81" w:history="1">
        <w:r w:rsidR="003D2064" w:rsidRPr="00F105C5">
          <w:rPr>
            <w:rStyle w:val="Hipervnculo"/>
            <w:noProof/>
          </w:rPr>
          <w:t>Tabla 5 Correspondencia de AHA código a MIT código</w:t>
        </w:r>
        <w:r w:rsidR="003D2064">
          <w:rPr>
            <w:noProof/>
            <w:webHidden/>
          </w:rPr>
          <w:tab/>
        </w:r>
        <w:r w:rsidR="003D2064">
          <w:rPr>
            <w:noProof/>
            <w:webHidden/>
          </w:rPr>
          <w:fldChar w:fldCharType="begin"/>
        </w:r>
        <w:r w:rsidR="003D2064">
          <w:rPr>
            <w:noProof/>
            <w:webHidden/>
          </w:rPr>
          <w:instrText xml:space="preserve"> PAGEREF _Toc17721581 \h </w:instrText>
        </w:r>
        <w:r w:rsidR="003D2064">
          <w:rPr>
            <w:noProof/>
            <w:webHidden/>
          </w:rPr>
        </w:r>
        <w:r w:rsidR="003D2064">
          <w:rPr>
            <w:noProof/>
            <w:webHidden/>
          </w:rPr>
          <w:fldChar w:fldCharType="separate"/>
        </w:r>
        <w:r w:rsidR="00955E0F">
          <w:rPr>
            <w:noProof/>
            <w:webHidden/>
          </w:rPr>
          <w:t>39</w:t>
        </w:r>
        <w:r w:rsidR="003D2064">
          <w:rPr>
            <w:noProof/>
            <w:webHidden/>
          </w:rPr>
          <w:fldChar w:fldCharType="end"/>
        </w:r>
      </w:hyperlink>
    </w:p>
    <w:p w14:paraId="7B173167" w14:textId="5AD295AA"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82" w:history="1">
        <w:r w:rsidR="003D2064" w:rsidRPr="00F105C5">
          <w:rPr>
            <w:rStyle w:val="Hipervnculo"/>
            <w:noProof/>
          </w:rPr>
          <w:t>Tabla 6 Comparación Lectura del fichero de cabecera de rec_1</w:t>
        </w:r>
        <w:r w:rsidR="003D2064">
          <w:rPr>
            <w:noProof/>
            <w:webHidden/>
          </w:rPr>
          <w:tab/>
        </w:r>
        <w:r w:rsidR="003D2064">
          <w:rPr>
            <w:noProof/>
            <w:webHidden/>
          </w:rPr>
          <w:fldChar w:fldCharType="begin"/>
        </w:r>
        <w:r w:rsidR="003D2064">
          <w:rPr>
            <w:noProof/>
            <w:webHidden/>
          </w:rPr>
          <w:instrText xml:space="preserve"> PAGEREF _Toc17721582 \h </w:instrText>
        </w:r>
        <w:r w:rsidR="003D2064">
          <w:rPr>
            <w:noProof/>
            <w:webHidden/>
          </w:rPr>
        </w:r>
        <w:r w:rsidR="003D2064">
          <w:rPr>
            <w:noProof/>
            <w:webHidden/>
          </w:rPr>
          <w:fldChar w:fldCharType="separate"/>
        </w:r>
        <w:r w:rsidR="00955E0F">
          <w:rPr>
            <w:noProof/>
            <w:webHidden/>
          </w:rPr>
          <w:t>48</w:t>
        </w:r>
        <w:r w:rsidR="003D2064">
          <w:rPr>
            <w:noProof/>
            <w:webHidden/>
          </w:rPr>
          <w:fldChar w:fldCharType="end"/>
        </w:r>
      </w:hyperlink>
    </w:p>
    <w:p w14:paraId="43CF45E9" w14:textId="5BC47F29" w:rsidR="003D2064" w:rsidRDefault="00215196">
      <w:pPr>
        <w:pStyle w:val="Tabladeilustraciones"/>
        <w:tabs>
          <w:tab w:val="right" w:leader="dot" w:pos="8494"/>
        </w:tabs>
        <w:rPr>
          <w:rFonts w:eastAsiaTheme="minorEastAsia" w:cstheme="minorBidi"/>
          <w:smallCaps w:val="0"/>
          <w:noProof/>
          <w:sz w:val="22"/>
          <w:szCs w:val="22"/>
          <w:lang w:eastAsia="es-ES"/>
        </w:rPr>
      </w:pPr>
      <w:hyperlink w:anchor="_Toc17721583" w:history="1">
        <w:r w:rsidR="003D2064" w:rsidRPr="00F105C5">
          <w:rPr>
            <w:rStyle w:val="Hipervnculo"/>
            <w:noProof/>
          </w:rPr>
          <w:t>Tabla 7 Resultado lectura de los registros de encabezado del fichero EDF</w:t>
        </w:r>
        <w:r w:rsidR="003D2064">
          <w:rPr>
            <w:noProof/>
            <w:webHidden/>
          </w:rPr>
          <w:tab/>
        </w:r>
        <w:r w:rsidR="003D2064">
          <w:rPr>
            <w:noProof/>
            <w:webHidden/>
          </w:rPr>
          <w:fldChar w:fldCharType="begin"/>
        </w:r>
        <w:r w:rsidR="003D2064">
          <w:rPr>
            <w:noProof/>
            <w:webHidden/>
          </w:rPr>
          <w:instrText xml:space="preserve"> PAGEREF _Toc17721583 \h </w:instrText>
        </w:r>
        <w:r w:rsidR="003D2064">
          <w:rPr>
            <w:noProof/>
            <w:webHidden/>
          </w:rPr>
        </w:r>
        <w:r w:rsidR="003D2064">
          <w:rPr>
            <w:noProof/>
            <w:webHidden/>
          </w:rPr>
          <w:fldChar w:fldCharType="separate"/>
        </w:r>
        <w:r w:rsidR="00955E0F">
          <w:rPr>
            <w:noProof/>
            <w:webHidden/>
          </w:rPr>
          <w:t>53</w:t>
        </w:r>
        <w:r w:rsidR="003D2064">
          <w:rPr>
            <w:noProof/>
            <w:webHidden/>
          </w:rPr>
          <w:fldChar w:fldCharType="end"/>
        </w:r>
      </w:hyperlink>
    </w:p>
    <w:p w14:paraId="01B9E17A" w14:textId="77777777" w:rsidR="00ED7600" w:rsidRDefault="009B5D37" w:rsidP="003C69FB">
      <w:pPr>
        <w:jc w:val="both"/>
      </w:pPr>
      <w:r>
        <w:fldChar w:fldCharType="end"/>
      </w:r>
    </w:p>
    <w:p w14:paraId="530BB307" w14:textId="77777777" w:rsidR="00ED7600" w:rsidRDefault="00ED7600" w:rsidP="003C69FB">
      <w:pPr>
        <w:jc w:val="both"/>
      </w:pPr>
    </w:p>
    <w:p w14:paraId="02DFE5BF" w14:textId="77777777" w:rsidR="00FE4C5D" w:rsidRDefault="00FE4C5D" w:rsidP="003C69FB">
      <w:pPr>
        <w:jc w:val="both"/>
      </w:pPr>
    </w:p>
    <w:p w14:paraId="627D7E77" w14:textId="77777777" w:rsidR="003B4745" w:rsidRDefault="003B4745" w:rsidP="003C69FB">
      <w:pPr>
        <w:jc w:val="both"/>
      </w:pPr>
    </w:p>
    <w:p w14:paraId="03699046" w14:textId="77777777" w:rsidR="003B4745" w:rsidRDefault="003B4745" w:rsidP="003C69FB">
      <w:pPr>
        <w:jc w:val="both"/>
      </w:pPr>
    </w:p>
    <w:p w14:paraId="03D08D46" w14:textId="77777777" w:rsidR="003B4745" w:rsidRDefault="003B4745" w:rsidP="003C69FB">
      <w:pPr>
        <w:jc w:val="both"/>
      </w:pPr>
    </w:p>
    <w:p w14:paraId="72C8609D" w14:textId="03B5413F" w:rsidR="00AF1223" w:rsidRDefault="00AF1223">
      <w:r>
        <w:br w:type="page"/>
      </w:r>
    </w:p>
    <w:p w14:paraId="5B94C9D4" w14:textId="77777777" w:rsidR="00FE4C5D" w:rsidRDefault="00FE4C5D" w:rsidP="003C69FB">
      <w:pPr>
        <w:jc w:val="both"/>
      </w:pPr>
    </w:p>
    <w:p w14:paraId="0C2F4AFE" w14:textId="77777777" w:rsidR="00DC2E0E" w:rsidRDefault="00DC2E0E" w:rsidP="007629B1">
      <w:pPr>
        <w:pStyle w:val="Ttulo1"/>
        <w:numPr>
          <w:ilvl w:val="0"/>
          <w:numId w:val="0"/>
        </w:numPr>
        <w:spacing w:line="360" w:lineRule="auto"/>
      </w:pPr>
      <w:bookmarkStart w:id="0" w:name="_Toc17721521"/>
      <w:r>
        <w:t>Resumen</w:t>
      </w:r>
      <w:bookmarkEnd w:id="0"/>
    </w:p>
    <w:p w14:paraId="0D5CB1BE" w14:textId="77777777" w:rsidR="00DC2E0E" w:rsidRPr="001F25FB" w:rsidRDefault="00DC2E0E" w:rsidP="007629B1">
      <w:pPr>
        <w:spacing w:line="360" w:lineRule="auto"/>
        <w:jc w:val="both"/>
      </w:pPr>
      <w:r>
        <w:br/>
        <w:t xml:space="preserve">El presente proyecto tiene como objetivo la construcción de una librería nativa en C# que permita la lectura e interpretación de ficheros que almacenan datos de señales biomédicas obtenidas por </w:t>
      </w:r>
      <w:r w:rsidR="00921515">
        <w:t>distintos</w:t>
      </w:r>
      <w:r>
        <w:t xml:space="preserve"> dispositivos electrónicos los cuales se utilizan en distintas pruebas médicas.</w:t>
      </w:r>
    </w:p>
    <w:p w14:paraId="381B73BB" w14:textId="77777777" w:rsidR="00DC2E0E" w:rsidRDefault="00DC2E0E" w:rsidP="007629B1">
      <w:pPr>
        <w:spacing w:line="360" w:lineRule="auto"/>
        <w:jc w:val="both"/>
      </w:pPr>
      <w:r>
        <w:t>Este proyecto surge ante la necesidad de mejorar el rendimiento de la librería WFDB nativa en C, tal como se había propuesto en el proyecto ‘</w:t>
      </w:r>
      <w:r w:rsidRPr="00831673">
        <w:rPr>
          <w:i/>
        </w:rPr>
        <w:t>Desarrollo de una aplicación de escritorio para la</w:t>
      </w:r>
      <w:r>
        <w:rPr>
          <w:i/>
        </w:rPr>
        <w:t xml:space="preserve"> </w:t>
      </w:r>
      <w:r w:rsidRPr="00831673">
        <w:rPr>
          <w:i/>
        </w:rPr>
        <w:t>visualización de bioseñales con WFDB</w:t>
      </w:r>
      <w:r>
        <w:t xml:space="preserve">’ de mi compañera Paula </w:t>
      </w:r>
      <w:proofErr w:type="spellStart"/>
      <w:r>
        <w:t>Madrilley</w:t>
      </w:r>
      <w:proofErr w:type="spellEnd"/>
      <w:r>
        <w:t xml:space="preserve"> Nieto</w:t>
      </w:r>
      <w:r w:rsidR="00A3675F">
        <w:t>.</w:t>
      </w:r>
    </w:p>
    <w:p w14:paraId="10339F22" w14:textId="77777777" w:rsidR="00DC2E0E" w:rsidRDefault="00DC2E0E" w:rsidP="007629B1">
      <w:pPr>
        <w:pStyle w:val="Ttulo1"/>
        <w:numPr>
          <w:ilvl w:val="0"/>
          <w:numId w:val="0"/>
        </w:numPr>
        <w:spacing w:line="360" w:lineRule="auto"/>
      </w:pPr>
      <w:bookmarkStart w:id="1" w:name="_Toc17721522"/>
      <w:r>
        <w:t>Palabras clave</w:t>
      </w:r>
      <w:bookmarkEnd w:id="1"/>
    </w:p>
    <w:p w14:paraId="276C98CB" w14:textId="77777777" w:rsidR="00DC2E0E" w:rsidRDefault="00DC2E0E" w:rsidP="007629B1">
      <w:pPr>
        <w:spacing w:line="360" w:lineRule="auto"/>
      </w:pPr>
    </w:p>
    <w:p w14:paraId="0C2E7B7E" w14:textId="509B2C08" w:rsidR="00DC2E0E" w:rsidRPr="004D7AFA" w:rsidRDefault="00DC2E0E" w:rsidP="007629B1">
      <w:pPr>
        <w:spacing w:line="360" w:lineRule="auto"/>
      </w:pPr>
      <w:r>
        <w:t xml:space="preserve">ECG, </w:t>
      </w:r>
      <w:r w:rsidR="00AF1223">
        <w:t>librería,</w:t>
      </w:r>
      <w:r>
        <w:t xml:space="preserve"> C# , WFDB, señal</w:t>
      </w:r>
    </w:p>
    <w:p w14:paraId="6E4438C8" w14:textId="760FAFD7" w:rsidR="00AF1223" w:rsidRDefault="00AF1223">
      <w:r>
        <w:br w:type="page"/>
      </w:r>
    </w:p>
    <w:p w14:paraId="52D9C58A" w14:textId="77777777" w:rsidR="00DC2E0E" w:rsidRDefault="00DC2E0E" w:rsidP="00DC2E0E"/>
    <w:p w14:paraId="4A4350B5" w14:textId="77777777" w:rsidR="00DC2E0E" w:rsidRPr="007629B1" w:rsidRDefault="00DC2E0E" w:rsidP="007629B1">
      <w:pPr>
        <w:pStyle w:val="Ttulo1"/>
        <w:numPr>
          <w:ilvl w:val="0"/>
          <w:numId w:val="0"/>
        </w:numPr>
        <w:spacing w:line="360" w:lineRule="auto"/>
        <w:rPr>
          <w:lang w:val="en-US"/>
        </w:rPr>
      </w:pPr>
      <w:bookmarkStart w:id="2" w:name="_Toc17721523"/>
      <w:r w:rsidRPr="007629B1">
        <w:rPr>
          <w:lang w:val="en-US"/>
        </w:rPr>
        <w:t>Abstract</w:t>
      </w:r>
      <w:bookmarkEnd w:id="2"/>
    </w:p>
    <w:p w14:paraId="137C19EE" w14:textId="77777777" w:rsidR="00DC2E0E" w:rsidRPr="007629B1" w:rsidRDefault="00DC2E0E" w:rsidP="007629B1">
      <w:pPr>
        <w:spacing w:line="360" w:lineRule="auto"/>
        <w:jc w:val="both"/>
        <w:rPr>
          <w:lang w:val="en-US"/>
        </w:rPr>
      </w:pPr>
      <w:r w:rsidRPr="007629B1">
        <w:rPr>
          <w:lang w:val="en-US"/>
        </w:rPr>
        <w:br/>
        <w:t>The objective of this project is the construction of a native library in C # that allows the reading and interpretation of files that store biomedical signal data obtained by various electronic devices which are used in different medical tests.</w:t>
      </w:r>
    </w:p>
    <w:p w14:paraId="1AFB81B3" w14:textId="77777777" w:rsidR="00DC2E0E" w:rsidRPr="007629B1" w:rsidRDefault="00DC2E0E" w:rsidP="007629B1">
      <w:pPr>
        <w:spacing w:line="360" w:lineRule="auto"/>
        <w:jc w:val="both"/>
        <w:rPr>
          <w:lang w:val="en-US"/>
        </w:rPr>
      </w:pPr>
      <w:r w:rsidRPr="007629B1">
        <w:rPr>
          <w:lang w:val="en-US"/>
        </w:rPr>
        <w:t xml:space="preserve">This project arises from the need to improve the performance of the native WFDB library in C, as proposed in the project 'Development of a desktop application for the visualization of </w:t>
      </w:r>
      <w:proofErr w:type="spellStart"/>
      <w:r w:rsidRPr="007629B1">
        <w:rPr>
          <w:lang w:val="en-US"/>
        </w:rPr>
        <w:t>biosignals</w:t>
      </w:r>
      <w:proofErr w:type="spellEnd"/>
      <w:r w:rsidRPr="007629B1">
        <w:rPr>
          <w:lang w:val="en-US"/>
        </w:rPr>
        <w:t xml:space="preserve"> with WFDB' by my colleague Paula </w:t>
      </w:r>
      <w:proofErr w:type="spellStart"/>
      <w:r w:rsidRPr="007629B1">
        <w:rPr>
          <w:lang w:val="en-US"/>
        </w:rPr>
        <w:t>Madrilley</w:t>
      </w:r>
      <w:proofErr w:type="spellEnd"/>
      <w:r w:rsidRPr="007629B1">
        <w:rPr>
          <w:lang w:val="en-US"/>
        </w:rPr>
        <w:t xml:space="preserve"> Nieto.</w:t>
      </w:r>
    </w:p>
    <w:p w14:paraId="3DAB7962" w14:textId="77777777" w:rsidR="00DC2E0E" w:rsidRPr="007629B1" w:rsidRDefault="00DC2E0E" w:rsidP="007629B1">
      <w:pPr>
        <w:pStyle w:val="Ttulo1"/>
        <w:numPr>
          <w:ilvl w:val="0"/>
          <w:numId w:val="0"/>
        </w:numPr>
        <w:spacing w:line="360" w:lineRule="auto"/>
        <w:rPr>
          <w:lang w:val="en-US"/>
        </w:rPr>
      </w:pPr>
      <w:bookmarkStart w:id="3" w:name="_Toc17721524"/>
      <w:r w:rsidRPr="007629B1">
        <w:rPr>
          <w:lang w:val="en-US"/>
        </w:rPr>
        <w:t>Keywords</w:t>
      </w:r>
      <w:bookmarkEnd w:id="3"/>
      <w:r w:rsidRPr="007629B1">
        <w:rPr>
          <w:lang w:val="en-US"/>
        </w:rPr>
        <w:br/>
      </w:r>
    </w:p>
    <w:p w14:paraId="765C77C5" w14:textId="77777777" w:rsidR="00DC2E0E" w:rsidRPr="007629B1" w:rsidRDefault="00DC2E0E" w:rsidP="007629B1">
      <w:pPr>
        <w:spacing w:line="360" w:lineRule="auto"/>
        <w:rPr>
          <w:lang w:val="en-US"/>
        </w:rPr>
      </w:pPr>
      <w:r w:rsidRPr="007629B1">
        <w:rPr>
          <w:lang w:val="en-US"/>
        </w:rPr>
        <w:t>ECG, library, C #, WFDB, signal</w:t>
      </w:r>
    </w:p>
    <w:p w14:paraId="546BB23B" w14:textId="77777777" w:rsidR="00DC2E0E" w:rsidRPr="007629B1" w:rsidRDefault="00DC2E0E" w:rsidP="00DC2E0E">
      <w:pPr>
        <w:rPr>
          <w:lang w:val="en-US"/>
        </w:rPr>
      </w:pPr>
    </w:p>
    <w:p w14:paraId="42A17067" w14:textId="77777777" w:rsidR="00FE4C5D" w:rsidRPr="007629B1" w:rsidRDefault="00FE4C5D" w:rsidP="003C69FB">
      <w:pPr>
        <w:jc w:val="both"/>
        <w:rPr>
          <w:lang w:val="en-US"/>
        </w:rPr>
      </w:pPr>
    </w:p>
    <w:p w14:paraId="4661F9A2" w14:textId="77777777" w:rsidR="00FE4C5D" w:rsidRPr="007629B1" w:rsidRDefault="00FE4C5D" w:rsidP="003C69FB">
      <w:pPr>
        <w:jc w:val="both"/>
        <w:rPr>
          <w:lang w:val="en-US"/>
        </w:rPr>
      </w:pPr>
    </w:p>
    <w:p w14:paraId="37B28A01" w14:textId="77777777" w:rsidR="00ED7600" w:rsidRPr="007629B1" w:rsidRDefault="00ED7600" w:rsidP="003C69FB">
      <w:pPr>
        <w:jc w:val="both"/>
        <w:rPr>
          <w:lang w:val="en-US"/>
        </w:rPr>
      </w:pPr>
    </w:p>
    <w:p w14:paraId="57650D25" w14:textId="77777777" w:rsidR="00DC2E0E" w:rsidRPr="007629B1" w:rsidRDefault="00DC2E0E" w:rsidP="003C69FB">
      <w:pPr>
        <w:jc w:val="both"/>
        <w:rPr>
          <w:lang w:val="en-US"/>
        </w:rPr>
      </w:pPr>
    </w:p>
    <w:p w14:paraId="5AB63AE7" w14:textId="77777777" w:rsidR="00DC2E0E" w:rsidRPr="007629B1" w:rsidRDefault="00DC2E0E" w:rsidP="003C69FB">
      <w:pPr>
        <w:jc w:val="both"/>
        <w:rPr>
          <w:lang w:val="en-US"/>
        </w:rPr>
      </w:pPr>
    </w:p>
    <w:p w14:paraId="1BFE906E" w14:textId="77777777" w:rsidR="00DC2E0E" w:rsidRPr="007629B1" w:rsidRDefault="00DC2E0E" w:rsidP="003C69FB">
      <w:pPr>
        <w:jc w:val="both"/>
        <w:rPr>
          <w:lang w:val="en-US"/>
        </w:rPr>
      </w:pPr>
    </w:p>
    <w:p w14:paraId="0FF77DA4" w14:textId="77777777" w:rsidR="00DC2E0E" w:rsidRPr="007629B1" w:rsidRDefault="00DC2E0E" w:rsidP="003C69FB">
      <w:pPr>
        <w:jc w:val="both"/>
        <w:rPr>
          <w:lang w:val="en-US"/>
        </w:rPr>
      </w:pPr>
    </w:p>
    <w:p w14:paraId="249BC077" w14:textId="77777777" w:rsidR="00DC2E0E" w:rsidRPr="007629B1" w:rsidRDefault="00DC2E0E" w:rsidP="003C69FB">
      <w:pPr>
        <w:jc w:val="both"/>
        <w:rPr>
          <w:lang w:val="en-US"/>
        </w:rPr>
      </w:pPr>
    </w:p>
    <w:p w14:paraId="06335E70" w14:textId="077CC016" w:rsidR="00AF1223" w:rsidRDefault="00AF1223">
      <w:pPr>
        <w:rPr>
          <w:lang w:val="en-US"/>
        </w:rPr>
      </w:pPr>
      <w:r>
        <w:rPr>
          <w:lang w:val="en-US"/>
        </w:rPr>
        <w:br w:type="page"/>
      </w:r>
    </w:p>
    <w:p w14:paraId="57E1CCE1" w14:textId="77777777" w:rsidR="00ED7600" w:rsidRPr="007629B1" w:rsidRDefault="00ED7600" w:rsidP="003C69FB">
      <w:pPr>
        <w:jc w:val="both"/>
        <w:rPr>
          <w:lang w:val="en-US"/>
        </w:rPr>
      </w:pPr>
    </w:p>
    <w:p w14:paraId="7BBAB3EB" w14:textId="77777777" w:rsidR="00E65CF7" w:rsidRDefault="00E65CF7" w:rsidP="003C69FB">
      <w:pPr>
        <w:pStyle w:val="Ttulo1"/>
        <w:jc w:val="both"/>
      </w:pPr>
      <w:bookmarkStart w:id="4" w:name="_Toc17721525"/>
      <w:r>
        <w:t>Introducción</w:t>
      </w:r>
      <w:bookmarkEnd w:id="4"/>
    </w:p>
    <w:p w14:paraId="44953848" w14:textId="77777777" w:rsidR="00F65857" w:rsidRDefault="00217F64" w:rsidP="007629B1">
      <w:pPr>
        <w:spacing w:line="360" w:lineRule="auto"/>
        <w:jc w:val="both"/>
      </w:pPr>
      <w:r>
        <w:t xml:space="preserve">La implementación de la librería nativa en C# surge como mejora </w:t>
      </w:r>
      <w:r w:rsidR="00F65857">
        <w:t xml:space="preserve">de </w:t>
      </w:r>
      <w:r>
        <w:t>rendimiento de</w:t>
      </w:r>
      <w:r w:rsidR="00F65857">
        <w:t xml:space="preserve"> librería WFDB nativa en C, utilizada en </w:t>
      </w:r>
      <w:r>
        <w:t xml:space="preserve">la aplicación ECG </w:t>
      </w:r>
      <w:proofErr w:type="spellStart"/>
      <w:r>
        <w:t>Viewer</w:t>
      </w:r>
      <w:proofErr w:type="spellEnd"/>
      <w:r w:rsidR="00F65857">
        <w:t>.</w:t>
      </w:r>
    </w:p>
    <w:p w14:paraId="2B9CEA04" w14:textId="2239F760" w:rsidR="00217F64" w:rsidRDefault="00F65857" w:rsidP="007629B1">
      <w:pPr>
        <w:spacing w:line="360" w:lineRule="auto"/>
        <w:jc w:val="both"/>
      </w:pPr>
      <w:r>
        <w:t xml:space="preserve">ECG </w:t>
      </w:r>
      <w:proofErr w:type="spellStart"/>
      <w:r>
        <w:t>Viewer</w:t>
      </w:r>
      <w:proofErr w:type="spellEnd"/>
      <w:r>
        <w:t xml:space="preserve"> </w:t>
      </w:r>
      <w:r w:rsidR="00217F64">
        <w:t>es una aplicación de escritorio diseñada para entornos Windows, que sirve como herramienta de apoyo para el diagnóstico, la prevención y el tratamiento de las distintas enfermedades cardiovasculares, y que permite la lectura e interpretación de los resultados de los electrocardiogramas de larga duración a médicos y enfermeros de una manera fácil e intuitiva</w:t>
      </w:r>
      <w:sdt>
        <w:sdtPr>
          <w:id w:val="1635138481"/>
          <w:citation/>
        </w:sdtPr>
        <w:sdtContent>
          <w:r>
            <w:fldChar w:fldCharType="begin"/>
          </w:r>
          <w:r w:rsidR="00C23DBD">
            <w:instrText xml:space="preserve">CITATION Pau18 \l 3082 </w:instrText>
          </w:r>
          <w:r>
            <w:fldChar w:fldCharType="separate"/>
          </w:r>
          <w:r w:rsidR="00AD2EE7">
            <w:rPr>
              <w:noProof/>
            </w:rPr>
            <w:t xml:space="preserve"> </w:t>
          </w:r>
          <w:r w:rsidR="00AD2EE7" w:rsidRPr="00AD2EE7">
            <w:rPr>
              <w:noProof/>
            </w:rPr>
            <w:t>[1]</w:t>
          </w:r>
          <w:r>
            <w:fldChar w:fldCharType="end"/>
          </w:r>
        </w:sdtContent>
      </w:sdt>
      <w:r>
        <w:t>.</w:t>
      </w:r>
      <w:r w:rsidR="006018EE">
        <w:t xml:space="preserve"> </w:t>
      </w:r>
      <w:r w:rsidR="001411BC">
        <w:t xml:space="preserve">Esta aplicación realizada en </w:t>
      </w:r>
      <w:proofErr w:type="gramStart"/>
      <w:r w:rsidR="001411BC">
        <w:t>C</w:t>
      </w:r>
      <w:r w:rsidR="00C23DBD">
        <w:t>#,</w:t>
      </w:r>
      <w:proofErr w:type="gramEnd"/>
      <w:r w:rsidR="00C23DBD">
        <w:t xml:space="preserve"> utiliza</w:t>
      </w:r>
      <w:r w:rsidR="002E4162">
        <w:t xml:space="preserve"> </w:t>
      </w:r>
      <w:r w:rsidR="001411BC">
        <w:t xml:space="preserve">la librería </w:t>
      </w:r>
      <w:proofErr w:type="spellStart"/>
      <w:r w:rsidR="001411BC">
        <w:t>WfdbCsharpW</w:t>
      </w:r>
      <w:r w:rsidR="001411BC" w:rsidRPr="00D96E20">
        <w:t>rapp</w:t>
      </w:r>
      <w:r w:rsidR="002E4162">
        <w:t>er</w:t>
      </w:r>
      <w:proofErr w:type="spellEnd"/>
      <w:r w:rsidR="007E03A0">
        <w:t xml:space="preserve"> para realizar las lecturas de los ficheros que almacenan grabaciones continuas de señales fisiológicas.</w:t>
      </w:r>
      <w:r w:rsidR="006018EE">
        <w:br/>
      </w:r>
      <w:r w:rsidR="002E4162">
        <w:br/>
      </w:r>
      <w:r w:rsidR="002E4162" w:rsidRPr="002E4162">
        <w:t>La librería</w:t>
      </w:r>
      <w:r w:rsidR="00C23DBD" w:rsidRPr="00C23DBD">
        <w:t xml:space="preserve"> </w:t>
      </w:r>
      <w:proofErr w:type="spellStart"/>
      <w:r w:rsidR="00C23DBD">
        <w:t>WfdbCsharpW</w:t>
      </w:r>
      <w:r w:rsidR="00C23DBD" w:rsidRPr="00D96E20">
        <w:t>rapp</w:t>
      </w:r>
      <w:r w:rsidR="00C23DBD">
        <w:t>er</w:t>
      </w:r>
      <w:proofErr w:type="spellEnd"/>
      <w:r w:rsidR="00C23DBD">
        <w:t xml:space="preserve"> </w:t>
      </w:r>
      <w:r w:rsidR="002E4162" w:rsidRPr="002E4162">
        <w:t>es una biblioteca .NET escrita en C # que encapsula la biblioteca de interfaz nativa WFDB. Esta biblioteca de clases se ha desarrollado para permitir un acceso simplificado a las bases de datos de forma de onda (WFDB) desde cualquier lenguaje .NET mientras ofrece estilo y estándares de codificación .NET. La biblioteca envuelve todas las funciones C nativas y sus estructuras de datos correspondientes y permite hacer llamadas a la biblioteca nativa utilizando los estilos de codificación de procedimientos y OOP (Programación Orientada a Objetos). El acceso multiproceso a los datos de las señales no se admite debido a las limitaciones de la biblioteca nativa</w:t>
      </w:r>
      <w:sdt>
        <w:sdtPr>
          <w:id w:val="797578774"/>
          <w:citation/>
        </w:sdtPr>
        <w:sdtContent>
          <w:r w:rsidR="002E4162">
            <w:fldChar w:fldCharType="begin"/>
          </w:r>
          <w:r w:rsidR="002E4162">
            <w:instrText xml:space="preserve"> CITATION Wfd \l 3082 </w:instrText>
          </w:r>
          <w:r w:rsidR="002E4162">
            <w:fldChar w:fldCharType="separate"/>
          </w:r>
          <w:r w:rsidR="00AD2EE7">
            <w:rPr>
              <w:noProof/>
            </w:rPr>
            <w:t xml:space="preserve"> </w:t>
          </w:r>
          <w:r w:rsidR="00AD2EE7" w:rsidRPr="00AD2EE7">
            <w:rPr>
              <w:noProof/>
            </w:rPr>
            <w:t>[2]</w:t>
          </w:r>
          <w:r w:rsidR="002E4162">
            <w:fldChar w:fldCharType="end"/>
          </w:r>
        </w:sdtContent>
      </w:sdt>
      <w:r w:rsidR="002E4162" w:rsidRPr="002E4162">
        <w:t xml:space="preserve">. </w:t>
      </w:r>
    </w:p>
    <w:p w14:paraId="3DCA5659" w14:textId="77777777" w:rsidR="00217F64" w:rsidRDefault="003014C8" w:rsidP="007629B1">
      <w:pPr>
        <w:spacing w:line="360" w:lineRule="auto"/>
        <w:jc w:val="both"/>
      </w:pPr>
      <w:r>
        <w:t xml:space="preserve">Debido a que ECG </w:t>
      </w:r>
      <w:proofErr w:type="spellStart"/>
      <w:r>
        <w:t>Viewer</w:t>
      </w:r>
      <w:proofErr w:type="spellEnd"/>
      <w:r>
        <w:t xml:space="preserve"> realiza llamadas a bajo nivel de la librería WFDB encapsulando las funciones y </w:t>
      </w:r>
      <w:proofErr w:type="spellStart"/>
      <w:r>
        <w:t>desencapsulando</w:t>
      </w:r>
      <w:proofErr w:type="spellEnd"/>
      <w:r>
        <w:t xml:space="preserve"> los resultados de dichas</w:t>
      </w:r>
      <w:r w:rsidR="00914751">
        <w:t xml:space="preserve"> llamadas de</w:t>
      </w:r>
      <w:r>
        <w:t xml:space="preserve"> funciones</w:t>
      </w:r>
      <w:r w:rsidR="00CA12B9">
        <w:t>;</w:t>
      </w:r>
      <w:r>
        <w:t xml:space="preserve"> el tiempo de respuesta es alto. Y e</w:t>
      </w:r>
      <w:r w:rsidR="00CA12B9">
        <w:t>ste retraso se aprecia significativamente para ficheros de tamaño mayor de 5MB, los cuales terminan bloqueando la aplicación.</w:t>
      </w:r>
    </w:p>
    <w:p w14:paraId="165F6555" w14:textId="77777777" w:rsidR="00615D9B" w:rsidRDefault="005B2BAE" w:rsidP="007629B1">
      <w:pPr>
        <w:spacing w:line="360" w:lineRule="auto"/>
        <w:jc w:val="both"/>
      </w:pPr>
      <w:r>
        <w:t>Para resolver este problema</w:t>
      </w:r>
      <w:r w:rsidR="00615D9B">
        <w:t xml:space="preserve"> de rendimiento </w:t>
      </w:r>
      <w:r>
        <w:t xml:space="preserve">se ha optado por realizar una librería que este en el mismo lenguaje que la </w:t>
      </w:r>
      <w:r w:rsidR="00615D9B">
        <w:t>aplicación</w:t>
      </w:r>
      <w:r>
        <w:t xml:space="preserve"> ECG </w:t>
      </w:r>
      <w:proofErr w:type="spellStart"/>
      <w:r>
        <w:t>Viewe</w:t>
      </w:r>
      <w:r w:rsidR="00615D9B">
        <w:t>r</w:t>
      </w:r>
      <w:proofErr w:type="spellEnd"/>
      <w:r w:rsidR="00615D9B">
        <w:t xml:space="preserve">. </w:t>
      </w:r>
    </w:p>
    <w:p w14:paraId="64BF2EEA" w14:textId="051A1EDC" w:rsidR="005B2BAE" w:rsidRDefault="00615D9B" w:rsidP="007629B1">
      <w:pPr>
        <w:spacing w:line="360" w:lineRule="auto"/>
        <w:jc w:val="both"/>
      </w:pPr>
      <w:r>
        <w:t>Esta nueva librería inicialmente se pensó</w:t>
      </w:r>
      <w:r w:rsidR="003C1332">
        <w:t xml:space="preserve"> para realizar las operaciones básicas de lecturas y escritura de ficheros WFDB. Pero </w:t>
      </w:r>
      <w:r w:rsidR="009E3C1D">
        <w:t xml:space="preserve">finalmente se decidió realizar únicamente las operaciones de lectura, debido a la dificultas encontrada en </w:t>
      </w:r>
      <w:r w:rsidR="00A26AC9">
        <w:t>la escritura</w:t>
      </w:r>
      <w:r w:rsidR="009E3C1D">
        <w:t xml:space="preserve"> de los ficheros WFDB ya que deman</w:t>
      </w:r>
      <w:r w:rsidR="0050095E">
        <w:t xml:space="preserve">da tener algún dispositivo electrónico que capture señales fisiológicas y </w:t>
      </w:r>
      <w:r w:rsidR="008D6956">
        <w:t>esté</w:t>
      </w:r>
      <w:r w:rsidR="0050095E">
        <w:t xml:space="preserve"> conectado al ordenador.</w:t>
      </w:r>
      <w:r w:rsidR="008D6956">
        <w:t xml:space="preserve"> </w:t>
      </w:r>
      <w:r w:rsidR="00A26AC9">
        <w:t>Además,</w:t>
      </w:r>
      <w:r w:rsidR="003C1332">
        <w:t xml:space="preserve"> la aplicación ECG </w:t>
      </w:r>
      <w:proofErr w:type="spellStart"/>
      <w:r w:rsidR="003C1332">
        <w:t>Viewer</w:t>
      </w:r>
      <w:proofErr w:type="spellEnd"/>
      <w:r w:rsidR="002D76D6">
        <w:t xml:space="preserve"> solo necesita las operaciones de lectura</w:t>
      </w:r>
      <w:r w:rsidR="003C1332">
        <w:t xml:space="preserve">. </w:t>
      </w:r>
    </w:p>
    <w:p w14:paraId="1577BA53" w14:textId="494DBB7E" w:rsidR="00FB3F09" w:rsidRDefault="003128FD">
      <w:pPr>
        <w:spacing w:line="276" w:lineRule="auto"/>
        <w:jc w:val="both"/>
        <w:pPrChange w:id="5" w:author="Roca Neyra Renzo Jaime" w:date="2019-09-04T22:25:00Z">
          <w:pPr>
            <w:spacing w:line="360" w:lineRule="auto"/>
            <w:jc w:val="both"/>
          </w:pPr>
        </w:pPrChange>
      </w:pPr>
      <w:r>
        <w:t>Otros de los motivos por el cual se pen</w:t>
      </w:r>
      <w:r w:rsidR="00A7707C">
        <w:t xml:space="preserve">só realizar este proyecto </w:t>
      </w:r>
      <w:r w:rsidR="007118BC">
        <w:t>son</w:t>
      </w:r>
      <w:r w:rsidR="00A7707C">
        <w:t xml:space="preserve"> </w:t>
      </w:r>
      <w:r>
        <w:t xml:space="preserve">la falta de </w:t>
      </w:r>
      <w:r w:rsidR="001B36CA">
        <w:t xml:space="preserve">programas </w:t>
      </w:r>
      <w:r w:rsidR="007118BC">
        <w:t xml:space="preserve">gratuitos </w:t>
      </w:r>
      <w:r w:rsidR="00A7707C">
        <w:t>para el manejo y análisis de los ficheros WFDB.</w:t>
      </w:r>
      <w:r w:rsidR="007118BC">
        <w:t xml:space="preserve"> A</w:t>
      </w:r>
      <w:r w:rsidR="00A7707C">
        <w:t xml:space="preserve">ctualmente </w:t>
      </w:r>
      <w:r w:rsidR="00A26AC9">
        <w:t>en el</w:t>
      </w:r>
      <w:r w:rsidR="007118BC">
        <w:t xml:space="preserve"> </w:t>
      </w:r>
      <w:r w:rsidR="00A7707C">
        <w:t xml:space="preserve">mercado estos </w:t>
      </w:r>
      <w:r w:rsidR="001B36CA">
        <w:lastRenderedPageBreak/>
        <w:t xml:space="preserve">programas </w:t>
      </w:r>
      <w:r w:rsidR="00A7707C">
        <w:t>tienen un precio elevado</w:t>
      </w:r>
      <w:r w:rsidR="007118BC">
        <w:t xml:space="preserve"> dado que son comprados especialmente por hospitales y clínicas.</w:t>
      </w:r>
      <w:r w:rsidR="00FB3F09">
        <w:t xml:space="preserve"> </w:t>
      </w:r>
      <w:r w:rsidR="00A26AC9">
        <w:t>Además,</w:t>
      </w:r>
      <w:r w:rsidR="00FB3F09">
        <w:t xml:space="preserve"> estos programas no son personalizable. </w:t>
      </w:r>
    </w:p>
    <w:p w14:paraId="2B8A1617" w14:textId="5B8CD479" w:rsidR="00AF1223" w:rsidRDefault="00FB3F09">
      <w:pPr>
        <w:spacing w:line="276" w:lineRule="auto"/>
        <w:jc w:val="both"/>
        <w:pPrChange w:id="6" w:author="Roca Neyra Renzo Jaime" w:date="2019-09-04T22:25:00Z">
          <w:pPr/>
        </w:pPrChange>
      </w:pPr>
      <w:r>
        <w:t>Por lo que esta nueva librería sería la base para implementar aplicaciones</w:t>
      </w:r>
      <w:r w:rsidR="00AA45BB">
        <w:t xml:space="preserve"> en .Net</w:t>
      </w:r>
      <w:r>
        <w:t xml:space="preserve"> personalizables según las necesidades del usuario. Además de ser escalable ya que se puede ir implementando más funcionalidades a esta librería.</w:t>
      </w:r>
    </w:p>
    <w:p w14:paraId="7B7071C8" w14:textId="77777777" w:rsidR="00AF1223" w:rsidRDefault="00AF1223">
      <w:r>
        <w:br w:type="page"/>
      </w:r>
    </w:p>
    <w:p w14:paraId="7DE9439F" w14:textId="77777777" w:rsidR="007118BC" w:rsidRDefault="007118BC" w:rsidP="00E65CF7"/>
    <w:p w14:paraId="554A969C" w14:textId="4CDF109A" w:rsidR="00AF1223" w:rsidRPr="00AF1223" w:rsidRDefault="006F7191">
      <w:pPr>
        <w:pStyle w:val="Ttulo1"/>
        <w:spacing w:line="360" w:lineRule="auto"/>
        <w:jc w:val="both"/>
        <w:pPrChange w:id="7" w:author="Roca Neyra Renzo Jaime" w:date="2019-09-09T23:52:00Z">
          <w:pPr>
            <w:pStyle w:val="Ttulo1"/>
            <w:jc w:val="both"/>
          </w:pPr>
        </w:pPrChange>
      </w:pPr>
      <w:bookmarkStart w:id="8" w:name="_Toc17721526"/>
      <w:r>
        <w:t>Base teórica</w:t>
      </w:r>
      <w:bookmarkEnd w:id="8"/>
    </w:p>
    <w:p w14:paraId="65BABFCD" w14:textId="296FCD3E" w:rsidR="008B6E58" w:rsidRDefault="008B6E58">
      <w:pPr>
        <w:spacing w:line="360" w:lineRule="auto"/>
        <w:jc w:val="both"/>
        <w:pPrChange w:id="9" w:author="Roca Neyra Renzo Jaime" w:date="2019-09-09T23:52:00Z">
          <w:pPr>
            <w:spacing w:line="360" w:lineRule="auto"/>
          </w:pPr>
        </w:pPrChange>
      </w:pPr>
      <w:r>
        <w:t>En este punto se va a describir todos los conceptos necesarios que hay que comprender para poder implementar la librería</w:t>
      </w:r>
      <w:r w:rsidR="00196AD9">
        <w:t>.  Todos estos conceptos y sus relaciones fueron plasmados en el diseño de la nueva librería.</w:t>
      </w:r>
    </w:p>
    <w:p w14:paraId="41217EB8" w14:textId="77777777" w:rsidR="00AF1223" w:rsidRPr="008B6E58" w:rsidRDefault="00AF1223">
      <w:pPr>
        <w:spacing w:line="360" w:lineRule="auto"/>
        <w:jc w:val="both"/>
        <w:pPrChange w:id="10" w:author="Roca Neyra Renzo Jaime" w:date="2019-09-09T23:52:00Z">
          <w:pPr>
            <w:spacing w:line="360" w:lineRule="auto"/>
          </w:pPr>
        </w:pPrChange>
      </w:pPr>
    </w:p>
    <w:p w14:paraId="485D0C17" w14:textId="77777777" w:rsidR="00C95227" w:rsidRPr="00C95227" w:rsidRDefault="00322A35">
      <w:pPr>
        <w:pStyle w:val="Ttulo2"/>
        <w:spacing w:line="360" w:lineRule="auto"/>
        <w:jc w:val="both"/>
        <w:pPrChange w:id="11" w:author="Roca Neyra Renzo Jaime" w:date="2019-09-09T23:52:00Z">
          <w:pPr>
            <w:pStyle w:val="Ttulo2"/>
            <w:spacing w:line="360" w:lineRule="auto"/>
          </w:pPr>
        </w:pPrChange>
      </w:pPr>
      <w:bookmarkStart w:id="12" w:name="_Toc17721527"/>
      <w:r>
        <w:t>L</w:t>
      </w:r>
      <w:r w:rsidR="00367C72">
        <w:t>a l</w:t>
      </w:r>
      <w:r w:rsidR="00B7021D">
        <w:t>ibrería WFDB</w:t>
      </w:r>
      <w:r>
        <w:t xml:space="preserve"> nativa en C</w:t>
      </w:r>
      <w:bookmarkEnd w:id="12"/>
      <w:r>
        <w:t xml:space="preserve"> </w:t>
      </w:r>
    </w:p>
    <w:p w14:paraId="34A5A86C" w14:textId="74FD3D89" w:rsidR="00322A35" w:rsidRDefault="001279DE">
      <w:pPr>
        <w:spacing w:line="360" w:lineRule="auto"/>
        <w:jc w:val="both"/>
      </w:pPr>
      <w:r>
        <w:t>La librería WFDB</w:t>
      </w:r>
      <w:r w:rsidRPr="001279DE">
        <w:t xml:space="preserve"> es </w:t>
      </w:r>
      <w:r w:rsidR="00A26AC9" w:rsidRPr="001279DE">
        <w:t xml:space="preserve">un </w:t>
      </w:r>
      <w:r w:rsidR="00A26AC9">
        <w:t>amplio</w:t>
      </w:r>
      <w:r w:rsidR="00A11993">
        <w:t xml:space="preserve"> </w:t>
      </w:r>
      <w:r w:rsidRPr="001279DE">
        <w:t xml:space="preserve">conjunto de funciones (subrutinas) para leer y escribir </w:t>
      </w:r>
      <w:r>
        <w:t>ficheros</w:t>
      </w:r>
      <w:r w:rsidRPr="001279DE">
        <w:t xml:space="preserve"> en los formatos ut</w:t>
      </w:r>
      <w:r>
        <w:t>ilizados por las bases de datos</w:t>
      </w:r>
      <w:r w:rsidR="00A11993">
        <w:t xml:space="preserve"> Waveform, en el siguiente punto se explicará este tipo de base de datos</w:t>
      </w:r>
      <w:r w:rsidRPr="001279DE">
        <w:t>.</w:t>
      </w:r>
      <w:r w:rsidR="00A11993">
        <w:t xml:space="preserve"> La librería fue desarrollada en 1990 y </w:t>
      </w:r>
      <w:r w:rsidR="004F05DB">
        <w:t>continúa</w:t>
      </w:r>
      <w:r w:rsidR="00A11993">
        <w:t xml:space="preserve"> actualizándose cada año en promedio,</w:t>
      </w:r>
      <w:r w:rsidR="00C95227">
        <w:t xml:space="preserve"> fue desarrollada por miembros perteneciente al </w:t>
      </w:r>
      <w:r w:rsidR="00A26AC9">
        <w:t>proyecto “</w:t>
      </w:r>
      <w:r w:rsidR="00A26AC9">
        <w:rPr>
          <w:rFonts w:ascii="Segoe UI" w:hAnsi="Segoe UI" w:cs="Segoe UI"/>
          <w:color w:val="212529"/>
          <w:shd w:val="clear" w:color="auto" w:fill="FFFFFF"/>
        </w:rPr>
        <w:t>Recurso</w:t>
      </w:r>
      <w:r w:rsidR="00C95227">
        <w:rPr>
          <w:rStyle w:val="nfasis"/>
          <w:rFonts w:ascii="Segoe UI" w:hAnsi="Segoe UI" w:cs="Segoe UI"/>
          <w:color w:val="212529"/>
          <w:shd w:val="clear" w:color="auto" w:fill="FFFFFF"/>
        </w:rPr>
        <w:t xml:space="preserve"> de Investigación para Señales Fisiológicas Complejas</w:t>
      </w:r>
      <w:r w:rsidR="00A26AC9">
        <w:rPr>
          <w:rStyle w:val="nfasis"/>
          <w:rFonts w:ascii="Segoe UI" w:hAnsi="Segoe UI" w:cs="Segoe UI"/>
          <w:color w:val="212529"/>
          <w:shd w:val="clear" w:color="auto" w:fill="FFFFFF"/>
        </w:rPr>
        <w:t>”</w:t>
      </w:r>
      <w:r w:rsidR="00C95227">
        <w:t xml:space="preserve"> o </w:t>
      </w:r>
      <w:proofErr w:type="spellStart"/>
      <w:r w:rsidR="00C95227">
        <w:t>Physionet</w:t>
      </w:r>
      <w:proofErr w:type="spellEnd"/>
      <w:r w:rsidR="00C95227">
        <w:t xml:space="preserve">. </w:t>
      </w:r>
      <w:r w:rsidR="00322A35">
        <w:t xml:space="preserve">Dicho proyecto </w:t>
      </w:r>
      <w:r w:rsidR="00322A35" w:rsidRPr="00C95227">
        <w:t>se estableció en 1999 bajo los auspicios de los Insti</w:t>
      </w:r>
      <w:r w:rsidR="00322A35">
        <w:t>tutos Nacionales de Salud (NIH)</w:t>
      </w:r>
      <w:r w:rsidR="00322A35" w:rsidRPr="00C95227">
        <w:t xml:space="preserve">. Las misiones originales y continuas de </w:t>
      </w:r>
      <w:proofErr w:type="spellStart"/>
      <w:r w:rsidR="00322A35" w:rsidRPr="00C95227">
        <w:t>PhysioNet</w:t>
      </w:r>
      <w:proofErr w:type="spellEnd"/>
      <w:r w:rsidR="00322A35" w:rsidRPr="00C95227">
        <w:t xml:space="preserve"> fueron conducir y catalizar la investigación y educación biomédica, en parte ofreciendo acceso gratuito a grandes colecciones de datos fisiológicos y clínicos y software de código abierto relacionado.</w:t>
      </w:r>
      <w:sdt>
        <w:sdtPr>
          <w:id w:val="1012423208"/>
          <w:citation/>
        </w:sdtPr>
        <w:sdtContent>
          <w:r w:rsidR="00322A35">
            <w:fldChar w:fldCharType="begin"/>
          </w:r>
          <w:r w:rsidR="00322A35">
            <w:instrText xml:space="preserve"> CITATION Phy3 \l 3082 </w:instrText>
          </w:r>
          <w:r w:rsidR="00322A35">
            <w:fldChar w:fldCharType="separate"/>
          </w:r>
          <w:r w:rsidR="00AD2EE7">
            <w:rPr>
              <w:noProof/>
            </w:rPr>
            <w:t xml:space="preserve"> </w:t>
          </w:r>
          <w:r w:rsidR="00AD2EE7" w:rsidRPr="00AD2EE7">
            <w:rPr>
              <w:noProof/>
            </w:rPr>
            <w:t>[3]</w:t>
          </w:r>
          <w:r w:rsidR="00322A35">
            <w:fldChar w:fldCharType="end"/>
          </w:r>
        </w:sdtContent>
      </w:sdt>
    </w:p>
    <w:p w14:paraId="523AF772" w14:textId="77777777" w:rsidR="00322A35" w:rsidRDefault="00322A35">
      <w:pPr>
        <w:spacing w:line="360" w:lineRule="auto"/>
        <w:jc w:val="both"/>
      </w:pPr>
      <w:r>
        <w:t>La librería WFDB forma parte de</w:t>
      </w:r>
      <w:r w:rsidR="00A11993">
        <w:t xml:space="preserve"> un paquete de software denominado </w:t>
      </w:r>
      <w:proofErr w:type="spellStart"/>
      <w:r w:rsidR="00A11993" w:rsidRPr="00367C72">
        <w:rPr>
          <w:b/>
        </w:rPr>
        <w:t>PhysioToolkit</w:t>
      </w:r>
      <w:proofErr w:type="spellEnd"/>
      <w:r w:rsidR="00A11993">
        <w:t xml:space="preserve">. Dicho paquete se utiliza </w:t>
      </w:r>
      <w:r>
        <w:t>para el procesamiento y análisis de señales fisiológicas, detección de eventos fisiológicamente significativos utilizando técnicas clásicas y métodos novedosos basados ​​en física estadística y dinámica no lineal, visualización interactiva y caracterización de señales, creación de nuevas bases de datos, simulación de señales fisiológicas y de otro tipo, evaluación cuantitativa y comparación de métodos de análisis, y análisis de procesos no equilibrados y no estacionarios.</w:t>
      </w:r>
    </w:p>
    <w:p w14:paraId="3B33C3CE" w14:textId="2FC9968B" w:rsidR="000578BF" w:rsidRDefault="000578BF" w:rsidP="00AD0AFE">
      <w:pPr>
        <w:spacing w:line="360" w:lineRule="auto"/>
        <w:jc w:val="both"/>
        <w:rPr>
          <w:ins w:id="13" w:author="Roca Neyra Renzo Jaime" w:date="2019-09-10T17:20:00Z"/>
        </w:rPr>
      </w:pPr>
    </w:p>
    <w:p w14:paraId="63A11914" w14:textId="364BF227" w:rsidR="00CD4538" w:rsidRDefault="00CD4538" w:rsidP="00AD0AFE">
      <w:pPr>
        <w:spacing w:line="360" w:lineRule="auto"/>
        <w:jc w:val="both"/>
        <w:rPr>
          <w:ins w:id="14" w:author="Roca Neyra Renzo Jaime" w:date="2019-09-10T17:20:00Z"/>
        </w:rPr>
      </w:pPr>
    </w:p>
    <w:p w14:paraId="1A958C80" w14:textId="3FEBFDD1" w:rsidR="00CD4538" w:rsidRDefault="00CD4538" w:rsidP="00AD0AFE">
      <w:pPr>
        <w:spacing w:line="360" w:lineRule="auto"/>
        <w:jc w:val="both"/>
        <w:rPr>
          <w:ins w:id="15" w:author="Roca Neyra Renzo Jaime" w:date="2019-09-10T17:20:00Z"/>
        </w:rPr>
      </w:pPr>
    </w:p>
    <w:p w14:paraId="5B7514C3" w14:textId="653BC36D" w:rsidR="00CD4538" w:rsidRDefault="00CD4538" w:rsidP="00AD0AFE">
      <w:pPr>
        <w:spacing w:line="360" w:lineRule="auto"/>
        <w:jc w:val="both"/>
        <w:rPr>
          <w:ins w:id="16" w:author="Roca Neyra Renzo Jaime" w:date="2019-09-10T17:20:00Z"/>
        </w:rPr>
      </w:pPr>
    </w:p>
    <w:p w14:paraId="40C51EB7" w14:textId="41F35D7C" w:rsidR="00CD4538" w:rsidRDefault="00CD4538" w:rsidP="00AD0AFE">
      <w:pPr>
        <w:spacing w:line="360" w:lineRule="auto"/>
        <w:jc w:val="both"/>
        <w:rPr>
          <w:ins w:id="17" w:author="Roca Neyra Renzo Jaime" w:date="2019-09-10T17:20:00Z"/>
        </w:rPr>
      </w:pPr>
    </w:p>
    <w:p w14:paraId="305633B1" w14:textId="77777777" w:rsidR="00CD4538" w:rsidRPr="001279DE" w:rsidRDefault="00CD4538">
      <w:pPr>
        <w:spacing w:line="360" w:lineRule="auto"/>
        <w:jc w:val="both"/>
        <w:pPrChange w:id="18" w:author="Roca Neyra Renzo Jaime" w:date="2019-09-09T23:52:00Z">
          <w:pPr/>
        </w:pPrChange>
      </w:pPr>
    </w:p>
    <w:p w14:paraId="4BEB852F" w14:textId="77777777" w:rsidR="00DF3C60" w:rsidRDefault="007339A3">
      <w:pPr>
        <w:pStyle w:val="Ttulo2"/>
        <w:spacing w:line="360" w:lineRule="auto"/>
        <w:jc w:val="both"/>
        <w:pPrChange w:id="19" w:author="Roca Neyra Renzo Jaime" w:date="2019-09-09T23:52:00Z">
          <w:pPr>
            <w:pStyle w:val="Ttulo2"/>
          </w:pPr>
        </w:pPrChange>
      </w:pPr>
      <w:bookmarkStart w:id="20" w:name="_Toc17721528"/>
      <w:r>
        <w:lastRenderedPageBreak/>
        <w:t>Base</w:t>
      </w:r>
      <w:r w:rsidR="008904BC">
        <w:t>s</w:t>
      </w:r>
      <w:r>
        <w:t xml:space="preserve"> de datos</w:t>
      </w:r>
      <w:r w:rsidR="008904BC">
        <w:t xml:space="preserve"> </w:t>
      </w:r>
      <w:r w:rsidR="00817098">
        <w:t>Waveform</w:t>
      </w:r>
      <w:bookmarkEnd w:id="20"/>
    </w:p>
    <w:p w14:paraId="256143A1" w14:textId="77777777" w:rsidR="00831B60" w:rsidRPr="00831B60" w:rsidRDefault="00A13C43">
      <w:pPr>
        <w:spacing w:line="360" w:lineRule="auto"/>
        <w:jc w:val="both"/>
      </w:pPr>
      <w:r>
        <w:t xml:space="preserve">Una base de datos Waveform es un conjunto de registros o grabaciones de señales fisiológicas capturadas en alta resolución y de forma continua. </w:t>
      </w:r>
      <w:r w:rsidR="009F6F8D">
        <w:t xml:space="preserve">Cada base de datos Waveform se clasifica según su tipo de señal fisiológica y anotaciones. </w:t>
      </w:r>
      <w:r w:rsidR="00191BA5">
        <w:t xml:space="preserve"> Entre los distintas señale fisiológicas tenemos los electrocardiogramas, electroencefalografía, electrogastrograma, respiración, presión arterial, temperatura corporal, etc.</w:t>
      </w:r>
    </w:p>
    <w:p w14:paraId="1F6C2C04" w14:textId="77777777" w:rsidR="00196AD9" w:rsidRDefault="00C67D14">
      <w:pPr>
        <w:spacing w:line="360" w:lineRule="auto"/>
        <w:jc w:val="both"/>
      </w:pPr>
      <w:r>
        <w:t>Este tipo de base de datos suele ser utilizado mucho en clínicas y hospitales para almacenar las pruebas realizadas a los pacientes</w:t>
      </w:r>
      <w:r w:rsidR="00191BA5">
        <w:t xml:space="preserve"> y juntar con sus propias bases de datos clínicas para fines médicos, estadísticos, científicos y aprendizaje automatizado.</w:t>
      </w:r>
    </w:p>
    <w:p w14:paraId="13E15598" w14:textId="77777777" w:rsidR="00196AD9" w:rsidRDefault="00196AD9">
      <w:pPr>
        <w:spacing w:line="360" w:lineRule="auto"/>
        <w:jc w:val="both"/>
      </w:pPr>
      <w:proofErr w:type="spellStart"/>
      <w:r>
        <w:t>PhysioNet</w:t>
      </w:r>
      <w:proofErr w:type="spellEnd"/>
      <w:r>
        <w:t xml:space="preserve"> ofrece distintas bases de datos </w:t>
      </w:r>
      <w:r w:rsidR="001255D9">
        <w:t>Waveform</w:t>
      </w:r>
      <w:r>
        <w:t xml:space="preserve"> en su componente </w:t>
      </w:r>
      <w:proofErr w:type="spellStart"/>
      <w:r w:rsidRPr="00196AD9">
        <w:rPr>
          <w:b/>
        </w:rPr>
        <w:t>PhysioBank</w:t>
      </w:r>
      <w:proofErr w:type="spellEnd"/>
      <w:r>
        <w:t>. Es un extenso archivo de grabaciones digitales bien caracterizadas de señales fisiológicas, series de tiempo y datos relacionados para uso de la comunidad de investigación biomédica. Incluye colecciones de señales cardiopulmonares, neuronales y biomédicas de sujetos sanos y pacientes con una variedad de afecciones con importantes implicaciones para la salud pública, que incluyen muerte cardíaca súbita, insuficiencia cardíaca congestiva, epilepsia, trastornos de la marcha, apnea del sueño y envejecimiento. Estas colecciones incluyen datos de una amplia gama de estudios, desarrollados y aportados por miembros de la comunidad de investigación.</w:t>
      </w:r>
    </w:p>
    <w:p w14:paraId="469D6E47" w14:textId="77777777" w:rsidR="00E63AA3" w:rsidRDefault="003C3FB2">
      <w:pPr>
        <w:spacing w:line="360" w:lineRule="auto"/>
        <w:jc w:val="both"/>
      </w:pPr>
      <w:r>
        <w:t>Algunos ejemplos de base de datos Waveform públicas son:</w:t>
      </w:r>
      <w:r w:rsidR="001F5935">
        <w:t xml:space="preserve"> </w:t>
      </w:r>
      <w:r w:rsidR="00C67D14">
        <w:t xml:space="preserve">MIT DB  (Massachusetts </w:t>
      </w:r>
      <w:proofErr w:type="spellStart"/>
      <w:r w:rsidR="00C67D14">
        <w:t>Institute</w:t>
      </w:r>
      <w:proofErr w:type="spellEnd"/>
      <w:r w:rsidR="00C67D14">
        <w:t xml:space="preserve"> </w:t>
      </w:r>
      <w:proofErr w:type="spellStart"/>
      <w:r w:rsidR="00C67D14">
        <w:t>of</w:t>
      </w:r>
      <w:proofErr w:type="spellEnd"/>
      <w:r w:rsidR="00C67D14">
        <w:t xml:space="preserve"> </w:t>
      </w:r>
      <w:proofErr w:type="spellStart"/>
      <w:r w:rsidR="00C67D14">
        <w:t>T</w:t>
      </w:r>
      <w:r w:rsidR="00C67D14" w:rsidRPr="00C67D14">
        <w:t>echnology</w:t>
      </w:r>
      <w:proofErr w:type="spellEnd"/>
      <w:r w:rsidR="00C67D14">
        <w:t xml:space="preserve">) </w:t>
      </w:r>
      <w:r w:rsidR="00ED2FA0">
        <w:t xml:space="preserve">, </w:t>
      </w:r>
      <w:r w:rsidR="00C67D14">
        <w:t>AHA DB (</w:t>
      </w:r>
      <w:r w:rsidR="00ED2FA0">
        <w:t>A</w:t>
      </w:r>
      <w:r w:rsidR="00361673">
        <w:t xml:space="preserve">merican </w:t>
      </w:r>
      <w:r w:rsidR="00ED2FA0">
        <w:t>H</w:t>
      </w:r>
      <w:r w:rsidR="00361673">
        <w:t xml:space="preserve">eart </w:t>
      </w:r>
      <w:proofErr w:type="spellStart"/>
      <w:r w:rsidR="00ED2FA0">
        <w:t>A</w:t>
      </w:r>
      <w:r w:rsidR="00361673">
        <w:t>ssociation</w:t>
      </w:r>
      <w:proofErr w:type="spellEnd"/>
      <w:r w:rsidR="00C67D14">
        <w:t xml:space="preserve">) </w:t>
      </w:r>
      <w:r w:rsidR="00ED2FA0">
        <w:t xml:space="preserve"> y </w:t>
      </w:r>
      <w:r w:rsidR="00C67D14">
        <w:t xml:space="preserve"> ESC DB (</w:t>
      </w:r>
      <w:proofErr w:type="spellStart"/>
      <w:r w:rsidR="00ED2FA0">
        <w:t>E</w:t>
      </w:r>
      <w:r w:rsidR="00361673">
        <w:t>urope</w:t>
      </w:r>
      <w:proofErr w:type="spellEnd"/>
      <w:r w:rsidR="00361673">
        <w:t xml:space="preserve"> </w:t>
      </w:r>
      <w:proofErr w:type="spellStart"/>
      <w:r w:rsidR="00ED2FA0">
        <w:t>S</w:t>
      </w:r>
      <w:r w:rsidR="00361673">
        <w:t>ociaty</w:t>
      </w:r>
      <w:proofErr w:type="spellEnd"/>
      <w:r w:rsidR="00361673">
        <w:t xml:space="preserve"> </w:t>
      </w:r>
      <w:proofErr w:type="spellStart"/>
      <w:r w:rsidR="00361673">
        <w:t>of</w:t>
      </w:r>
      <w:proofErr w:type="spellEnd"/>
      <w:r w:rsidR="00361673">
        <w:t xml:space="preserve"> </w:t>
      </w:r>
      <w:proofErr w:type="spellStart"/>
      <w:r w:rsidR="00ED2FA0">
        <w:t>C</w:t>
      </w:r>
      <w:r w:rsidR="00361673">
        <w:t>ardiology</w:t>
      </w:r>
      <w:proofErr w:type="spellEnd"/>
      <w:r w:rsidR="001F5935">
        <w:t xml:space="preserve"> </w:t>
      </w:r>
      <w:r w:rsidR="00C67D14">
        <w:t>)</w:t>
      </w:r>
      <w:r w:rsidR="001F5935">
        <w:t>.</w:t>
      </w:r>
    </w:p>
    <w:p w14:paraId="209C6D44" w14:textId="77777777" w:rsidR="00C67D14" w:rsidRDefault="00C67D14">
      <w:pPr>
        <w:spacing w:line="360" w:lineRule="auto"/>
        <w:ind w:left="1416"/>
        <w:jc w:val="both"/>
        <w:rPr>
          <w:u w:val="single"/>
        </w:rPr>
      </w:pPr>
    </w:p>
    <w:p w14:paraId="2C188A85" w14:textId="77777777" w:rsidR="00ED7600" w:rsidRDefault="00D85FB6">
      <w:pPr>
        <w:keepNext/>
        <w:spacing w:line="360" w:lineRule="auto"/>
        <w:ind w:left="1416"/>
        <w:jc w:val="both"/>
        <w:pPrChange w:id="21" w:author="Roca Neyra Renzo Jaime" w:date="2019-09-09T23:52:00Z">
          <w:pPr>
            <w:keepNext/>
            <w:ind w:left="1416"/>
            <w:jc w:val="both"/>
          </w:pPr>
        </w:pPrChange>
      </w:pPr>
      <w:r>
        <w:rPr>
          <w:noProof/>
          <w:lang w:eastAsia="es-ES"/>
        </w:rPr>
        <w:drawing>
          <wp:inline distT="0" distB="0" distL="0" distR="0" wp14:anchorId="354E0031" wp14:editId="0C6A1DCA">
            <wp:extent cx="3731891" cy="2175933"/>
            <wp:effectExtent l="19050" t="19050" r="21590" b="15240"/>
            <wp:docPr id="3" name="Imagen 3" descr="Resultado de imagen de WAVEFORM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WAVEFORM DATABAS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04" b="4466"/>
                    <a:stretch/>
                  </pic:blipFill>
                  <pic:spPr bwMode="auto">
                    <a:xfrm>
                      <a:off x="0" y="0"/>
                      <a:ext cx="3738052" cy="21795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86C85D" w14:textId="14BB5ABE" w:rsidR="00E51F7D" w:rsidRDefault="0064737C">
      <w:pPr>
        <w:pStyle w:val="Descripcin"/>
        <w:spacing w:line="360" w:lineRule="auto"/>
        <w:jc w:val="both"/>
        <w:pPrChange w:id="22" w:author="Roca Neyra Renzo Jaime" w:date="2019-09-09T23:52:00Z">
          <w:pPr>
            <w:pStyle w:val="Descripcin"/>
            <w:jc w:val="center"/>
          </w:pPr>
        </w:pPrChange>
      </w:pPr>
      <w:bookmarkStart w:id="23" w:name="_Toc17721566"/>
      <w:ins w:id="24" w:author="Roca Neyra Renzo Jaime" w:date="2019-09-09T23:58:00Z">
        <w:r>
          <w:tab/>
        </w:r>
        <w:r>
          <w:tab/>
        </w:r>
        <w:r>
          <w:tab/>
        </w:r>
        <w:r>
          <w:tab/>
        </w:r>
      </w:ins>
      <w:r w:rsidR="00ED7600">
        <w:t xml:space="preserve">Figura </w:t>
      </w:r>
      <w:ins w:id="25" w:author="Roca Neyra Renzo Jaime" w:date="2019-09-04T20:49:00Z">
        <w:r w:rsidR="007613B9">
          <w:fldChar w:fldCharType="begin"/>
        </w:r>
        <w:r w:rsidR="007613B9">
          <w:instrText xml:space="preserve"> STYLEREF 1 \s </w:instrText>
        </w:r>
      </w:ins>
      <w:r w:rsidR="007613B9">
        <w:fldChar w:fldCharType="separate"/>
      </w:r>
      <w:r w:rsidR="007613B9">
        <w:rPr>
          <w:noProof/>
        </w:rPr>
        <w:t>2</w:t>
      </w:r>
      <w:ins w:id="26" w:author="Roca Neyra Renzo Jaime" w:date="2019-09-04T20:49:00Z">
        <w:r w:rsidR="007613B9">
          <w:fldChar w:fldCharType="end"/>
        </w:r>
        <w:r w:rsidR="007613B9">
          <w:noBreakHyphen/>
        </w:r>
        <w:r w:rsidR="007613B9">
          <w:fldChar w:fldCharType="begin"/>
        </w:r>
        <w:r w:rsidR="007613B9">
          <w:instrText xml:space="preserve"> SEQ Figura \* ARABIC \s 1 </w:instrText>
        </w:r>
      </w:ins>
      <w:r w:rsidR="007613B9">
        <w:fldChar w:fldCharType="separate"/>
      </w:r>
      <w:ins w:id="27" w:author="Roca Neyra Renzo Jaime" w:date="2019-09-04T20:49:00Z">
        <w:r w:rsidR="007613B9">
          <w:rPr>
            <w:noProof/>
          </w:rPr>
          <w:t>1</w:t>
        </w:r>
        <w:r w:rsidR="007613B9">
          <w:fldChar w:fldCharType="end"/>
        </w:r>
      </w:ins>
      <w:del w:id="28" w:author="Roca Neyra Renzo Jaime" w:date="2019-09-04T20:48:00Z">
        <w:r w:rsidR="004D7AFA" w:rsidDel="007613B9">
          <w:rPr>
            <w:noProof/>
          </w:rPr>
          <w:fldChar w:fldCharType="begin"/>
        </w:r>
        <w:r w:rsidR="004D7AFA" w:rsidDel="007613B9">
          <w:rPr>
            <w:noProof/>
          </w:rPr>
          <w:delInstrText xml:space="preserve"> STYLEREF 1 \s </w:delInstrText>
        </w:r>
        <w:r w:rsidR="004D7AFA" w:rsidDel="007613B9">
          <w:rPr>
            <w:noProof/>
          </w:rPr>
          <w:fldChar w:fldCharType="separate"/>
        </w:r>
        <w:r w:rsidR="00955E0F" w:rsidDel="007613B9">
          <w:rPr>
            <w:noProof/>
          </w:rPr>
          <w:delText>2</w:delText>
        </w:r>
        <w:r w:rsidR="004D7AFA" w:rsidDel="007613B9">
          <w:rPr>
            <w:noProof/>
          </w:rPr>
          <w:fldChar w:fldCharType="end"/>
        </w:r>
        <w:r w:rsidR="004F12B5" w:rsidDel="007613B9">
          <w:delText>.</w:delText>
        </w:r>
        <w:r w:rsidR="004D7AFA" w:rsidDel="007613B9">
          <w:rPr>
            <w:noProof/>
          </w:rPr>
          <w:fldChar w:fldCharType="begin"/>
        </w:r>
        <w:r w:rsidR="004D7AFA" w:rsidDel="007613B9">
          <w:rPr>
            <w:noProof/>
          </w:rPr>
          <w:delInstrText xml:space="preserve"> SEQ Figura \* ARABIC \s 1 </w:delInstrText>
        </w:r>
        <w:r w:rsidR="004D7AFA" w:rsidDel="007613B9">
          <w:rPr>
            <w:noProof/>
          </w:rPr>
          <w:fldChar w:fldCharType="separate"/>
        </w:r>
        <w:r w:rsidR="00955E0F" w:rsidDel="007613B9">
          <w:rPr>
            <w:noProof/>
          </w:rPr>
          <w:delText>1</w:delText>
        </w:r>
        <w:r w:rsidR="004D7AFA" w:rsidDel="007613B9">
          <w:rPr>
            <w:noProof/>
          </w:rPr>
          <w:fldChar w:fldCharType="end"/>
        </w:r>
      </w:del>
      <w:r w:rsidR="00ED7600">
        <w:t xml:space="preserve">Uso de un </w:t>
      </w:r>
      <w:proofErr w:type="spellStart"/>
      <w:r w:rsidR="00ED7600">
        <w:t>WaveForm</w:t>
      </w:r>
      <w:proofErr w:type="spellEnd"/>
      <w:r w:rsidR="00ED7600">
        <w:t xml:space="preserve"> </w:t>
      </w:r>
      <w:proofErr w:type="spellStart"/>
      <w:r w:rsidR="00ED7600">
        <w:t>database</w:t>
      </w:r>
      <w:bookmarkEnd w:id="23"/>
      <w:proofErr w:type="spellEnd"/>
    </w:p>
    <w:p w14:paraId="01C16C88" w14:textId="77777777" w:rsidR="00C67D14" w:rsidRPr="00ED7600" w:rsidRDefault="00C67D14">
      <w:pPr>
        <w:spacing w:line="360" w:lineRule="auto"/>
        <w:ind w:left="1416"/>
        <w:jc w:val="both"/>
        <w:rPr>
          <w:u w:val="single"/>
        </w:rPr>
        <w:pPrChange w:id="29" w:author="Roca Neyra Renzo Jaime" w:date="2019-09-09T23:52:00Z">
          <w:pPr>
            <w:ind w:left="1416"/>
            <w:jc w:val="both"/>
          </w:pPr>
        </w:pPrChange>
      </w:pPr>
    </w:p>
    <w:p w14:paraId="746D6197" w14:textId="05C528AE" w:rsidR="00474072" w:rsidRDefault="00474072">
      <w:pPr>
        <w:pStyle w:val="Ttulo2"/>
        <w:spacing w:line="360" w:lineRule="auto"/>
        <w:jc w:val="both"/>
        <w:pPrChange w:id="30" w:author="Roca Neyra Renzo Jaime" w:date="2019-09-09T23:52:00Z">
          <w:pPr>
            <w:pStyle w:val="Ttulo2"/>
          </w:pPr>
        </w:pPrChange>
      </w:pPr>
      <w:bookmarkStart w:id="31" w:name="_Toc17721529"/>
      <w:r>
        <w:lastRenderedPageBreak/>
        <w:t>Registro</w:t>
      </w:r>
      <w:bookmarkEnd w:id="31"/>
    </w:p>
    <w:p w14:paraId="77B65AAC" w14:textId="77777777" w:rsidR="00AF1223" w:rsidRPr="00AF1223" w:rsidRDefault="00AF1223">
      <w:pPr>
        <w:spacing w:line="360" w:lineRule="auto"/>
        <w:jc w:val="both"/>
        <w:pPrChange w:id="32" w:author="Roca Neyra Renzo Jaime" w:date="2019-09-09T23:52:00Z">
          <w:pPr/>
        </w:pPrChange>
      </w:pPr>
    </w:p>
    <w:p w14:paraId="2345C2F0" w14:textId="77777777" w:rsidR="00D85FB6" w:rsidRDefault="00474072">
      <w:pPr>
        <w:spacing w:line="360" w:lineRule="auto"/>
        <w:jc w:val="both"/>
      </w:pPr>
      <w:r>
        <w:t>Un registro de wfdb es un conjunto extensible de ficheros que pueden incluir ficheros de señal, ficheros de anotación y fichero de encabezado (fichero obligatorio</w:t>
      </w:r>
      <w:r w:rsidR="00C66DEE">
        <w:t>). Estos</w:t>
      </w:r>
      <w:r w:rsidR="00CA3F94">
        <w:t xml:space="preserve"> ficheros</w:t>
      </w:r>
      <w:r w:rsidR="00511E10">
        <w:t xml:space="preserve"> no necesariamente tienen que estar en el </w:t>
      </w:r>
      <w:r w:rsidR="00367BB3">
        <w:t>mismo directorio o incluso dispositivo físico.</w:t>
      </w:r>
    </w:p>
    <w:p w14:paraId="46543CF1" w14:textId="77777777" w:rsidR="00411BC6" w:rsidRDefault="00474072">
      <w:pPr>
        <w:spacing w:line="360" w:lineRule="auto"/>
        <w:jc w:val="both"/>
      </w:pPr>
      <w:r>
        <w:t>Estos registros, a diferencia de las bases de datos convencionales, tienen un tamaño considerable, normalmente mayor a 1MB</w:t>
      </w:r>
      <w:r w:rsidR="00411BC6">
        <w:t xml:space="preserve">. </w:t>
      </w:r>
    </w:p>
    <w:p w14:paraId="28B2B588" w14:textId="77777777" w:rsidR="00411BC6" w:rsidRDefault="00411BC6">
      <w:pPr>
        <w:spacing w:line="360" w:lineRule="auto"/>
        <w:jc w:val="both"/>
      </w:pPr>
      <w:r>
        <w:t xml:space="preserve">Cada registro contiene una grabación continua de un solo </w:t>
      </w:r>
      <w:r w:rsidR="003C3FB2">
        <w:t>paciente</w:t>
      </w:r>
      <w:r w:rsidR="002173F2">
        <w:t xml:space="preserve"> con cierta duración;</w:t>
      </w:r>
      <w:r>
        <w:t xml:space="preserve"> por </w:t>
      </w:r>
      <w:r w:rsidR="002D34F6">
        <w:t>tanto,</w:t>
      </w:r>
      <w:r>
        <w:t xml:space="preserve"> normalmente se</w:t>
      </w:r>
      <w:r w:rsidR="002D34F6">
        <w:t xml:space="preserve"> accede a un solo registro y a partir de ese registro se</w:t>
      </w:r>
      <w:r>
        <w:t xml:space="preserve"> realizan lecturas secuenciales</w:t>
      </w:r>
      <w:r w:rsidR="002D34F6">
        <w:t>.</w:t>
      </w:r>
    </w:p>
    <w:p w14:paraId="6AEADCEC" w14:textId="424387BB" w:rsidR="002D34F6" w:rsidRDefault="002D34F6">
      <w:pPr>
        <w:spacing w:line="360" w:lineRule="auto"/>
        <w:jc w:val="both"/>
      </w:pPr>
      <w:r>
        <w:t xml:space="preserve">Los registros se identifican a través del </w:t>
      </w:r>
      <w:r>
        <w:rPr>
          <w:b/>
        </w:rPr>
        <w:t>nombre del registro</w:t>
      </w:r>
      <w:r w:rsidR="006122C0">
        <w:rPr>
          <w:b/>
        </w:rPr>
        <w:t xml:space="preserve">, </w:t>
      </w:r>
      <w:r w:rsidR="006122C0">
        <w:t>y los nombres de los ficheros, comienza por el nombre del registro al cual pertenecen</w:t>
      </w:r>
      <w:sdt>
        <w:sdtPr>
          <w:id w:val="181484211"/>
          <w:citation/>
        </w:sdtPr>
        <w:sdtContent>
          <w:r w:rsidR="00625F94">
            <w:fldChar w:fldCharType="begin"/>
          </w:r>
          <w:r w:rsidR="00625F94">
            <w:instrText xml:space="preserve"> CITATION WFD3 \l 3082 </w:instrText>
          </w:r>
          <w:r w:rsidR="00625F94">
            <w:fldChar w:fldCharType="separate"/>
          </w:r>
          <w:r w:rsidR="00AD2EE7">
            <w:rPr>
              <w:noProof/>
            </w:rPr>
            <w:t xml:space="preserve"> </w:t>
          </w:r>
          <w:r w:rsidR="00AD2EE7" w:rsidRPr="00AD2EE7">
            <w:rPr>
              <w:noProof/>
            </w:rPr>
            <w:t>[4]</w:t>
          </w:r>
          <w:r w:rsidR="00625F94">
            <w:fldChar w:fldCharType="end"/>
          </w:r>
        </w:sdtContent>
      </w:sdt>
      <w:r w:rsidR="006122C0">
        <w:t xml:space="preserve">. </w:t>
      </w:r>
    </w:p>
    <w:p w14:paraId="4F2A449E" w14:textId="77777777" w:rsidR="009B5D37" w:rsidRDefault="009B5D37">
      <w:pPr>
        <w:spacing w:line="360" w:lineRule="auto"/>
        <w:ind w:left="1416" w:firstLine="708"/>
        <w:jc w:val="both"/>
        <w:pPrChange w:id="33" w:author="Roca Neyra Renzo Jaime" w:date="2019-09-09T23:52:00Z">
          <w:pPr>
            <w:ind w:left="1416" w:firstLine="708"/>
            <w:jc w:val="both"/>
          </w:pPr>
        </w:pPrChange>
      </w:pPr>
    </w:p>
    <w:p w14:paraId="2397370B" w14:textId="77777777" w:rsidR="003D6797" w:rsidRDefault="003D6797">
      <w:pPr>
        <w:pStyle w:val="Ttulo3"/>
        <w:spacing w:line="360" w:lineRule="auto"/>
        <w:jc w:val="both"/>
        <w:pPrChange w:id="34" w:author="Roca Neyra Renzo Jaime" w:date="2019-09-09T23:52:00Z">
          <w:pPr>
            <w:pStyle w:val="Ttulo3"/>
          </w:pPr>
        </w:pPrChange>
      </w:pPr>
      <w:bookmarkStart w:id="35" w:name="_Toc17721530"/>
      <w:r>
        <w:t>Señal</w:t>
      </w:r>
      <w:bookmarkEnd w:id="35"/>
    </w:p>
    <w:p w14:paraId="7B276C12" w14:textId="77777777" w:rsidR="00367BB3" w:rsidRPr="00054153" w:rsidRDefault="00CA3F94">
      <w:pPr>
        <w:spacing w:line="360" w:lineRule="auto"/>
        <w:jc w:val="both"/>
        <w:rPr>
          <w:u w:val="single"/>
        </w:rPr>
      </w:pPr>
      <w:r>
        <w:t xml:space="preserve">Es una secuencia finita de </w:t>
      </w:r>
      <w:r w:rsidRPr="002173F2">
        <w:rPr>
          <w:b/>
        </w:rPr>
        <w:t>muestras</w:t>
      </w:r>
      <w:r>
        <w:t xml:space="preserve"> enteras, que se obtiene al digitalizar una función continua a través de una</w:t>
      </w:r>
      <w:r w:rsidR="00CA75B0">
        <w:t xml:space="preserve"> determinada</w:t>
      </w:r>
      <w:r>
        <w:t xml:space="preserve"> </w:t>
      </w:r>
      <w:r w:rsidRPr="002173F2">
        <w:rPr>
          <w:b/>
        </w:rPr>
        <w:t>frecuencia</w:t>
      </w:r>
      <w:r>
        <w:t xml:space="preserve"> de muestreo (</w:t>
      </w:r>
      <w:r w:rsidR="00367BB3">
        <w:t>número de muestras por segundo</w:t>
      </w:r>
      <w:r>
        <w:t>)</w:t>
      </w:r>
      <w:r w:rsidR="00367BB3">
        <w:t xml:space="preserve"> y un </w:t>
      </w:r>
      <w:r w:rsidR="00367BB3" w:rsidRPr="00CA75B0">
        <w:rPr>
          <w:b/>
        </w:rPr>
        <w:t>intervalo</w:t>
      </w:r>
      <w:r w:rsidR="00367BB3">
        <w:t xml:space="preserve"> de muestreo (tiempo entre muestras adyacentes).</w:t>
      </w:r>
    </w:p>
    <w:p w14:paraId="3269EEE4" w14:textId="77777777" w:rsidR="003D6797" w:rsidRDefault="003D6797">
      <w:pPr>
        <w:pStyle w:val="Ttulo4"/>
        <w:spacing w:line="360" w:lineRule="auto"/>
        <w:jc w:val="both"/>
        <w:pPrChange w:id="36" w:author="Roca Neyra Renzo Jaime" w:date="2019-09-09T23:52:00Z">
          <w:pPr>
            <w:pStyle w:val="Ttulo4"/>
            <w:spacing w:line="360" w:lineRule="auto"/>
          </w:pPr>
        </w:pPrChange>
      </w:pPr>
      <w:r>
        <w:t>Muestra</w:t>
      </w:r>
    </w:p>
    <w:p w14:paraId="24FE8083" w14:textId="77777777" w:rsidR="00054153" w:rsidRDefault="00054153">
      <w:pPr>
        <w:spacing w:line="360" w:lineRule="auto"/>
        <w:jc w:val="both"/>
      </w:pPr>
      <w:r>
        <w:t xml:space="preserve">El valor entero de una </w:t>
      </w:r>
      <w:r w:rsidRPr="00CA75B0">
        <w:rPr>
          <w:b/>
        </w:rPr>
        <w:t>muestra</w:t>
      </w:r>
      <w:r>
        <w:t xml:space="preserve"> se interpreta como un voltaje, y las unidades de la muestra se </w:t>
      </w:r>
      <w:r w:rsidR="00B93FBD">
        <w:t>denominan</w:t>
      </w:r>
      <w:r>
        <w:t xml:space="preserve"> Unidades de convertidor de Analógico </w:t>
      </w:r>
      <w:r w:rsidR="00B93FBD">
        <w:t>al</w:t>
      </w:r>
      <w:r>
        <w:t xml:space="preserve"> Digital, o </w:t>
      </w:r>
      <w:r w:rsidRPr="00CA75B0">
        <w:rPr>
          <w:b/>
        </w:rPr>
        <w:t>ADU</w:t>
      </w:r>
      <w:r>
        <w:rPr>
          <w:b/>
        </w:rPr>
        <w:t xml:space="preserve">. </w:t>
      </w:r>
      <w:r>
        <w:t xml:space="preserve"> La relación entre ADU y la unidad física milivoltio, se denomina ganancia, que indica cuantos </w:t>
      </w:r>
      <w:proofErr w:type="spellStart"/>
      <w:r>
        <w:t>ADUs</w:t>
      </w:r>
      <w:proofErr w:type="spellEnd"/>
      <w:r>
        <w:t xml:space="preserve"> corresponde a un milivoltio.</w:t>
      </w:r>
    </w:p>
    <w:p w14:paraId="5294F9B4" w14:textId="77777777" w:rsidR="00054153" w:rsidRDefault="00054153">
      <w:pPr>
        <w:spacing w:line="360" w:lineRule="auto"/>
        <w:jc w:val="both"/>
        <w:rPr>
          <w:u w:val="single"/>
        </w:rPr>
      </w:pPr>
      <w:r>
        <w:t>Todas las señales de un registro dado generalmente tienen la misma frecuencia de muestreo, pero no necesariamente la misma ganancia.</w:t>
      </w:r>
    </w:p>
    <w:p w14:paraId="383C5F9C" w14:textId="77777777" w:rsidR="00054153" w:rsidRPr="00054153" w:rsidRDefault="00054153">
      <w:pPr>
        <w:spacing w:line="360" w:lineRule="auto"/>
        <w:jc w:val="both"/>
      </w:pPr>
      <w:r w:rsidRPr="00054153">
        <w:rPr>
          <w:b/>
        </w:rPr>
        <w:t>El número de muestras</w:t>
      </w:r>
      <w:r>
        <w:t xml:space="preserve"> que preceden a una muestra de una señal determinada es un atributo que se utiliza para medir el tiempo</w:t>
      </w:r>
      <w:r w:rsidR="00571C1F">
        <w:t xml:space="preserve">, denominado </w:t>
      </w:r>
      <w:r w:rsidR="00571C1F" w:rsidRPr="00571C1F">
        <w:rPr>
          <w:b/>
        </w:rPr>
        <w:t>número de muestra</w:t>
      </w:r>
      <w:r w:rsidR="00571C1F">
        <w:t>. P</w:t>
      </w:r>
      <w:r>
        <w:t xml:space="preserve">or </w:t>
      </w:r>
      <w:r w:rsidR="00544C83">
        <w:t>tanto,</w:t>
      </w:r>
      <w:r>
        <w:t xml:space="preserve"> muestras</w:t>
      </w:r>
      <w:r w:rsidR="00571C1F">
        <w:t xml:space="preserve"> con el mismo número de muestra</w:t>
      </w:r>
      <w:r>
        <w:t xml:space="preserve"> se consideran, muestras </w:t>
      </w:r>
      <w:r w:rsidR="00571C1F">
        <w:t>simultáneas</w:t>
      </w:r>
      <w:r>
        <w:t xml:space="preserve"> y el número de muestra de la primera muestra de cada señal es cero.</w:t>
      </w:r>
    </w:p>
    <w:p w14:paraId="7F2CA8C1" w14:textId="77777777" w:rsidR="003D6797" w:rsidRDefault="003D6797">
      <w:pPr>
        <w:spacing w:line="360" w:lineRule="auto"/>
        <w:jc w:val="both"/>
      </w:pPr>
    </w:p>
    <w:p w14:paraId="6F52E015" w14:textId="77777777" w:rsidR="003D6797" w:rsidRDefault="003D6797">
      <w:pPr>
        <w:pStyle w:val="Ttulo3"/>
        <w:spacing w:line="360" w:lineRule="auto"/>
        <w:jc w:val="both"/>
        <w:pPrChange w:id="37" w:author="Roca Neyra Renzo Jaime" w:date="2019-09-09T23:52:00Z">
          <w:pPr>
            <w:pStyle w:val="Ttulo3"/>
          </w:pPr>
        </w:pPrChange>
      </w:pPr>
      <w:bookmarkStart w:id="38" w:name="_Toc17721531"/>
      <w:r>
        <w:lastRenderedPageBreak/>
        <w:t>Anotación</w:t>
      </w:r>
      <w:bookmarkEnd w:id="38"/>
    </w:p>
    <w:p w14:paraId="596B7C17" w14:textId="2F2B0D2D" w:rsidR="007B2199" w:rsidRDefault="007B2199">
      <w:pPr>
        <w:spacing w:line="360" w:lineRule="auto"/>
        <w:jc w:val="both"/>
      </w:pPr>
      <w:r w:rsidRPr="007B2199">
        <w:t>Las anotaciones son etiquetas que apuntan a ubicac</w:t>
      </w:r>
      <w:r>
        <w:t xml:space="preserve">iones específicas dentro de un registro </w:t>
      </w:r>
      <w:r w:rsidRPr="007B2199">
        <w:t>y describen eventos en esas ubicac</w:t>
      </w:r>
      <w:r>
        <w:t>iones. Por ejemplo, muchos de lo</w:t>
      </w:r>
      <w:r w:rsidRPr="007B2199">
        <w:t xml:space="preserve">s </w:t>
      </w:r>
      <w:r>
        <w:t xml:space="preserve">registros </w:t>
      </w:r>
      <w:r w:rsidRPr="007B2199">
        <w:t>que contienen señales de ECG tienen anotaciones que indican los tiempos de aparición y los tipos de cada latido cardíaco individual ("anotaciones latido a latido")</w:t>
      </w:r>
      <w:sdt>
        <w:sdtPr>
          <w:id w:val="1633739958"/>
          <w:citation/>
        </w:sdtPr>
        <w:sdtContent>
          <w:r>
            <w:fldChar w:fldCharType="begin"/>
          </w:r>
          <w:r>
            <w:instrText xml:space="preserve"> CITATION Phy2 \l 3082 </w:instrText>
          </w:r>
          <w:r>
            <w:fldChar w:fldCharType="separate"/>
          </w:r>
          <w:r w:rsidR="00AD2EE7">
            <w:rPr>
              <w:noProof/>
            </w:rPr>
            <w:t xml:space="preserve"> </w:t>
          </w:r>
          <w:r w:rsidR="00AD2EE7" w:rsidRPr="00AD2EE7">
            <w:rPr>
              <w:noProof/>
            </w:rPr>
            <w:t>[5]</w:t>
          </w:r>
          <w:r>
            <w:fldChar w:fldCharType="end"/>
          </w:r>
        </w:sdtContent>
      </w:sdt>
      <w:r w:rsidRPr="007B2199">
        <w:t>.</w:t>
      </w:r>
    </w:p>
    <w:p w14:paraId="0B845EF1" w14:textId="77777777" w:rsidR="008E60DC" w:rsidRDefault="00680AEB">
      <w:pPr>
        <w:spacing w:line="360" w:lineRule="auto"/>
        <w:jc w:val="both"/>
      </w:pPr>
      <w:r>
        <w:t>Una anotación es u</w:t>
      </w:r>
      <w:r w:rsidR="00544C83" w:rsidRPr="00544C83">
        <w:t>na etiqueta, asociada a una muestra particular, que describe una característica de la señal en ese momento. La mayoría de las anotaciones son anotaciones QRS e indican el tipo QRS (normal, PVC, SVPB, etc.).</w:t>
      </w:r>
    </w:p>
    <w:p w14:paraId="703AFC32" w14:textId="77777777" w:rsidR="00ED7600" w:rsidRDefault="00680AEB">
      <w:pPr>
        <w:keepNext/>
        <w:spacing w:line="360" w:lineRule="auto"/>
        <w:ind w:left="1416" w:firstLine="708"/>
        <w:jc w:val="both"/>
        <w:pPrChange w:id="39" w:author="Roca Neyra Renzo Jaime" w:date="2019-09-09T23:52:00Z">
          <w:pPr>
            <w:keepNext/>
            <w:ind w:left="1416" w:firstLine="708"/>
            <w:jc w:val="both"/>
          </w:pPr>
        </w:pPrChange>
      </w:pPr>
      <w:r>
        <w:rPr>
          <w:noProof/>
          <w:lang w:eastAsia="es-ES"/>
        </w:rPr>
        <w:drawing>
          <wp:inline distT="0" distB="0" distL="0" distR="0" wp14:anchorId="5E057485" wp14:editId="1253FD9E">
            <wp:extent cx="2533291" cy="1892300"/>
            <wp:effectExtent l="19050" t="19050" r="19685" b="12700"/>
            <wp:docPr id="1" name="Imagen 1" descr="https://upload.wikimedia.org/wikipedia/commons/thumb/6/63/QRS_nomenclature.svg/325px-QRS_nomencla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3/QRS_nomenclature.svg/325px-QRS_nomenclature.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972" cy="1892809"/>
                    </a:xfrm>
                    <a:prstGeom prst="rect">
                      <a:avLst/>
                    </a:prstGeom>
                    <a:noFill/>
                    <a:ln>
                      <a:solidFill>
                        <a:schemeClr val="tx1"/>
                      </a:solidFill>
                    </a:ln>
                  </pic:spPr>
                </pic:pic>
              </a:graphicData>
            </a:graphic>
          </wp:inline>
        </w:drawing>
      </w:r>
    </w:p>
    <w:p w14:paraId="21E9F04B" w14:textId="34B3F87E" w:rsidR="00E51F7D" w:rsidRDefault="0064737C">
      <w:pPr>
        <w:pStyle w:val="Descripcin"/>
        <w:spacing w:line="360" w:lineRule="auto"/>
        <w:jc w:val="both"/>
        <w:pPrChange w:id="40" w:author="Roca Neyra Renzo Jaime" w:date="2019-09-09T23:52:00Z">
          <w:pPr>
            <w:pStyle w:val="Descripcin"/>
            <w:jc w:val="center"/>
          </w:pPr>
        </w:pPrChange>
      </w:pPr>
      <w:bookmarkStart w:id="41" w:name="_Toc17721567"/>
      <w:ins w:id="42" w:author="Roca Neyra Renzo Jaime" w:date="2019-09-09T23:59:00Z">
        <w:r>
          <w:tab/>
        </w:r>
        <w:r>
          <w:tab/>
        </w:r>
        <w:r>
          <w:tab/>
        </w:r>
      </w:ins>
      <w:r w:rsidR="00ED7600">
        <w:t xml:space="preserve">Figura </w:t>
      </w:r>
      <w:ins w:id="43" w:author="Roca Neyra Renzo Jaime" w:date="2019-09-04T20:49:00Z">
        <w:r w:rsidR="007613B9">
          <w:fldChar w:fldCharType="begin"/>
        </w:r>
        <w:r w:rsidR="007613B9">
          <w:instrText xml:space="preserve"> STYLEREF 1 \s </w:instrText>
        </w:r>
      </w:ins>
      <w:r w:rsidR="007613B9">
        <w:fldChar w:fldCharType="separate"/>
      </w:r>
      <w:r w:rsidR="007613B9">
        <w:rPr>
          <w:noProof/>
        </w:rPr>
        <w:t>2</w:t>
      </w:r>
      <w:ins w:id="44" w:author="Roca Neyra Renzo Jaime" w:date="2019-09-04T20:49:00Z">
        <w:r w:rsidR="007613B9">
          <w:fldChar w:fldCharType="end"/>
        </w:r>
        <w:r w:rsidR="007613B9">
          <w:noBreakHyphen/>
        </w:r>
        <w:r w:rsidR="007613B9">
          <w:fldChar w:fldCharType="begin"/>
        </w:r>
        <w:r w:rsidR="007613B9">
          <w:instrText xml:space="preserve"> SEQ Figura \* ARABIC \s 1 </w:instrText>
        </w:r>
      </w:ins>
      <w:r w:rsidR="007613B9">
        <w:fldChar w:fldCharType="separate"/>
      </w:r>
      <w:ins w:id="45" w:author="Roca Neyra Renzo Jaime" w:date="2019-09-04T20:49:00Z">
        <w:r w:rsidR="007613B9">
          <w:rPr>
            <w:noProof/>
          </w:rPr>
          <w:t>2</w:t>
        </w:r>
        <w:r w:rsidR="007613B9">
          <w:fldChar w:fldCharType="end"/>
        </w:r>
      </w:ins>
      <w:del w:id="46" w:author="Roca Neyra Renzo Jaime" w:date="2019-09-04T20:48:00Z">
        <w:r w:rsidR="004D7AFA" w:rsidDel="007613B9">
          <w:rPr>
            <w:noProof/>
          </w:rPr>
          <w:fldChar w:fldCharType="begin"/>
        </w:r>
        <w:r w:rsidR="004D7AFA" w:rsidDel="007613B9">
          <w:rPr>
            <w:noProof/>
          </w:rPr>
          <w:delInstrText xml:space="preserve"> STYLEREF 1 \s </w:delInstrText>
        </w:r>
        <w:r w:rsidR="004D7AFA" w:rsidDel="007613B9">
          <w:rPr>
            <w:noProof/>
          </w:rPr>
          <w:fldChar w:fldCharType="separate"/>
        </w:r>
        <w:r w:rsidR="00955E0F" w:rsidDel="007613B9">
          <w:rPr>
            <w:noProof/>
          </w:rPr>
          <w:delText>2</w:delText>
        </w:r>
        <w:r w:rsidR="004D7AFA" w:rsidDel="007613B9">
          <w:rPr>
            <w:noProof/>
          </w:rPr>
          <w:fldChar w:fldCharType="end"/>
        </w:r>
        <w:r w:rsidR="004F12B5" w:rsidDel="007613B9">
          <w:delText>.</w:delText>
        </w:r>
        <w:r w:rsidR="004D7AFA" w:rsidDel="007613B9">
          <w:rPr>
            <w:noProof/>
          </w:rPr>
          <w:fldChar w:fldCharType="begin"/>
        </w:r>
        <w:r w:rsidR="004D7AFA" w:rsidDel="007613B9">
          <w:rPr>
            <w:noProof/>
          </w:rPr>
          <w:delInstrText xml:space="preserve"> SEQ Figura \* ARABIC \s 1 </w:delInstrText>
        </w:r>
        <w:r w:rsidR="004D7AFA" w:rsidDel="007613B9">
          <w:rPr>
            <w:noProof/>
          </w:rPr>
          <w:fldChar w:fldCharType="separate"/>
        </w:r>
        <w:r w:rsidR="00955E0F" w:rsidDel="007613B9">
          <w:rPr>
            <w:noProof/>
          </w:rPr>
          <w:delText>2</w:delText>
        </w:r>
        <w:r w:rsidR="004D7AFA" w:rsidDel="007613B9">
          <w:rPr>
            <w:noProof/>
          </w:rPr>
          <w:fldChar w:fldCharType="end"/>
        </w:r>
      </w:del>
      <w:r w:rsidR="00ED7600">
        <w:t xml:space="preserve"> Complejo QRS, ejemplo de anotación</w:t>
      </w:r>
      <w:bookmarkEnd w:id="41"/>
    </w:p>
    <w:p w14:paraId="26B436E7" w14:textId="77777777" w:rsidR="003D6797" w:rsidRPr="00ED7600" w:rsidRDefault="003D6797">
      <w:pPr>
        <w:spacing w:line="360" w:lineRule="auto"/>
        <w:jc w:val="both"/>
        <w:rPr>
          <w:u w:val="single"/>
        </w:rPr>
        <w:pPrChange w:id="47" w:author="Roca Neyra Renzo Jaime" w:date="2019-09-09T23:52:00Z">
          <w:pPr>
            <w:jc w:val="both"/>
          </w:pPr>
        </w:pPrChange>
      </w:pPr>
    </w:p>
    <w:p w14:paraId="6AAB0499" w14:textId="77777777" w:rsidR="003D6797" w:rsidRDefault="19796FE2">
      <w:pPr>
        <w:spacing w:line="360" w:lineRule="auto"/>
        <w:jc w:val="both"/>
      </w:pPr>
      <w:r>
        <w:t xml:space="preserve">Por ejemplo, para MIT DB, algunas muestras (latido - complejo QRS) son descritas por una etiqueta llamada anotación. Normalmente un fichero de anotación para un registro del MIT DB contiene 2000 anotaciones de latidos y un menor número de anotaciones de ritmo y anotaciones de calidad de la señal. </w:t>
      </w:r>
    </w:p>
    <w:p w14:paraId="3DDC42C4" w14:textId="77777777" w:rsidR="00571C1F" w:rsidRDefault="00571C1F">
      <w:pPr>
        <w:spacing w:line="360" w:lineRule="auto"/>
        <w:jc w:val="both"/>
      </w:pPr>
      <w:r w:rsidRPr="00571C1F">
        <w:t xml:space="preserve">Al igual que las muestras en las señales, las anotaciones se mantienen en el tiempo y el orden de las señales en los </w:t>
      </w:r>
      <w:r>
        <w:t>ficheros</w:t>
      </w:r>
      <w:r w:rsidRPr="00571C1F">
        <w:t xml:space="preserve"> de anotaciones</w:t>
      </w:r>
      <w:r>
        <w:t>.</w:t>
      </w:r>
    </w:p>
    <w:p w14:paraId="45FA233B" w14:textId="77777777" w:rsidR="00571C1F" w:rsidRDefault="007B6808">
      <w:pPr>
        <w:spacing w:line="360" w:lineRule="auto"/>
        <w:jc w:val="both"/>
      </w:pPr>
      <w:r>
        <w:t>Dado un fichero de anotación, una muestra no puede estar asociada a más de 1 anotación en dicho fichero</w:t>
      </w:r>
      <w:r w:rsidR="00571C1F">
        <w:t>.</w:t>
      </w:r>
      <w:r>
        <w:t xml:space="preserve"> Pero dicha muestra puede tener asociados a varios ficheros de anotaciones, distinguiéndose </w:t>
      </w:r>
      <w:r w:rsidR="003C3FB2">
        <w:t>dichos</w:t>
      </w:r>
      <w:r>
        <w:t xml:space="preserve"> fichero</w:t>
      </w:r>
      <w:r w:rsidR="003C3FB2">
        <w:t>s</w:t>
      </w:r>
      <w:r>
        <w:t xml:space="preserve"> por el nombre del </w:t>
      </w:r>
      <w:r w:rsidRPr="00740B5B">
        <w:rPr>
          <w:b/>
        </w:rPr>
        <w:t>anotador</w:t>
      </w:r>
      <w:r>
        <w:t>.</w:t>
      </w:r>
    </w:p>
    <w:p w14:paraId="282679F5" w14:textId="77777777" w:rsidR="007B6808" w:rsidRPr="00F35281" w:rsidRDefault="007B6808">
      <w:pPr>
        <w:spacing w:line="360" w:lineRule="auto"/>
        <w:jc w:val="both"/>
      </w:pPr>
      <w:r>
        <w:t>Normalmente el nombre del anotador es el nombre de la persona o programa que ha creado dicho fichero de anotación.</w:t>
      </w:r>
    </w:p>
    <w:p w14:paraId="67217894" w14:textId="77777777" w:rsidR="004B242F" w:rsidRDefault="00571C1F">
      <w:pPr>
        <w:spacing w:line="360" w:lineRule="auto"/>
        <w:jc w:val="both"/>
      </w:pPr>
      <w:r>
        <w:t>También se puede asociar una anotación a una sola señal, en vez de a cada muestra de la señal.</w:t>
      </w:r>
    </w:p>
    <w:p w14:paraId="0A1BB809" w14:textId="77777777" w:rsidR="006F7191" w:rsidDel="00CD4538" w:rsidRDefault="006F7191">
      <w:pPr>
        <w:spacing w:line="360" w:lineRule="auto"/>
        <w:jc w:val="both"/>
        <w:rPr>
          <w:del w:id="48" w:author="Roca Neyra Renzo Jaime" w:date="2019-09-10T17:20:00Z"/>
          <w:u w:val="single"/>
        </w:rPr>
        <w:pPrChange w:id="49" w:author="Roca Neyra Renzo Jaime" w:date="2019-09-09T23:52:00Z">
          <w:pPr>
            <w:jc w:val="both"/>
          </w:pPr>
        </w:pPrChange>
      </w:pPr>
    </w:p>
    <w:p w14:paraId="646FE4D1" w14:textId="77777777" w:rsidR="007159DE" w:rsidDel="00CD4538" w:rsidRDefault="007159DE">
      <w:pPr>
        <w:spacing w:line="360" w:lineRule="auto"/>
        <w:jc w:val="both"/>
        <w:rPr>
          <w:del w:id="50" w:author="Roca Neyra Renzo Jaime" w:date="2019-09-10T17:20:00Z"/>
          <w:u w:val="single"/>
        </w:rPr>
        <w:pPrChange w:id="51" w:author="Roca Neyra Renzo Jaime" w:date="2019-09-09T23:52:00Z">
          <w:pPr>
            <w:jc w:val="both"/>
          </w:pPr>
        </w:pPrChange>
      </w:pPr>
    </w:p>
    <w:p w14:paraId="33AA24EE" w14:textId="77777777" w:rsidR="007159DE" w:rsidDel="00CD4538" w:rsidRDefault="007159DE">
      <w:pPr>
        <w:spacing w:line="360" w:lineRule="auto"/>
        <w:jc w:val="both"/>
        <w:rPr>
          <w:del w:id="52" w:author="Roca Neyra Renzo Jaime" w:date="2019-09-10T17:20:00Z"/>
          <w:u w:val="single"/>
        </w:rPr>
        <w:pPrChange w:id="53" w:author="Roca Neyra Renzo Jaime" w:date="2019-09-09T23:52:00Z">
          <w:pPr>
            <w:jc w:val="both"/>
          </w:pPr>
        </w:pPrChange>
      </w:pPr>
    </w:p>
    <w:p w14:paraId="3350DDBC" w14:textId="77777777" w:rsidR="0053179D" w:rsidDel="00CD4538" w:rsidRDefault="0053179D">
      <w:pPr>
        <w:spacing w:line="360" w:lineRule="auto"/>
        <w:jc w:val="both"/>
        <w:rPr>
          <w:del w:id="54" w:author="Roca Neyra Renzo Jaime" w:date="2019-09-10T17:20:00Z"/>
          <w:u w:val="single"/>
        </w:rPr>
        <w:pPrChange w:id="55" w:author="Roca Neyra Renzo Jaime" w:date="2019-09-09T23:52:00Z">
          <w:pPr>
            <w:jc w:val="both"/>
          </w:pPr>
        </w:pPrChange>
      </w:pPr>
    </w:p>
    <w:p w14:paraId="37CB3B89" w14:textId="77777777" w:rsidR="007159DE" w:rsidRPr="006F7191" w:rsidRDefault="007159DE">
      <w:pPr>
        <w:spacing w:line="360" w:lineRule="auto"/>
        <w:jc w:val="both"/>
        <w:rPr>
          <w:u w:val="single"/>
        </w:rPr>
        <w:pPrChange w:id="56" w:author="Roca Neyra Renzo Jaime" w:date="2019-09-09T23:52:00Z">
          <w:pPr>
            <w:jc w:val="both"/>
          </w:pPr>
        </w:pPrChange>
      </w:pPr>
    </w:p>
    <w:p w14:paraId="0AB7BF01" w14:textId="77777777" w:rsidR="003D6797" w:rsidRDefault="003D6797">
      <w:pPr>
        <w:pStyle w:val="Ttulo2"/>
        <w:spacing w:line="360" w:lineRule="auto"/>
        <w:jc w:val="both"/>
        <w:pPrChange w:id="57" w:author="Roca Neyra Renzo Jaime" w:date="2019-09-09T23:52:00Z">
          <w:pPr>
            <w:pStyle w:val="Ttulo2"/>
          </w:pPr>
        </w:pPrChange>
      </w:pPr>
      <w:bookmarkStart w:id="58" w:name="_Toc17721532"/>
      <w:r>
        <w:lastRenderedPageBreak/>
        <w:t>Tipo de ficheros</w:t>
      </w:r>
      <w:r w:rsidR="008904BC">
        <w:t xml:space="preserve"> estándar</w:t>
      </w:r>
      <w:r>
        <w:t xml:space="preserve"> de </w:t>
      </w:r>
      <w:r w:rsidR="008904BC">
        <w:t>WFDB</w:t>
      </w:r>
      <w:bookmarkEnd w:id="58"/>
    </w:p>
    <w:p w14:paraId="462740BC" w14:textId="77777777" w:rsidR="00D85FB6" w:rsidRDefault="00D85FB6">
      <w:pPr>
        <w:spacing w:line="360" w:lineRule="auto"/>
        <w:jc w:val="both"/>
        <w:pPrChange w:id="59" w:author="Roca Neyra Renzo Jaime" w:date="2019-09-09T23:52:00Z">
          <w:pPr>
            <w:jc w:val="both"/>
          </w:pPr>
        </w:pPrChange>
      </w:pPr>
    </w:p>
    <w:p w14:paraId="6AEB4F0D" w14:textId="77777777" w:rsidR="0015360A" w:rsidRPr="00D85FB6" w:rsidRDefault="003945F3">
      <w:pPr>
        <w:spacing w:line="360" w:lineRule="auto"/>
        <w:jc w:val="both"/>
        <w:pPrChange w:id="60" w:author="Roca Neyra Renzo Jaime" w:date="2019-09-09T23:52:00Z">
          <w:pPr>
            <w:jc w:val="both"/>
          </w:pPr>
        </w:pPrChange>
      </w:pPr>
      <w:r>
        <w:t xml:space="preserve">Tal como </w:t>
      </w:r>
      <w:r w:rsidR="00BE395D">
        <w:t>se ha</w:t>
      </w:r>
      <w:r>
        <w:t xml:space="preserve"> visto en el apart</w:t>
      </w:r>
      <w:r w:rsidR="00CA76B4">
        <w:t xml:space="preserve">ado anterior, los </w:t>
      </w:r>
      <w:r w:rsidR="0015360A">
        <w:t>registros</w:t>
      </w:r>
      <w:r w:rsidR="00CA76B4">
        <w:t xml:space="preserve"> son un conjunto de fichero</w:t>
      </w:r>
      <w:r w:rsidR="0015360A">
        <w:t xml:space="preserve"> (datos, cabeceras y anotaciones)</w:t>
      </w:r>
      <w:r w:rsidR="00CA76B4">
        <w:t>.</w:t>
      </w:r>
      <w:r w:rsidR="0015360A">
        <w:t xml:space="preserve"> Pero también existe un fichero de calibración, que contiene la información de las especificaciones de la calibración de la señal.</w:t>
      </w:r>
    </w:p>
    <w:p w14:paraId="60448EFF" w14:textId="77777777" w:rsidR="00ED7600" w:rsidRDefault="00D85FB6">
      <w:pPr>
        <w:keepNext/>
        <w:spacing w:line="360" w:lineRule="auto"/>
        <w:ind w:left="708" w:firstLine="708"/>
        <w:jc w:val="both"/>
        <w:pPrChange w:id="61" w:author="Roca Neyra Renzo Jaime" w:date="2019-09-09T23:52:00Z">
          <w:pPr>
            <w:keepNext/>
            <w:ind w:left="708" w:firstLine="708"/>
            <w:jc w:val="both"/>
          </w:pPr>
        </w:pPrChange>
      </w:pPr>
      <w:r>
        <w:rPr>
          <w:noProof/>
          <w:lang w:eastAsia="es-ES"/>
        </w:rPr>
        <w:drawing>
          <wp:inline distT="0" distB="0" distL="0" distR="0" wp14:anchorId="3B354E12" wp14:editId="0700E0CF">
            <wp:extent cx="3623087" cy="2204085"/>
            <wp:effectExtent l="19050" t="19050" r="15875" b="24765"/>
            <wp:docPr id="2" name="Imagen 2" descr="https://player.slideplayer.com/79/12960896/slides/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yer.slideplayer.com/79/12960896/slides/slide_3.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97" t="14016" r="2289" b="10454"/>
                    <a:stretch/>
                  </pic:blipFill>
                  <pic:spPr bwMode="auto">
                    <a:xfrm>
                      <a:off x="0" y="0"/>
                      <a:ext cx="3623087" cy="22040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12EAE6B" w14:textId="7750CF7D" w:rsidR="006B728F" w:rsidRDefault="0053179D">
      <w:pPr>
        <w:pStyle w:val="Descripcin"/>
        <w:spacing w:line="360" w:lineRule="auto"/>
        <w:jc w:val="both"/>
        <w:pPrChange w:id="62" w:author="Roca Neyra Renzo Jaime" w:date="2019-09-09T23:52:00Z">
          <w:pPr>
            <w:pStyle w:val="Descripcin"/>
            <w:jc w:val="center"/>
          </w:pPr>
        </w:pPrChange>
      </w:pPr>
      <w:bookmarkStart w:id="63" w:name="_Toc17721568"/>
      <w:ins w:id="64" w:author="Roca Neyra Renzo Jaime" w:date="2019-09-09T23:49:00Z">
        <w:r>
          <w:tab/>
        </w:r>
        <w:r>
          <w:tab/>
        </w:r>
        <w:r>
          <w:tab/>
        </w:r>
        <w:r>
          <w:tab/>
        </w:r>
      </w:ins>
      <w:r w:rsidR="00ED7600">
        <w:t xml:space="preserve">Figura </w:t>
      </w:r>
      <w:ins w:id="65" w:author="Roca Neyra Renzo Jaime" w:date="2019-09-04T20:49:00Z">
        <w:r w:rsidR="007613B9">
          <w:fldChar w:fldCharType="begin"/>
        </w:r>
        <w:r w:rsidR="007613B9">
          <w:instrText xml:space="preserve"> STYLEREF 1 \s </w:instrText>
        </w:r>
      </w:ins>
      <w:r w:rsidR="007613B9">
        <w:fldChar w:fldCharType="separate"/>
      </w:r>
      <w:r w:rsidR="007613B9">
        <w:rPr>
          <w:noProof/>
        </w:rPr>
        <w:t>2</w:t>
      </w:r>
      <w:ins w:id="66" w:author="Roca Neyra Renzo Jaime" w:date="2019-09-04T20:49:00Z">
        <w:r w:rsidR="007613B9">
          <w:fldChar w:fldCharType="end"/>
        </w:r>
        <w:r w:rsidR="007613B9">
          <w:noBreakHyphen/>
        </w:r>
        <w:r w:rsidR="007613B9">
          <w:fldChar w:fldCharType="begin"/>
        </w:r>
        <w:r w:rsidR="007613B9">
          <w:instrText xml:space="preserve"> SEQ Figura \* ARABIC \s 1 </w:instrText>
        </w:r>
      </w:ins>
      <w:r w:rsidR="007613B9">
        <w:fldChar w:fldCharType="separate"/>
      </w:r>
      <w:ins w:id="67" w:author="Roca Neyra Renzo Jaime" w:date="2019-09-04T20:49:00Z">
        <w:r w:rsidR="007613B9">
          <w:rPr>
            <w:noProof/>
          </w:rPr>
          <w:t>3</w:t>
        </w:r>
        <w:r w:rsidR="007613B9">
          <w:fldChar w:fldCharType="end"/>
        </w:r>
      </w:ins>
      <w:del w:id="68" w:author="Roca Neyra Renzo Jaime" w:date="2019-09-04T20:48:00Z">
        <w:r w:rsidR="004D7AFA" w:rsidDel="007613B9">
          <w:rPr>
            <w:noProof/>
          </w:rPr>
          <w:fldChar w:fldCharType="begin"/>
        </w:r>
        <w:r w:rsidR="004D7AFA" w:rsidDel="007613B9">
          <w:rPr>
            <w:noProof/>
          </w:rPr>
          <w:delInstrText xml:space="preserve"> STYLEREF 1 \s </w:delInstrText>
        </w:r>
        <w:r w:rsidR="004D7AFA" w:rsidDel="007613B9">
          <w:rPr>
            <w:noProof/>
          </w:rPr>
          <w:fldChar w:fldCharType="separate"/>
        </w:r>
        <w:r w:rsidR="00955E0F" w:rsidDel="007613B9">
          <w:rPr>
            <w:noProof/>
          </w:rPr>
          <w:delText>2</w:delText>
        </w:r>
        <w:r w:rsidR="004D7AFA" w:rsidDel="007613B9">
          <w:rPr>
            <w:noProof/>
          </w:rPr>
          <w:fldChar w:fldCharType="end"/>
        </w:r>
        <w:r w:rsidR="004F12B5" w:rsidDel="007613B9">
          <w:delText>.</w:delText>
        </w:r>
        <w:r w:rsidR="004D7AFA" w:rsidDel="007613B9">
          <w:rPr>
            <w:noProof/>
          </w:rPr>
          <w:fldChar w:fldCharType="begin"/>
        </w:r>
        <w:r w:rsidR="004D7AFA" w:rsidDel="007613B9">
          <w:rPr>
            <w:noProof/>
          </w:rPr>
          <w:delInstrText xml:space="preserve"> SEQ Figura \* ARABIC \s 1 </w:delInstrText>
        </w:r>
        <w:r w:rsidR="004D7AFA" w:rsidDel="007613B9">
          <w:rPr>
            <w:noProof/>
          </w:rPr>
          <w:fldChar w:fldCharType="separate"/>
        </w:r>
        <w:r w:rsidR="00955E0F" w:rsidDel="007613B9">
          <w:rPr>
            <w:noProof/>
          </w:rPr>
          <w:delText>3</w:delText>
        </w:r>
        <w:r w:rsidR="004D7AFA" w:rsidDel="007613B9">
          <w:rPr>
            <w:noProof/>
          </w:rPr>
          <w:fldChar w:fldCharType="end"/>
        </w:r>
      </w:del>
      <w:r w:rsidR="00ED7600">
        <w:t xml:space="preserve"> Estructura de un registro</w:t>
      </w:r>
      <w:bookmarkEnd w:id="63"/>
    </w:p>
    <w:p w14:paraId="36E61A49" w14:textId="77777777" w:rsidR="003C3FB2" w:rsidRPr="003C3FB2" w:rsidRDefault="003C3FB2">
      <w:pPr>
        <w:spacing w:line="360" w:lineRule="auto"/>
        <w:jc w:val="both"/>
        <w:rPr>
          <w:u w:val="single"/>
        </w:rPr>
        <w:pPrChange w:id="69" w:author="Roca Neyra Renzo Jaime" w:date="2019-09-09T23:52:00Z">
          <w:pPr>
            <w:jc w:val="both"/>
          </w:pPr>
        </w:pPrChange>
      </w:pPr>
    </w:p>
    <w:p w14:paraId="348B2D13" w14:textId="77777777" w:rsidR="00B77D66" w:rsidRDefault="00B77D66">
      <w:pPr>
        <w:pStyle w:val="Ttulo3"/>
        <w:spacing w:line="360" w:lineRule="auto"/>
        <w:jc w:val="both"/>
        <w:rPr>
          <w:u w:val="single"/>
        </w:rPr>
        <w:pPrChange w:id="70" w:author="Roca Neyra Renzo Jaime" w:date="2019-09-09T23:52:00Z">
          <w:pPr>
            <w:pStyle w:val="Ttulo3"/>
          </w:pPr>
        </w:pPrChange>
      </w:pPr>
      <w:bookmarkStart w:id="71" w:name="_Toc17721533"/>
      <w:r>
        <w:t>Fichero de señal</w:t>
      </w:r>
      <w:bookmarkEnd w:id="71"/>
      <w:r>
        <w:t xml:space="preserve"> </w:t>
      </w:r>
    </w:p>
    <w:p w14:paraId="5A4D017A" w14:textId="77777777" w:rsidR="00740B5B" w:rsidRDefault="001D5484">
      <w:pPr>
        <w:spacing w:line="360" w:lineRule="auto"/>
        <w:jc w:val="both"/>
        <w:pPrChange w:id="72" w:author="Roca Neyra Renzo Jaime" w:date="2019-09-09T23:52:00Z">
          <w:pPr>
            <w:jc w:val="both"/>
          </w:pPr>
        </w:pPrChange>
      </w:pPr>
      <w:r w:rsidRPr="001D5484">
        <w:t xml:space="preserve">Los </w:t>
      </w:r>
      <w:r w:rsidR="003D6797">
        <w:t>ficheros</w:t>
      </w:r>
      <w:r w:rsidRPr="001D5484">
        <w:t xml:space="preserve"> de señales </w:t>
      </w:r>
      <w:r w:rsidR="003D6797">
        <w:t xml:space="preserve">contienen las señales digitalizadas, </w:t>
      </w:r>
      <w:r w:rsidRPr="001D5484">
        <w:t>son binarios y, por lo general, contienen amplitudes de 16 bits (formato 16), pares de amplitudes de 12 bits empaquetados en bits t</w:t>
      </w:r>
      <w:r w:rsidR="00213FFF">
        <w:t>ripletes de bytes (formato 212).</w:t>
      </w:r>
      <w:r w:rsidRPr="001D5484">
        <w:t xml:space="preserve"> </w:t>
      </w:r>
      <w:r w:rsidR="00740B5B">
        <w:t xml:space="preserve">El nombre del fichero de señal suele tener el formato de </w:t>
      </w:r>
      <w:r w:rsidR="00740B5B" w:rsidRPr="003945F3">
        <w:rPr>
          <w:b/>
        </w:rPr>
        <w:t>‘</w:t>
      </w:r>
      <w:r w:rsidR="00A66871" w:rsidRPr="003945F3">
        <w:rPr>
          <w:b/>
          <w:i/>
        </w:rPr>
        <w:t>r</w:t>
      </w:r>
      <w:r w:rsidR="00740B5B" w:rsidRPr="003945F3">
        <w:rPr>
          <w:b/>
          <w:i/>
        </w:rPr>
        <w:t>egistro.dat’</w:t>
      </w:r>
      <w:r w:rsidR="00EC1AAD">
        <w:rPr>
          <w:b/>
          <w:i/>
        </w:rPr>
        <w:t xml:space="preserve"> </w:t>
      </w:r>
      <w:r w:rsidR="00EC1AAD">
        <w:t xml:space="preserve">aunque no es obligatorio que contenga el nombre del registro ni la extensión </w:t>
      </w:r>
      <w:proofErr w:type="spellStart"/>
      <w:r w:rsidR="00EC1AAD">
        <w:t>dat</w:t>
      </w:r>
      <w:proofErr w:type="spellEnd"/>
      <w:r w:rsidR="00EC1AAD">
        <w:t>.</w:t>
      </w:r>
    </w:p>
    <w:p w14:paraId="573E7B69" w14:textId="72895B8A" w:rsidR="00AA2536" w:rsidRDefault="005B58A7">
      <w:pPr>
        <w:spacing w:line="360" w:lineRule="auto"/>
        <w:jc w:val="both"/>
        <w:pPrChange w:id="73" w:author="Roca Neyra Renzo Jaime" w:date="2019-09-09T23:52:00Z">
          <w:pPr>
            <w:jc w:val="both"/>
          </w:pPr>
        </w:pPrChange>
      </w:pPr>
      <w:r w:rsidRPr="005B58A7">
        <w:t xml:space="preserve">Los </w:t>
      </w:r>
      <w:r>
        <w:t>ficheros</w:t>
      </w:r>
      <w:r w:rsidR="00077B35">
        <w:t xml:space="preserve"> </w:t>
      </w:r>
      <w:r w:rsidRPr="005B58A7">
        <w:t xml:space="preserve">de señal de WFDB existen en varios formatos. Cualquiera de estos formatos se puede utilizar para </w:t>
      </w:r>
      <w:r>
        <w:t>ficheros</w:t>
      </w:r>
      <w:r w:rsidRPr="005B58A7">
        <w:t xml:space="preserve"> de señales multiplexados, en los que se almacenan </w:t>
      </w:r>
      <w:r w:rsidR="00213FFF" w:rsidRPr="00213FFF">
        <w:rPr>
          <w:b/>
        </w:rPr>
        <w:t>alternando</w:t>
      </w:r>
      <w:r w:rsidRPr="005B58A7">
        <w:t xml:space="preserve"> muestras de dos o más señales</w:t>
      </w:r>
      <w:sdt>
        <w:sdtPr>
          <w:id w:val="753241396"/>
          <w:citation/>
        </w:sdtPr>
        <w:sdtContent>
          <w:r w:rsidR="002A73A7">
            <w:fldChar w:fldCharType="begin"/>
          </w:r>
          <w:r w:rsidR="002A73A7">
            <w:instrText xml:space="preserve"> CITATION WFD \l 3082 </w:instrText>
          </w:r>
          <w:r w:rsidR="002A73A7">
            <w:fldChar w:fldCharType="separate"/>
          </w:r>
          <w:r w:rsidR="00AD2EE7">
            <w:rPr>
              <w:noProof/>
            </w:rPr>
            <w:t xml:space="preserve"> </w:t>
          </w:r>
          <w:r w:rsidR="00AD2EE7" w:rsidRPr="00AD2EE7">
            <w:rPr>
              <w:noProof/>
            </w:rPr>
            <w:t>[6]</w:t>
          </w:r>
          <w:r w:rsidR="002A73A7">
            <w:fldChar w:fldCharType="end"/>
          </w:r>
        </w:sdtContent>
      </w:sdt>
      <w:r w:rsidRPr="005B58A7">
        <w:t>.</w:t>
      </w:r>
    </w:p>
    <w:p w14:paraId="13116009" w14:textId="77777777" w:rsidR="00AA2536" w:rsidRDefault="00AA2536">
      <w:pPr>
        <w:pStyle w:val="Prrafodelista"/>
        <w:numPr>
          <w:ilvl w:val="0"/>
          <w:numId w:val="7"/>
        </w:numPr>
        <w:spacing w:line="360" w:lineRule="auto"/>
        <w:jc w:val="both"/>
        <w:pPrChange w:id="74" w:author="Roca Neyra Renzo Jaime" w:date="2019-09-09T23:52:00Z">
          <w:pPr>
            <w:pStyle w:val="Prrafodelista"/>
            <w:numPr>
              <w:numId w:val="7"/>
            </w:numPr>
            <w:ind w:hanging="360"/>
            <w:jc w:val="both"/>
          </w:pPr>
        </w:pPrChange>
      </w:pPr>
      <w:r w:rsidRPr="00AA2536">
        <w:rPr>
          <w:b/>
        </w:rPr>
        <w:t>Formato 8</w:t>
      </w:r>
      <w:r>
        <w:t>:</w:t>
      </w:r>
      <w:r w:rsidRPr="00AA2536">
        <w:rPr>
          <w:rFonts w:ascii="Arial" w:eastAsia="Times New Roman" w:hAnsi="Arial" w:cs="Arial"/>
          <w:color w:val="252525"/>
          <w:sz w:val="27"/>
          <w:szCs w:val="27"/>
          <w:lang w:eastAsia="es-ES"/>
        </w:rPr>
        <w:t xml:space="preserve"> </w:t>
      </w:r>
      <w:r w:rsidRPr="00AA2536">
        <w:t xml:space="preserve">Cada muestra se representa como una primera diferencia de 8 bits; es decir, para obtener el valor de muestra n, </w:t>
      </w:r>
      <w:r w:rsidR="00A30B1C">
        <w:t>se suma</w:t>
      </w:r>
      <w:r w:rsidR="00E060B8">
        <w:t>n</w:t>
      </w:r>
      <w:r w:rsidRPr="00AA2536">
        <w:t xml:space="preserve"> los primeros n bytes del </w:t>
      </w:r>
      <w:r w:rsidR="00A30B1C">
        <w:t xml:space="preserve">fichero de datos </w:t>
      </w:r>
      <w:r w:rsidRPr="00AA2536">
        <w:t xml:space="preserve">de muestra junto con el valor inicial del </w:t>
      </w:r>
      <w:r w:rsidR="00A30B1C">
        <w:t>fichero de cabecera</w:t>
      </w:r>
      <w:r w:rsidRPr="00AA2536">
        <w:t xml:space="preserve">. Cuando se crean archivos de formato 8, las primeras diferencias que no pueden representarse en 8 bits se representan en su lugar por la mayor diferencia del signo apropiado (-128 o +127), y las diferencias subsiguientes se ajustan de modo que se obtenga la amplitud correcta tan rápido como sea posible. posible. Por lo tanto, puede haber pérdida de información si </w:t>
      </w:r>
      <w:r w:rsidRPr="00AA2536">
        <w:lastRenderedPageBreak/>
        <w:t>las señales en otro de los formatos</w:t>
      </w:r>
      <w:r w:rsidR="0007619D">
        <w:t xml:space="preserve"> </w:t>
      </w:r>
      <w:r w:rsidRPr="00AA2536">
        <w:t xml:space="preserve">se convierten al formato 8. </w:t>
      </w:r>
      <w:r w:rsidR="0007619D">
        <w:t>L</w:t>
      </w:r>
      <w:r w:rsidRPr="00AA2536">
        <w:t>as primeras diferencias almacenadas en</w:t>
      </w:r>
      <w:r w:rsidR="00D412FC">
        <w:t xml:space="preserve"> archivos de</w:t>
      </w:r>
      <w:r w:rsidRPr="00AA2536">
        <w:t xml:space="preserve"> formato</w:t>
      </w:r>
      <w:r w:rsidR="00D412FC">
        <w:t xml:space="preserve"> 8</w:t>
      </w:r>
      <w:r w:rsidRPr="00AA2536">
        <w:t xml:space="preserve"> multiplexado siempre se determinan mediante la resta de muestras sucesivas de la misma señal (de lo contrario las señales con líneas de base) que difieren en 128 unidades o más no podrían representarse de esta manera).</w:t>
      </w:r>
    </w:p>
    <w:p w14:paraId="1C9DFA89" w14:textId="77777777" w:rsidR="00D412FC" w:rsidRDefault="00D412FC">
      <w:pPr>
        <w:pStyle w:val="Prrafodelista"/>
        <w:spacing w:line="360" w:lineRule="auto"/>
        <w:jc w:val="both"/>
        <w:pPrChange w:id="75" w:author="Roca Neyra Renzo Jaime" w:date="2019-09-09T23:52:00Z">
          <w:pPr>
            <w:pStyle w:val="Prrafodelista"/>
            <w:jc w:val="both"/>
          </w:pPr>
        </w:pPrChange>
      </w:pPr>
    </w:p>
    <w:p w14:paraId="73A11543" w14:textId="77777777" w:rsidR="009B5D37" w:rsidRDefault="009B5D37">
      <w:pPr>
        <w:pStyle w:val="Prrafodelista"/>
        <w:spacing w:line="360" w:lineRule="auto"/>
        <w:jc w:val="both"/>
        <w:pPrChange w:id="76" w:author="Roca Neyra Renzo Jaime" w:date="2019-09-09T23:52:00Z">
          <w:pPr>
            <w:pStyle w:val="Prrafodelista"/>
            <w:jc w:val="both"/>
          </w:pPr>
        </w:pPrChange>
      </w:pPr>
    </w:p>
    <w:p w14:paraId="05B98DB9" w14:textId="77777777" w:rsidR="009B5D37" w:rsidRDefault="009B5D37">
      <w:pPr>
        <w:pStyle w:val="Prrafodelista"/>
        <w:spacing w:line="360" w:lineRule="auto"/>
        <w:jc w:val="both"/>
        <w:pPrChange w:id="77" w:author="Roca Neyra Renzo Jaime" w:date="2019-09-09T23:52:00Z">
          <w:pPr>
            <w:pStyle w:val="Prrafodelista"/>
            <w:jc w:val="both"/>
          </w:pPr>
        </w:pPrChange>
      </w:pPr>
    </w:p>
    <w:p w14:paraId="3A7EB8B7" w14:textId="77777777" w:rsidR="009B5D37" w:rsidRPr="00AA2536" w:rsidRDefault="009B5D37">
      <w:pPr>
        <w:pStyle w:val="Prrafodelista"/>
        <w:spacing w:line="360" w:lineRule="auto"/>
        <w:jc w:val="both"/>
        <w:pPrChange w:id="78" w:author="Roca Neyra Renzo Jaime" w:date="2019-09-09T23:52:00Z">
          <w:pPr>
            <w:pStyle w:val="Prrafodelista"/>
            <w:jc w:val="both"/>
          </w:pPr>
        </w:pPrChange>
      </w:pPr>
    </w:p>
    <w:p w14:paraId="2A811B66" w14:textId="77777777" w:rsidR="007C7C22" w:rsidRDefault="00A30B1C">
      <w:pPr>
        <w:pStyle w:val="Prrafodelista"/>
        <w:numPr>
          <w:ilvl w:val="0"/>
          <w:numId w:val="7"/>
        </w:numPr>
        <w:spacing w:line="360" w:lineRule="auto"/>
        <w:jc w:val="both"/>
        <w:pPrChange w:id="79" w:author="Roca Neyra Renzo Jaime" w:date="2019-09-09T23:52:00Z">
          <w:pPr>
            <w:pStyle w:val="Prrafodelista"/>
            <w:numPr>
              <w:numId w:val="7"/>
            </w:numPr>
            <w:ind w:hanging="360"/>
            <w:jc w:val="both"/>
          </w:pPr>
        </w:pPrChange>
      </w:pPr>
      <w:r w:rsidRPr="00A30B1C">
        <w:rPr>
          <w:b/>
        </w:rPr>
        <w:t>Formato 16</w:t>
      </w:r>
      <w:r>
        <w:t xml:space="preserve">: </w:t>
      </w:r>
      <w:r w:rsidRPr="00A30B1C">
        <w:t>Cada muestra está representada por una amplitud de complemento de dos bits de 16 bits almacenada en primer lugar por byte menos significativo. Cualquier bit de orden superior no utilizado se extiende con signo desde el bit más significativo. Históricamente, el formato utilizado para las cintas de 9 pistas de distribución de bases de datos MIT-BIH y AHA era el formato 16, con la adición de un EOF lógico (octal 0100000) y un relleno de nulos después del EOF lógico.</w:t>
      </w:r>
    </w:p>
    <w:p w14:paraId="3604E681" w14:textId="77777777" w:rsidR="00D412FC" w:rsidRPr="00AA2536" w:rsidRDefault="00D412FC">
      <w:pPr>
        <w:pStyle w:val="Prrafodelista"/>
        <w:spacing w:line="360" w:lineRule="auto"/>
        <w:jc w:val="both"/>
        <w:pPrChange w:id="80" w:author="Roca Neyra Renzo Jaime" w:date="2019-09-09T23:52:00Z">
          <w:pPr>
            <w:pStyle w:val="Prrafodelista"/>
            <w:jc w:val="both"/>
          </w:pPr>
        </w:pPrChange>
      </w:pPr>
    </w:p>
    <w:p w14:paraId="750BC385" w14:textId="77777777" w:rsidR="00AA2536" w:rsidRDefault="00D412FC">
      <w:pPr>
        <w:pStyle w:val="Prrafodelista"/>
        <w:numPr>
          <w:ilvl w:val="0"/>
          <w:numId w:val="7"/>
        </w:numPr>
        <w:spacing w:line="360" w:lineRule="auto"/>
        <w:jc w:val="both"/>
        <w:pPrChange w:id="81" w:author="Roca Neyra Renzo Jaime" w:date="2019-09-09T23:52:00Z">
          <w:pPr>
            <w:pStyle w:val="Prrafodelista"/>
            <w:numPr>
              <w:numId w:val="7"/>
            </w:numPr>
            <w:ind w:hanging="360"/>
            <w:jc w:val="both"/>
          </w:pPr>
        </w:pPrChange>
      </w:pPr>
      <w:r w:rsidRPr="00D412FC">
        <w:rPr>
          <w:b/>
        </w:rPr>
        <w:t>Formato 24</w:t>
      </w:r>
      <w:r>
        <w:t xml:space="preserve">: </w:t>
      </w:r>
      <w:r w:rsidRPr="00D412FC">
        <w:t>Cada muestra está representada por una amplitud de complemento de dos bits de 24 bits que almacena el byte menos significativo primero.</w:t>
      </w:r>
    </w:p>
    <w:p w14:paraId="5F58AB4B" w14:textId="77777777" w:rsidR="00D412FC" w:rsidRDefault="00D412FC">
      <w:pPr>
        <w:pStyle w:val="Prrafodelista"/>
        <w:spacing w:line="360" w:lineRule="auto"/>
        <w:jc w:val="both"/>
        <w:pPrChange w:id="82" w:author="Roca Neyra Renzo Jaime" w:date="2019-09-09T23:52:00Z">
          <w:pPr>
            <w:pStyle w:val="Prrafodelista"/>
          </w:pPr>
        </w:pPrChange>
      </w:pPr>
    </w:p>
    <w:p w14:paraId="67B03E53" w14:textId="77777777" w:rsidR="00D412FC" w:rsidRDefault="00D412FC">
      <w:pPr>
        <w:pStyle w:val="Prrafodelista"/>
        <w:numPr>
          <w:ilvl w:val="0"/>
          <w:numId w:val="7"/>
        </w:numPr>
        <w:spacing w:line="360" w:lineRule="auto"/>
        <w:jc w:val="both"/>
        <w:pPrChange w:id="83" w:author="Roca Neyra Renzo Jaime" w:date="2019-09-09T23:52:00Z">
          <w:pPr>
            <w:pStyle w:val="Prrafodelista"/>
            <w:numPr>
              <w:numId w:val="7"/>
            </w:numPr>
            <w:ind w:hanging="360"/>
            <w:jc w:val="both"/>
          </w:pPr>
        </w:pPrChange>
      </w:pPr>
      <w:r w:rsidRPr="006B728F">
        <w:rPr>
          <w:b/>
        </w:rPr>
        <w:t>Formato</w:t>
      </w:r>
      <w:r>
        <w:t xml:space="preserve"> </w:t>
      </w:r>
      <w:r w:rsidRPr="006B728F">
        <w:rPr>
          <w:b/>
        </w:rPr>
        <w:t>32</w:t>
      </w:r>
      <w:r>
        <w:t xml:space="preserve">: </w:t>
      </w:r>
      <w:r w:rsidRPr="00D412FC">
        <w:t>Cada muestra está representada por una amplitud de complemento de dos bits de 32 bits almacenada en primer lugar por byte menos significativo.</w:t>
      </w:r>
    </w:p>
    <w:p w14:paraId="6F53ED70" w14:textId="77777777" w:rsidR="006B728F" w:rsidRDefault="006B728F">
      <w:pPr>
        <w:pStyle w:val="Prrafodelista"/>
        <w:spacing w:line="360" w:lineRule="auto"/>
        <w:jc w:val="both"/>
        <w:pPrChange w:id="84" w:author="Roca Neyra Renzo Jaime" w:date="2019-09-09T23:52:00Z">
          <w:pPr>
            <w:pStyle w:val="Prrafodelista"/>
          </w:pPr>
        </w:pPrChange>
      </w:pPr>
    </w:p>
    <w:p w14:paraId="01C8C220" w14:textId="77777777" w:rsidR="006B728F" w:rsidRDefault="006B728F">
      <w:pPr>
        <w:pStyle w:val="Prrafodelista"/>
        <w:numPr>
          <w:ilvl w:val="0"/>
          <w:numId w:val="7"/>
        </w:numPr>
        <w:spacing w:line="360" w:lineRule="auto"/>
        <w:jc w:val="both"/>
        <w:pPrChange w:id="85" w:author="Roca Neyra Renzo Jaime" w:date="2019-09-09T23:52:00Z">
          <w:pPr>
            <w:pStyle w:val="Prrafodelista"/>
            <w:numPr>
              <w:numId w:val="7"/>
            </w:numPr>
            <w:ind w:hanging="360"/>
            <w:jc w:val="both"/>
          </w:pPr>
        </w:pPrChange>
      </w:pPr>
      <w:r w:rsidRPr="006B728F">
        <w:rPr>
          <w:b/>
        </w:rPr>
        <w:t>Formato</w:t>
      </w:r>
      <w:r>
        <w:t xml:space="preserve"> </w:t>
      </w:r>
      <w:r w:rsidRPr="006B728F">
        <w:rPr>
          <w:b/>
        </w:rPr>
        <w:t>61</w:t>
      </w:r>
      <w:r>
        <w:t>:</w:t>
      </w:r>
      <w:r w:rsidRPr="006B728F">
        <w:t xml:space="preserve"> Cada muestra está representada por una amplitud de complemento de dos bits de 16 bits que almacena el byte más significativo primero.</w:t>
      </w:r>
    </w:p>
    <w:p w14:paraId="0DCBF06A" w14:textId="77777777" w:rsidR="006B728F" w:rsidRDefault="006B728F">
      <w:pPr>
        <w:pStyle w:val="Prrafodelista"/>
        <w:spacing w:line="360" w:lineRule="auto"/>
        <w:jc w:val="both"/>
        <w:pPrChange w:id="86" w:author="Roca Neyra Renzo Jaime" w:date="2019-09-09T23:52:00Z">
          <w:pPr>
            <w:pStyle w:val="Prrafodelista"/>
          </w:pPr>
        </w:pPrChange>
      </w:pPr>
    </w:p>
    <w:p w14:paraId="63D2BB1F" w14:textId="77777777" w:rsidR="006B728F" w:rsidRDefault="006B728F">
      <w:pPr>
        <w:pStyle w:val="Prrafodelista"/>
        <w:numPr>
          <w:ilvl w:val="0"/>
          <w:numId w:val="7"/>
        </w:numPr>
        <w:spacing w:line="360" w:lineRule="auto"/>
        <w:jc w:val="both"/>
        <w:pPrChange w:id="87" w:author="Roca Neyra Renzo Jaime" w:date="2019-09-09T23:52:00Z">
          <w:pPr>
            <w:pStyle w:val="Prrafodelista"/>
            <w:numPr>
              <w:numId w:val="7"/>
            </w:numPr>
            <w:ind w:hanging="360"/>
            <w:jc w:val="both"/>
          </w:pPr>
        </w:pPrChange>
      </w:pPr>
      <w:r w:rsidRPr="006B728F">
        <w:rPr>
          <w:b/>
        </w:rPr>
        <w:t>Formato</w:t>
      </w:r>
      <w:r>
        <w:t xml:space="preserve"> </w:t>
      </w:r>
      <w:r w:rsidR="008C33D3">
        <w:rPr>
          <w:b/>
        </w:rPr>
        <w:t>80</w:t>
      </w:r>
      <w:r>
        <w:t>:</w:t>
      </w:r>
      <w:r w:rsidRPr="006B728F">
        <w:t xml:space="preserve"> Cada muestra está representada por una amplitud de 8 bits en forma binaria de desplazamiento (es decir, se debe restar 128 de cada byte sin signo para obtener una amplitud de 8 bits con signo).</w:t>
      </w:r>
    </w:p>
    <w:p w14:paraId="26616FFA" w14:textId="77777777" w:rsidR="008C33D3" w:rsidRDefault="008C33D3">
      <w:pPr>
        <w:pStyle w:val="Prrafodelista"/>
        <w:spacing w:line="360" w:lineRule="auto"/>
        <w:jc w:val="both"/>
        <w:pPrChange w:id="88" w:author="Roca Neyra Renzo Jaime" w:date="2019-09-09T23:52:00Z">
          <w:pPr>
            <w:pStyle w:val="Prrafodelista"/>
            <w:jc w:val="both"/>
          </w:pPr>
        </w:pPrChange>
      </w:pPr>
    </w:p>
    <w:p w14:paraId="031189E3" w14:textId="77777777" w:rsidR="006B728F" w:rsidRDefault="006B728F">
      <w:pPr>
        <w:pStyle w:val="Prrafodelista"/>
        <w:numPr>
          <w:ilvl w:val="0"/>
          <w:numId w:val="7"/>
        </w:numPr>
        <w:spacing w:line="360" w:lineRule="auto"/>
        <w:jc w:val="both"/>
        <w:pPrChange w:id="89" w:author="Roca Neyra Renzo Jaime" w:date="2019-09-09T23:52:00Z">
          <w:pPr>
            <w:pStyle w:val="Prrafodelista"/>
            <w:numPr>
              <w:numId w:val="7"/>
            </w:numPr>
            <w:ind w:hanging="360"/>
            <w:jc w:val="both"/>
          </w:pPr>
        </w:pPrChange>
      </w:pPr>
      <w:r w:rsidRPr="006B728F">
        <w:rPr>
          <w:b/>
        </w:rPr>
        <w:t>Formato</w:t>
      </w:r>
      <w:r>
        <w:t xml:space="preserve"> </w:t>
      </w:r>
      <w:r w:rsidR="007C1498">
        <w:rPr>
          <w:b/>
        </w:rPr>
        <w:t>160</w:t>
      </w:r>
      <w:r>
        <w:t>:</w:t>
      </w:r>
      <w:r w:rsidRPr="006B728F">
        <w:t xml:space="preserve"> </w:t>
      </w:r>
      <w:r w:rsidR="007C1498" w:rsidRPr="007C1498">
        <w:t>Cada muestra está representada por una amplitud de 16 bits en forma binaria de desplazamiento (es decir, se deben restar 32,768 de cada par de bytes sin signo para obtener una amplitud de 16 bits con signo). En cuanto al formato 16, el byte menos significativo de cada par es el primero.</w:t>
      </w:r>
      <w:r w:rsidR="008C33D3">
        <w:tab/>
      </w:r>
    </w:p>
    <w:p w14:paraId="52E3888E" w14:textId="77777777" w:rsidR="008C33D3" w:rsidRDefault="008C33D3">
      <w:pPr>
        <w:pStyle w:val="Prrafodelista"/>
        <w:spacing w:line="360" w:lineRule="auto"/>
        <w:jc w:val="both"/>
        <w:pPrChange w:id="90" w:author="Roca Neyra Renzo Jaime" w:date="2019-09-09T23:52:00Z">
          <w:pPr>
            <w:pStyle w:val="Prrafodelista"/>
          </w:pPr>
        </w:pPrChange>
      </w:pPr>
    </w:p>
    <w:p w14:paraId="7DFA872D" w14:textId="77777777" w:rsidR="00645813" w:rsidRDefault="008C33D3">
      <w:pPr>
        <w:pStyle w:val="Prrafodelista"/>
        <w:numPr>
          <w:ilvl w:val="0"/>
          <w:numId w:val="7"/>
        </w:numPr>
        <w:spacing w:line="360" w:lineRule="auto"/>
        <w:jc w:val="both"/>
        <w:pPrChange w:id="91" w:author="Roca Neyra Renzo Jaime" w:date="2019-09-09T23:52:00Z">
          <w:pPr>
            <w:pStyle w:val="Prrafodelista"/>
            <w:numPr>
              <w:numId w:val="7"/>
            </w:numPr>
            <w:ind w:hanging="360"/>
            <w:jc w:val="both"/>
          </w:pPr>
        </w:pPrChange>
      </w:pPr>
      <w:r w:rsidRPr="006B728F">
        <w:rPr>
          <w:b/>
        </w:rPr>
        <w:lastRenderedPageBreak/>
        <w:t>Formato</w:t>
      </w:r>
      <w:r>
        <w:t xml:space="preserve"> </w:t>
      </w:r>
      <w:r>
        <w:rPr>
          <w:b/>
        </w:rPr>
        <w:t>212</w:t>
      </w:r>
      <w:r>
        <w:t>:</w:t>
      </w:r>
      <w:r w:rsidRPr="006B728F">
        <w:t xml:space="preserve"> </w:t>
      </w:r>
      <w:r w:rsidR="003C3053" w:rsidRPr="003C3053">
        <w:t xml:space="preserve">Cada muestra está representada por una amplitud de complemento de dos de 12 bits. </w:t>
      </w:r>
    </w:p>
    <w:p w14:paraId="0F20C728" w14:textId="77777777" w:rsidR="00645813" w:rsidRDefault="003C3053">
      <w:pPr>
        <w:pStyle w:val="Prrafodelista"/>
        <w:numPr>
          <w:ilvl w:val="1"/>
          <w:numId w:val="7"/>
        </w:numPr>
        <w:spacing w:line="360" w:lineRule="auto"/>
        <w:jc w:val="both"/>
        <w:pPrChange w:id="92" w:author="Roca Neyra Renzo Jaime" w:date="2019-09-09T23:52:00Z">
          <w:pPr>
            <w:pStyle w:val="Prrafodelista"/>
            <w:numPr>
              <w:ilvl w:val="1"/>
              <w:numId w:val="7"/>
            </w:numPr>
            <w:ind w:left="1440" w:hanging="360"/>
            <w:jc w:val="both"/>
          </w:pPr>
        </w:pPrChange>
      </w:pPr>
      <w:r w:rsidRPr="003C3053">
        <w:t xml:space="preserve">La primera muestra se obtiene de los 12 bits menos significativos del primer par de bytes (primero se almacena el byte menos significativo). </w:t>
      </w:r>
    </w:p>
    <w:p w14:paraId="7784FC1B" w14:textId="77777777" w:rsidR="00645813" w:rsidRDefault="00645813">
      <w:pPr>
        <w:pStyle w:val="Prrafodelista"/>
        <w:numPr>
          <w:ilvl w:val="1"/>
          <w:numId w:val="7"/>
        </w:numPr>
        <w:spacing w:line="360" w:lineRule="auto"/>
        <w:jc w:val="both"/>
        <w:pPrChange w:id="93" w:author="Roca Neyra Renzo Jaime" w:date="2019-09-09T23:52:00Z">
          <w:pPr>
            <w:pStyle w:val="Prrafodelista"/>
            <w:numPr>
              <w:ilvl w:val="1"/>
              <w:numId w:val="7"/>
            </w:numPr>
            <w:ind w:left="1440" w:hanging="360"/>
            <w:jc w:val="both"/>
          </w:pPr>
        </w:pPrChange>
      </w:pPr>
      <w:r w:rsidRPr="003C3053">
        <w:t>La segunda muestra se forma a partir de los 4 bits restantes del primer par de bytes (que son los 4 bits altos de la muestra de 12 bits) y el siguiente byte (que contiene los 8 bits restantes de la segunda muestra).</w:t>
      </w:r>
    </w:p>
    <w:p w14:paraId="43C888F3" w14:textId="77777777" w:rsidR="00645813" w:rsidRDefault="00645813">
      <w:pPr>
        <w:pStyle w:val="Prrafodelista"/>
        <w:numPr>
          <w:ilvl w:val="1"/>
          <w:numId w:val="7"/>
        </w:numPr>
        <w:spacing w:line="360" w:lineRule="auto"/>
        <w:jc w:val="both"/>
        <w:pPrChange w:id="94" w:author="Roca Neyra Renzo Jaime" w:date="2019-09-09T23:52:00Z">
          <w:pPr>
            <w:pStyle w:val="Prrafodelista"/>
            <w:numPr>
              <w:ilvl w:val="1"/>
              <w:numId w:val="7"/>
            </w:numPr>
            <w:ind w:left="1440" w:hanging="360"/>
            <w:jc w:val="both"/>
          </w:pPr>
        </w:pPrChange>
      </w:pPr>
      <w:r w:rsidRPr="003C3053">
        <w:t xml:space="preserve"> El proceso se repite para cada par de muestras sucesivas</w:t>
      </w:r>
      <w:r>
        <w:t>.</w:t>
      </w:r>
      <w:r>
        <w:tab/>
      </w:r>
    </w:p>
    <w:p w14:paraId="7F3AB6E7" w14:textId="77777777" w:rsidR="00645813" w:rsidRDefault="00645813">
      <w:pPr>
        <w:pStyle w:val="Prrafodelista"/>
        <w:spacing w:line="360" w:lineRule="auto"/>
        <w:ind w:left="1440"/>
        <w:jc w:val="both"/>
        <w:pPrChange w:id="95" w:author="Roca Neyra Renzo Jaime" w:date="2019-09-09T23:52:00Z">
          <w:pPr>
            <w:pStyle w:val="Prrafodelista"/>
            <w:ind w:left="1440"/>
            <w:jc w:val="both"/>
          </w:pPr>
        </w:pPrChange>
      </w:pPr>
    </w:p>
    <w:tbl>
      <w:tblPr>
        <w:tblStyle w:val="Tablaconcuadrcula"/>
        <w:tblW w:w="8360" w:type="dxa"/>
        <w:tblInd w:w="991" w:type="dxa"/>
        <w:tblLook w:val="04A0" w:firstRow="1" w:lastRow="0" w:firstColumn="1" w:lastColumn="0" w:noHBand="0" w:noVBand="1"/>
        <w:tblCaption w:val="Formato  212"/>
      </w:tblPr>
      <w:tblGrid>
        <w:gridCol w:w="335"/>
        <w:gridCol w:w="331"/>
        <w:gridCol w:w="330"/>
        <w:gridCol w:w="329"/>
        <w:gridCol w:w="329"/>
        <w:gridCol w:w="330"/>
        <w:gridCol w:w="330"/>
        <w:gridCol w:w="328"/>
        <w:gridCol w:w="440"/>
        <w:gridCol w:w="440"/>
        <w:gridCol w:w="330"/>
        <w:gridCol w:w="330"/>
        <w:gridCol w:w="440"/>
        <w:gridCol w:w="440"/>
        <w:gridCol w:w="329"/>
        <w:gridCol w:w="329"/>
        <w:gridCol w:w="329"/>
        <w:gridCol w:w="330"/>
        <w:gridCol w:w="330"/>
        <w:gridCol w:w="328"/>
        <w:gridCol w:w="330"/>
        <w:gridCol w:w="328"/>
        <w:gridCol w:w="330"/>
        <w:gridCol w:w="335"/>
      </w:tblGrid>
      <w:tr w:rsidR="00B43309" w14:paraId="1BFD2760" w14:textId="77777777" w:rsidTr="0025780E">
        <w:tc>
          <w:tcPr>
            <w:tcW w:w="335" w:type="dxa"/>
            <w:shd w:val="clear" w:color="auto" w:fill="BDD6EE" w:themeFill="accent5" w:themeFillTint="66"/>
          </w:tcPr>
          <w:p w14:paraId="0A87B9F3" w14:textId="77777777" w:rsidR="00347E9F" w:rsidRPr="00B43309" w:rsidRDefault="00B43309">
            <w:pPr>
              <w:spacing w:line="360" w:lineRule="auto"/>
              <w:jc w:val="both"/>
              <w:rPr>
                <w:color w:val="000000" w:themeColor="text1"/>
                <w:u w:val="single"/>
              </w:rPr>
              <w:pPrChange w:id="96" w:author="Roca Neyra Renzo Jaime" w:date="2019-09-09T23:52:00Z">
                <w:pPr>
                  <w:jc w:val="center"/>
                </w:pPr>
              </w:pPrChange>
            </w:pPr>
            <w:r>
              <w:rPr>
                <w:color w:val="000000" w:themeColor="text1"/>
              </w:rPr>
              <w:t>7</w:t>
            </w:r>
          </w:p>
        </w:tc>
        <w:tc>
          <w:tcPr>
            <w:tcW w:w="331" w:type="dxa"/>
            <w:shd w:val="clear" w:color="auto" w:fill="BDD6EE" w:themeFill="accent5" w:themeFillTint="66"/>
          </w:tcPr>
          <w:p w14:paraId="13F566D6" w14:textId="77777777" w:rsidR="00347E9F" w:rsidRPr="00C1022F" w:rsidRDefault="00B43309">
            <w:pPr>
              <w:spacing w:line="360" w:lineRule="auto"/>
              <w:jc w:val="both"/>
              <w:rPr>
                <w:color w:val="000000" w:themeColor="text1"/>
              </w:rPr>
              <w:pPrChange w:id="97" w:author="Roca Neyra Renzo Jaime" w:date="2019-09-09T23:52:00Z">
                <w:pPr>
                  <w:jc w:val="center"/>
                </w:pPr>
              </w:pPrChange>
            </w:pPr>
            <w:r>
              <w:rPr>
                <w:color w:val="000000" w:themeColor="text1"/>
              </w:rPr>
              <w:t>6</w:t>
            </w:r>
          </w:p>
        </w:tc>
        <w:tc>
          <w:tcPr>
            <w:tcW w:w="330" w:type="dxa"/>
            <w:shd w:val="clear" w:color="auto" w:fill="BDD6EE" w:themeFill="accent5" w:themeFillTint="66"/>
          </w:tcPr>
          <w:p w14:paraId="4876E520" w14:textId="77777777" w:rsidR="00347E9F" w:rsidRPr="00C1022F" w:rsidRDefault="00B43309">
            <w:pPr>
              <w:spacing w:line="360" w:lineRule="auto"/>
              <w:jc w:val="both"/>
              <w:rPr>
                <w:color w:val="000000" w:themeColor="text1"/>
              </w:rPr>
              <w:pPrChange w:id="98" w:author="Roca Neyra Renzo Jaime" w:date="2019-09-09T23:52:00Z">
                <w:pPr>
                  <w:jc w:val="center"/>
                </w:pPr>
              </w:pPrChange>
            </w:pPr>
            <w:r>
              <w:rPr>
                <w:color w:val="000000" w:themeColor="text1"/>
              </w:rPr>
              <w:t>5</w:t>
            </w:r>
          </w:p>
        </w:tc>
        <w:tc>
          <w:tcPr>
            <w:tcW w:w="329" w:type="dxa"/>
            <w:shd w:val="clear" w:color="auto" w:fill="BDD6EE" w:themeFill="accent5" w:themeFillTint="66"/>
          </w:tcPr>
          <w:p w14:paraId="1440DE1C" w14:textId="77777777" w:rsidR="00347E9F" w:rsidRPr="00C1022F" w:rsidRDefault="00B43309">
            <w:pPr>
              <w:spacing w:line="360" w:lineRule="auto"/>
              <w:jc w:val="both"/>
              <w:rPr>
                <w:color w:val="000000" w:themeColor="text1"/>
              </w:rPr>
              <w:pPrChange w:id="99" w:author="Roca Neyra Renzo Jaime" w:date="2019-09-09T23:52:00Z">
                <w:pPr>
                  <w:jc w:val="center"/>
                </w:pPr>
              </w:pPrChange>
            </w:pPr>
            <w:r>
              <w:rPr>
                <w:color w:val="000000" w:themeColor="text1"/>
              </w:rPr>
              <w:t>4</w:t>
            </w:r>
          </w:p>
        </w:tc>
        <w:tc>
          <w:tcPr>
            <w:tcW w:w="329" w:type="dxa"/>
            <w:shd w:val="clear" w:color="auto" w:fill="BDD6EE" w:themeFill="accent5" w:themeFillTint="66"/>
          </w:tcPr>
          <w:p w14:paraId="179597B7" w14:textId="77777777" w:rsidR="00347E9F" w:rsidRPr="00C1022F" w:rsidRDefault="00B43309">
            <w:pPr>
              <w:spacing w:line="360" w:lineRule="auto"/>
              <w:jc w:val="both"/>
              <w:rPr>
                <w:color w:val="000000" w:themeColor="text1"/>
              </w:rPr>
              <w:pPrChange w:id="100" w:author="Roca Neyra Renzo Jaime" w:date="2019-09-09T23:52:00Z">
                <w:pPr>
                  <w:jc w:val="center"/>
                </w:pPr>
              </w:pPrChange>
            </w:pPr>
            <w:r>
              <w:rPr>
                <w:color w:val="000000" w:themeColor="text1"/>
              </w:rPr>
              <w:t>3</w:t>
            </w:r>
          </w:p>
        </w:tc>
        <w:tc>
          <w:tcPr>
            <w:tcW w:w="330" w:type="dxa"/>
            <w:shd w:val="clear" w:color="auto" w:fill="BDD6EE" w:themeFill="accent5" w:themeFillTint="66"/>
          </w:tcPr>
          <w:p w14:paraId="60E9FC27" w14:textId="77777777" w:rsidR="00347E9F" w:rsidRPr="00C1022F" w:rsidRDefault="00B43309">
            <w:pPr>
              <w:spacing w:line="360" w:lineRule="auto"/>
              <w:jc w:val="both"/>
              <w:rPr>
                <w:color w:val="000000" w:themeColor="text1"/>
              </w:rPr>
              <w:pPrChange w:id="101" w:author="Roca Neyra Renzo Jaime" w:date="2019-09-09T23:52:00Z">
                <w:pPr>
                  <w:jc w:val="center"/>
                </w:pPr>
              </w:pPrChange>
            </w:pPr>
            <w:r>
              <w:rPr>
                <w:color w:val="000000" w:themeColor="text1"/>
              </w:rPr>
              <w:t>2</w:t>
            </w:r>
          </w:p>
        </w:tc>
        <w:tc>
          <w:tcPr>
            <w:tcW w:w="330" w:type="dxa"/>
            <w:shd w:val="clear" w:color="auto" w:fill="BDD6EE" w:themeFill="accent5" w:themeFillTint="66"/>
          </w:tcPr>
          <w:p w14:paraId="0B7B589C" w14:textId="77777777" w:rsidR="00347E9F" w:rsidRPr="00C1022F" w:rsidRDefault="00B43309">
            <w:pPr>
              <w:spacing w:line="360" w:lineRule="auto"/>
              <w:jc w:val="both"/>
              <w:rPr>
                <w:color w:val="000000" w:themeColor="text1"/>
              </w:rPr>
              <w:pPrChange w:id="102" w:author="Roca Neyra Renzo Jaime" w:date="2019-09-09T23:52:00Z">
                <w:pPr>
                  <w:jc w:val="center"/>
                </w:pPr>
              </w:pPrChange>
            </w:pPr>
            <w:r>
              <w:rPr>
                <w:color w:val="000000" w:themeColor="text1"/>
              </w:rPr>
              <w:t>1</w:t>
            </w:r>
          </w:p>
        </w:tc>
        <w:tc>
          <w:tcPr>
            <w:tcW w:w="328" w:type="dxa"/>
            <w:shd w:val="clear" w:color="auto" w:fill="BDD6EE" w:themeFill="accent5" w:themeFillTint="66"/>
          </w:tcPr>
          <w:p w14:paraId="1603167E" w14:textId="77777777" w:rsidR="00347E9F" w:rsidRPr="00C1022F" w:rsidRDefault="00B43309">
            <w:pPr>
              <w:spacing w:line="360" w:lineRule="auto"/>
              <w:jc w:val="both"/>
              <w:rPr>
                <w:color w:val="000000" w:themeColor="text1"/>
              </w:rPr>
              <w:pPrChange w:id="103" w:author="Roca Neyra Renzo Jaime" w:date="2019-09-09T23:52:00Z">
                <w:pPr>
                  <w:jc w:val="center"/>
                </w:pPr>
              </w:pPrChange>
            </w:pPr>
            <w:r>
              <w:rPr>
                <w:color w:val="000000" w:themeColor="text1"/>
              </w:rPr>
              <w:t>0</w:t>
            </w:r>
          </w:p>
        </w:tc>
        <w:tc>
          <w:tcPr>
            <w:tcW w:w="440" w:type="dxa"/>
            <w:shd w:val="clear" w:color="auto" w:fill="C5E0B3" w:themeFill="accent6" w:themeFillTint="66"/>
          </w:tcPr>
          <w:p w14:paraId="0F828DA2" w14:textId="77777777" w:rsidR="00347E9F" w:rsidRPr="00C1022F" w:rsidRDefault="00B43309">
            <w:pPr>
              <w:spacing w:line="360" w:lineRule="auto"/>
              <w:jc w:val="both"/>
              <w:rPr>
                <w:color w:val="000000" w:themeColor="text1"/>
              </w:rPr>
              <w:pPrChange w:id="104" w:author="Roca Neyra Renzo Jaime" w:date="2019-09-09T23:52:00Z">
                <w:pPr>
                  <w:jc w:val="center"/>
                </w:pPr>
              </w:pPrChange>
            </w:pPr>
            <w:r>
              <w:rPr>
                <w:color w:val="000000" w:themeColor="text1"/>
              </w:rPr>
              <w:t>11</w:t>
            </w:r>
          </w:p>
        </w:tc>
        <w:tc>
          <w:tcPr>
            <w:tcW w:w="440" w:type="dxa"/>
            <w:shd w:val="clear" w:color="auto" w:fill="C5E0B3" w:themeFill="accent6" w:themeFillTint="66"/>
          </w:tcPr>
          <w:p w14:paraId="1E8039A0" w14:textId="77777777" w:rsidR="00347E9F" w:rsidRPr="00C1022F" w:rsidRDefault="00B43309">
            <w:pPr>
              <w:spacing w:line="360" w:lineRule="auto"/>
              <w:jc w:val="both"/>
              <w:rPr>
                <w:color w:val="000000" w:themeColor="text1"/>
              </w:rPr>
              <w:pPrChange w:id="105" w:author="Roca Neyra Renzo Jaime" w:date="2019-09-09T23:52:00Z">
                <w:pPr>
                  <w:jc w:val="center"/>
                </w:pPr>
              </w:pPrChange>
            </w:pPr>
            <w:r>
              <w:rPr>
                <w:color w:val="000000" w:themeColor="text1"/>
              </w:rPr>
              <w:t>10</w:t>
            </w:r>
          </w:p>
        </w:tc>
        <w:tc>
          <w:tcPr>
            <w:tcW w:w="330" w:type="dxa"/>
            <w:shd w:val="clear" w:color="auto" w:fill="C5E0B3" w:themeFill="accent6" w:themeFillTint="66"/>
          </w:tcPr>
          <w:p w14:paraId="382F6453" w14:textId="77777777" w:rsidR="00347E9F" w:rsidRPr="00C1022F" w:rsidRDefault="00B43309">
            <w:pPr>
              <w:spacing w:line="360" w:lineRule="auto"/>
              <w:jc w:val="both"/>
              <w:rPr>
                <w:color w:val="000000" w:themeColor="text1"/>
              </w:rPr>
              <w:pPrChange w:id="106" w:author="Roca Neyra Renzo Jaime" w:date="2019-09-09T23:52:00Z">
                <w:pPr>
                  <w:jc w:val="center"/>
                </w:pPr>
              </w:pPrChange>
            </w:pPr>
            <w:r>
              <w:rPr>
                <w:color w:val="000000" w:themeColor="text1"/>
              </w:rPr>
              <w:t>9</w:t>
            </w:r>
          </w:p>
        </w:tc>
        <w:tc>
          <w:tcPr>
            <w:tcW w:w="330" w:type="dxa"/>
            <w:shd w:val="clear" w:color="auto" w:fill="C5E0B3" w:themeFill="accent6" w:themeFillTint="66"/>
          </w:tcPr>
          <w:p w14:paraId="0D289CA5" w14:textId="77777777" w:rsidR="00347E9F" w:rsidRPr="00C1022F" w:rsidRDefault="00B43309">
            <w:pPr>
              <w:spacing w:line="360" w:lineRule="auto"/>
              <w:jc w:val="both"/>
              <w:rPr>
                <w:color w:val="000000" w:themeColor="text1"/>
              </w:rPr>
              <w:pPrChange w:id="107" w:author="Roca Neyra Renzo Jaime" w:date="2019-09-09T23:52:00Z">
                <w:pPr>
                  <w:jc w:val="center"/>
                </w:pPr>
              </w:pPrChange>
            </w:pPr>
            <w:r>
              <w:rPr>
                <w:color w:val="000000" w:themeColor="text1"/>
              </w:rPr>
              <w:t>8</w:t>
            </w:r>
          </w:p>
        </w:tc>
        <w:tc>
          <w:tcPr>
            <w:tcW w:w="440" w:type="dxa"/>
            <w:shd w:val="clear" w:color="auto" w:fill="BDD6EE" w:themeFill="accent5" w:themeFillTint="66"/>
          </w:tcPr>
          <w:p w14:paraId="6A0E2D45" w14:textId="77777777" w:rsidR="00347E9F" w:rsidRPr="00C1022F" w:rsidRDefault="00B43309">
            <w:pPr>
              <w:spacing w:line="360" w:lineRule="auto"/>
              <w:jc w:val="both"/>
              <w:rPr>
                <w:color w:val="000000" w:themeColor="text1"/>
              </w:rPr>
              <w:pPrChange w:id="108" w:author="Roca Neyra Renzo Jaime" w:date="2019-09-09T23:52:00Z">
                <w:pPr>
                  <w:jc w:val="center"/>
                </w:pPr>
              </w:pPrChange>
            </w:pPr>
            <w:r>
              <w:rPr>
                <w:color w:val="000000" w:themeColor="text1"/>
              </w:rPr>
              <w:t>11</w:t>
            </w:r>
          </w:p>
        </w:tc>
        <w:tc>
          <w:tcPr>
            <w:tcW w:w="440" w:type="dxa"/>
            <w:shd w:val="clear" w:color="auto" w:fill="BDD6EE" w:themeFill="accent5" w:themeFillTint="66"/>
          </w:tcPr>
          <w:p w14:paraId="3CEBAD46" w14:textId="77777777" w:rsidR="00347E9F" w:rsidRPr="00C1022F" w:rsidRDefault="00B43309">
            <w:pPr>
              <w:spacing w:line="360" w:lineRule="auto"/>
              <w:jc w:val="both"/>
              <w:rPr>
                <w:color w:val="000000" w:themeColor="text1"/>
              </w:rPr>
              <w:pPrChange w:id="109" w:author="Roca Neyra Renzo Jaime" w:date="2019-09-09T23:52:00Z">
                <w:pPr>
                  <w:jc w:val="center"/>
                </w:pPr>
              </w:pPrChange>
            </w:pPr>
            <w:r>
              <w:rPr>
                <w:color w:val="000000" w:themeColor="text1"/>
              </w:rPr>
              <w:t>10</w:t>
            </w:r>
          </w:p>
        </w:tc>
        <w:tc>
          <w:tcPr>
            <w:tcW w:w="329" w:type="dxa"/>
            <w:shd w:val="clear" w:color="auto" w:fill="BDD6EE" w:themeFill="accent5" w:themeFillTint="66"/>
          </w:tcPr>
          <w:p w14:paraId="38631DE9" w14:textId="77777777" w:rsidR="00347E9F" w:rsidRPr="00C1022F" w:rsidRDefault="00B43309">
            <w:pPr>
              <w:spacing w:line="360" w:lineRule="auto"/>
              <w:jc w:val="both"/>
              <w:rPr>
                <w:color w:val="000000" w:themeColor="text1"/>
              </w:rPr>
              <w:pPrChange w:id="110" w:author="Roca Neyra Renzo Jaime" w:date="2019-09-09T23:52:00Z">
                <w:pPr>
                  <w:jc w:val="center"/>
                </w:pPr>
              </w:pPrChange>
            </w:pPr>
            <w:r>
              <w:rPr>
                <w:color w:val="000000" w:themeColor="text1"/>
              </w:rPr>
              <w:t>9</w:t>
            </w:r>
          </w:p>
        </w:tc>
        <w:tc>
          <w:tcPr>
            <w:tcW w:w="329" w:type="dxa"/>
            <w:shd w:val="clear" w:color="auto" w:fill="BDD6EE" w:themeFill="accent5" w:themeFillTint="66"/>
          </w:tcPr>
          <w:p w14:paraId="4D7F586C" w14:textId="77777777" w:rsidR="00347E9F" w:rsidRPr="00C1022F" w:rsidRDefault="00B43309">
            <w:pPr>
              <w:spacing w:line="360" w:lineRule="auto"/>
              <w:jc w:val="both"/>
              <w:rPr>
                <w:color w:val="000000" w:themeColor="text1"/>
              </w:rPr>
              <w:pPrChange w:id="111" w:author="Roca Neyra Renzo Jaime" w:date="2019-09-09T23:52:00Z">
                <w:pPr>
                  <w:jc w:val="center"/>
                </w:pPr>
              </w:pPrChange>
            </w:pPr>
            <w:r>
              <w:rPr>
                <w:color w:val="000000" w:themeColor="text1"/>
              </w:rPr>
              <w:t>8</w:t>
            </w:r>
          </w:p>
        </w:tc>
        <w:tc>
          <w:tcPr>
            <w:tcW w:w="329" w:type="dxa"/>
            <w:shd w:val="clear" w:color="auto" w:fill="C5E0B3" w:themeFill="accent6" w:themeFillTint="66"/>
          </w:tcPr>
          <w:p w14:paraId="29700CD7" w14:textId="77777777" w:rsidR="00347E9F" w:rsidRPr="00C1022F" w:rsidRDefault="00B43309">
            <w:pPr>
              <w:spacing w:line="360" w:lineRule="auto"/>
              <w:jc w:val="both"/>
              <w:rPr>
                <w:color w:val="000000" w:themeColor="text1"/>
              </w:rPr>
              <w:pPrChange w:id="112" w:author="Roca Neyra Renzo Jaime" w:date="2019-09-09T23:52:00Z">
                <w:pPr>
                  <w:jc w:val="center"/>
                </w:pPr>
              </w:pPrChange>
            </w:pPr>
            <w:r>
              <w:rPr>
                <w:color w:val="000000" w:themeColor="text1"/>
              </w:rPr>
              <w:t>7</w:t>
            </w:r>
          </w:p>
        </w:tc>
        <w:tc>
          <w:tcPr>
            <w:tcW w:w="330" w:type="dxa"/>
            <w:shd w:val="clear" w:color="auto" w:fill="C5E0B3" w:themeFill="accent6" w:themeFillTint="66"/>
          </w:tcPr>
          <w:p w14:paraId="4AA95345" w14:textId="77777777" w:rsidR="00347E9F" w:rsidRPr="00C1022F" w:rsidRDefault="00B43309">
            <w:pPr>
              <w:spacing w:line="360" w:lineRule="auto"/>
              <w:jc w:val="both"/>
              <w:rPr>
                <w:color w:val="000000" w:themeColor="text1"/>
              </w:rPr>
              <w:pPrChange w:id="113" w:author="Roca Neyra Renzo Jaime" w:date="2019-09-09T23:52:00Z">
                <w:pPr>
                  <w:jc w:val="center"/>
                </w:pPr>
              </w:pPrChange>
            </w:pPr>
            <w:r>
              <w:rPr>
                <w:color w:val="000000" w:themeColor="text1"/>
              </w:rPr>
              <w:t>6</w:t>
            </w:r>
          </w:p>
        </w:tc>
        <w:tc>
          <w:tcPr>
            <w:tcW w:w="330" w:type="dxa"/>
            <w:shd w:val="clear" w:color="auto" w:fill="C5E0B3" w:themeFill="accent6" w:themeFillTint="66"/>
          </w:tcPr>
          <w:p w14:paraId="5CEC5CA0" w14:textId="77777777" w:rsidR="00347E9F" w:rsidRPr="00C1022F" w:rsidRDefault="00B43309">
            <w:pPr>
              <w:spacing w:line="360" w:lineRule="auto"/>
              <w:jc w:val="both"/>
              <w:rPr>
                <w:color w:val="000000" w:themeColor="text1"/>
              </w:rPr>
              <w:pPrChange w:id="114" w:author="Roca Neyra Renzo Jaime" w:date="2019-09-09T23:52:00Z">
                <w:pPr>
                  <w:jc w:val="center"/>
                </w:pPr>
              </w:pPrChange>
            </w:pPr>
            <w:r>
              <w:rPr>
                <w:color w:val="000000" w:themeColor="text1"/>
              </w:rPr>
              <w:t>5</w:t>
            </w:r>
          </w:p>
        </w:tc>
        <w:tc>
          <w:tcPr>
            <w:tcW w:w="328" w:type="dxa"/>
            <w:shd w:val="clear" w:color="auto" w:fill="C5E0B3" w:themeFill="accent6" w:themeFillTint="66"/>
          </w:tcPr>
          <w:p w14:paraId="72AA48CE" w14:textId="77777777" w:rsidR="00347E9F" w:rsidRPr="00C1022F" w:rsidRDefault="00B43309">
            <w:pPr>
              <w:spacing w:line="360" w:lineRule="auto"/>
              <w:jc w:val="both"/>
              <w:rPr>
                <w:color w:val="000000" w:themeColor="text1"/>
              </w:rPr>
              <w:pPrChange w:id="115" w:author="Roca Neyra Renzo Jaime" w:date="2019-09-09T23:52:00Z">
                <w:pPr>
                  <w:jc w:val="center"/>
                </w:pPr>
              </w:pPrChange>
            </w:pPr>
            <w:r>
              <w:rPr>
                <w:color w:val="000000" w:themeColor="text1"/>
              </w:rPr>
              <w:t>4</w:t>
            </w:r>
          </w:p>
        </w:tc>
        <w:tc>
          <w:tcPr>
            <w:tcW w:w="330" w:type="dxa"/>
            <w:shd w:val="clear" w:color="auto" w:fill="C5E0B3" w:themeFill="accent6" w:themeFillTint="66"/>
          </w:tcPr>
          <w:p w14:paraId="09B7E925" w14:textId="77777777" w:rsidR="00347E9F" w:rsidRPr="00C1022F" w:rsidRDefault="00B43309">
            <w:pPr>
              <w:spacing w:line="360" w:lineRule="auto"/>
              <w:jc w:val="both"/>
              <w:rPr>
                <w:color w:val="000000" w:themeColor="text1"/>
              </w:rPr>
              <w:pPrChange w:id="116" w:author="Roca Neyra Renzo Jaime" w:date="2019-09-09T23:52:00Z">
                <w:pPr>
                  <w:jc w:val="center"/>
                </w:pPr>
              </w:pPrChange>
            </w:pPr>
            <w:r>
              <w:rPr>
                <w:color w:val="000000" w:themeColor="text1"/>
              </w:rPr>
              <w:t>3</w:t>
            </w:r>
          </w:p>
        </w:tc>
        <w:tc>
          <w:tcPr>
            <w:tcW w:w="328" w:type="dxa"/>
            <w:shd w:val="clear" w:color="auto" w:fill="C5E0B3" w:themeFill="accent6" w:themeFillTint="66"/>
          </w:tcPr>
          <w:p w14:paraId="6F77EFE7" w14:textId="77777777" w:rsidR="00347E9F" w:rsidRPr="00C1022F" w:rsidRDefault="00B43309">
            <w:pPr>
              <w:spacing w:line="360" w:lineRule="auto"/>
              <w:jc w:val="both"/>
              <w:rPr>
                <w:color w:val="000000" w:themeColor="text1"/>
              </w:rPr>
              <w:pPrChange w:id="117" w:author="Roca Neyra Renzo Jaime" w:date="2019-09-09T23:52:00Z">
                <w:pPr>
                  <w:jc w:val="center"/>
                </w:pPr>
              </w:pPrChange>
            </w:pPr>
            <w:r>
              <w:rPr>
                <w:color w:val="000000" w:themeColor="text1"/>
              </w:rPr>
              <w:t>2</w:t>
            </w:r>
          </w:p>
        </w:tc>
        <w:tc>
          <w:tcPr>
            <w:tcW w:w="330" w:type="dxa"/>
            <w:shd w:val="clear" w:color="auto" w:fill="C5E0B3" w:themeFill="accent6" w:themeFillTint="66"/>
          </w:tcPr>
          <w:p w14:paraId="673B6B59" w14:textId="77777777" w:rsidR="00347E9F" w:rsidRPr="00C1022F" w:rsidRDefault="00B43309">
            <w:pPr>
              <w:spacing w:line="360" w:lineRule="auto"/>
              <w:jc w:val="both"/>
              <w:rPr>
                <w:color w:val="000000" w:themeColor="text1"/>
              </w:rPr>
              <w:pPrChange w:id="118" w:author="Roca Neyra Renzo Jaime" w:date="2019-09-09T23:52:00Z">
                <w:pPr>
                  <w:jc w:val="center"/>
                </w:pPr>
              </w:pPrChange>
            </w:pPr>
            <w:r>
              <w:rPr>
                <w:color w:val="000000" w:themeColor="text1"/>
              </w:rPr>
              <w:t>1</w:t>
            </w:r>
          </w:p>
        </w:tc>
        <w:tc>
          <w:tcPr>
            <w:tcW w:w="335" w:type="dxa"/>
            <w:shd w:val="clear" w:color="auto" w:fill="C5E0B3" w:themeFill="accent6" w:themeFillTint="66"/>
          </w:tcPr>
          <w:p w14:paraId="6D922E0A" w14:textId="77777777" w:rsidR="00347E9F" w:rsidRPr="00C1022F" w:rsidRDefault="00B43309">
            <w:pPr>
              <w:spacing w:line="360" w:lineRule="auto"/>
              <w:jc w:val="both"/>
              <w:rPr>
                <w:color w:val="000000" w:themeColor="text1"/>
              </w:rPr>
              <w:pPrChange w:id="119" w:author="Roca Neyra Renzo Jaime" w:date="2019-09-09T23:52:00Z">
                <w:pPr>
                  <w:jc w:val="center"/>
                </w:pPr>
              </w:pPrChange>
            </w:pPr>
            <w:r>
              <w:rPr>
                <w:color w:val="000000" w:themeColor="text1"/>
              </w:rPr>
              <w:t>0</w:t>
            </w:r>
          </w:p>
        </w:tc>
      </w:tr>
      <w:tr w:rsidR="00B43309" w14:paraId="17CC9EAD" w14:textId="77777777" w:rsidTr="005F7606">
        <w:tc>
          <w:tcPr>
            <w:tcW w:w="2642" w:type="dxa"/>
            <w:gridSpan w:val="8"/>
          </w:tcPr>
          <w:p w14:paraId="59DC5D86" w14:textId="77777777" w:rsidR="00347E9F" w:rsidRDefault="00347E9F">
            <w:pPr>
              <w:spacing w:line="360" w:lineRule="auto"/>
              <w:jc w:val="both"/>
              <w:pPrChange w:id="120" w:author="Roca Neyra Renzo Jaime" w:date="2019-09-09T23:52:00Z">
                <w:pPr>
                  <w:jc w:val="center"/>
                </w:pPr>
              </w:pPrChange>
            </w:pPr>
            <w:r>
              <w:t>1º BYTE</w:t>
            </w:r>
          </w:p>
        </w:tc>
        <w:tc>
          <w:tcPr>
            <w:tcW w:w="3078" w:type="dxa"/>
            <w:gridSpan w:val="8"/>
          </w:tcPr>
          <w:p w14:paraId="75FCBABD" w14:textId="77777777" w:rsidR="00347E9F" w:rsidRPr="009B5D37" w:rsidRDefault="00347E9F">
            <w:pPr>
              <w:spacing w:line="360" w:lineRule="auto"/>
              <w:jc w:val="both"/>
              <w:rPr>
                <w:u w:val="single"/>
              </w:rPr>
              <w:pPrChange w:id="121" w:author="Roca Neyra Renzo Jaime" w:date="2019-09-09T23:52:00Z">
                <w:pPr>
                  <w:jc w:val="center"/>
                </w:pPr>
              </w:pPrChange>
            </w:pPr>
            <w:r>
              <w:t>2º BYTE</w:t>
            </w:r>
          </w:p>
        </w:tc>
        <w:tc>
          <w:tcPr>
            <w:tcW w:w="2640" w:type="dxa"/>
            <w:gridSpan w:val="8"/>
          </w:tcPr>
          <w:p w14:paraId="7B94D56D" w14:textId="77777777" w:rsidR="00347E9F" w:rsidRDefault="00347E9F">
            <w:pPr>
              <w:keepNext/>
              <w:spacing w:line="360" w:lineRule="auto"/>
              <w:jc w:val="both"/>
              <w:pPrChange w:id="122" w:author="Roca Neyra Renzo Jaime" w:date="2019-09-09T23:52:00Z">
                <w:pPr>
                  <w:keepNext/>
                  <w:jc w:val="center"/>
                </w:pPr>
              </w:pPrChange>
            </w:pPr>
            <w:r>
              <w:t>3ºBYTE</w:t>
            </w:r>
          </w:p>
        </w:tc>
      </w:tr>
    </w:tbl>
    <w:p w14:paraId="1FF011DD" w14:textId="4D2F1C49" w:rsidR="00347E9F" w:rsidDel="00CD4538" w:rsidRDefault="0053179D">
      <w:pPr>
        <w:pStyle w:val="Descripcin"/>
        <w:spacing w:line="360" w:lineRule="auto"/>
        <w:jc w:val="both"/>
        <w:rPr>
          <w:del w:id="123" w:author="Roca Neyra Renzo Jaime" w:date="2019-09-10T17:20:00Z"/>
        </w:rPr>
        <w:pPrChange w:id="124" w:author="Roca Neyra Renzo Jaime" w:date="2019-09-09T23:52:00Z">
          <w:pPr>
            <w:pStyle w:val="Descripcin"/>
            <w:jc w:val="center"/>
          </w:pPr>
        </w:pPrChange>
      </w:pPr>
      <w:bookmarkStart w:id="125" w:name="_Toc17721577"/>
      <w:ins w:id="126" w:author="Roca Neyra Renzo Jaime" w:date="2019-09-09T23:49:00Z">
        <w:r>
          <w:tab/>
        </w:r>
        <w:r>
          <w:tab/>
        </w:r>
        <w:r>
          <w:tab/>
        </w:r>
        <w:r>
          <w:tab/>
        </w:r>
        <w:r>
          <w:tab/>
        </w:r>
      </w:ins>
      <w:r w:rsidR="009B5D37">
        <w:t xml:space="preserve">Tabla </w:t>
      </w:r>
      <w:r w:rsidR="002C20E9">
        <w:rPr>
          <w:i w:val="0"/>
          <w:iCs w:val="0"/>
          <w:noProof/>
        </w:rPr>
        <w:fldChar w:fldCharType="begin"/>
      </w:r>
      <w:r w:rsidR="002C20E9">
        <w:rPr>
          <w:noProof/>
        </w:rPr>
        <w:instrText xml:space="preserve"> SEQ Tabla \* ARABIC </w:instrText>
      </w:r>
      <w:r w:rsidR="002C20E9">
        <w:rPr>
          <w:i w:val="0"/>
          <w:iCs w:val="0"/>
          <w:noProof/>
        </w:rPr>
        <w:fldChar w:fldCharType="separate"/>
      </w:r>
      <w:r w:rsidR="00955E0F">
        <w:rPr>
          <w:noProof/>
        </w:rPr>
        <w:t>1</w:t>
      </w:r>
      <w:r w:rsidR="002C20E9">
        <w:rPr>
          <w:i w:val="0"/>
          <w:iCs w:val="0"/>
          <w:noProof/>
        </w:rPr>
        <w:fldChar w:fldCharType="end"/>
      </w:r>
      <w:r w:rsidR="009B5D37">
        <w:t xml:space="preserve"> Formato 212</w:t>
      </w:r>
      <w:bookmarkEnd w:id="125"/>
    </w:p>
    <w:p w14:paraId="57EA1BE8" w14:textId="77777777" w:rsidR="008C33D3" w:rsidDel="00CD4538" w:rsidRDefault="008C33D3">
      <w:pPr>
        <w:pStyle w:val="Prrafodelista"/>
        <w:spacing w:line="360" w:lineRule="auto"/>
        <w:jc w:val="both"/>
        <w:rPr>
          <w:del w:id="127" w:author="Roca Neyra Renzo Jaime" w:date="2019-09-10T17:20:00Z"/>
          <w:u w:val="single"/>
        </w:rPr>
        <w:pPrChange w:id="128" w:author="Roca Neyra Renzo Jaime" w:date="2019-09-09T23:52:00Z">
          <w:pPr>
            <w:pStyle w:val="Prrafodelista"/>
          </w:pPr>
        </w:pPrChange>
      </w:pPr>
    </w:p>
    <w:p w14:paraId="4B3D7E34" w14:textId="77777777" w:rsidR="00BB38D5" w:rsidDel="00CD4538" w:rsidRDefault="00BB38D5">
      <w:pPr>
        <w:pStyle w:val="Prrafodelista"/>
        <w:spacing w:line="360" w:lineRule="auto"/>
        <w:jc w:val="both"/>
        <w:rPr>
          <w:del w:id="129" w:author="Roca Neyra Renzo Jaime" w:date="2019-09-10T17:20:00Z"/>
          <w:u w:val="single"/>
        </w:rPr>
        <w:pPrChange w:id="130" w:author="Roca Neyra Renzo Jaime" w:date="2019-09-09T23:52:00Z">
          <w:pPr>
            <w:pStyle w:val="Prrafodelista"/>
          </w:pPr>
        </w:pPrChange>
      </w:pPr>
    </w:p>
    <w:p w14:paraId="111F7273" w14:textId="77777777" w:rsidR="00BB38D5" w:rsidDel="00CD4538" w:rsidRDefault="00BB38D5">
      <w:pPr>
        <w:pStyle w:val="Prrafodelista"/>
        <w:spacing w:line="360" w:lineRule="auto"/>
        <w:jc w:val="both"/>
        <w:rPr>
          <w:del w:id="131" w:author="Roca Neyra Renzo Jaime" w:date="2019-09-10T17:20:00Z"/>
          <w:u w:val="single"/>
        </w:rPr>
        <w:pPrChange w:id="132" w:author="Roca Neyra Renzo Jaime" w:date="2019-09-09T23:52:00Z">
          <w:pPr>
            <w:pStyle w:val="Prrafodelista"/>
          </w:pPr>
        </w:pPrChange>
      </w:pPr>
    </w:p>
    <w:p w14:paraId="7E766C48" w14:textId="77777777" w:rsidR="00BB38D5" w:rsidDel="00CD4538" w:rsidRDefault="00BB38D5">
      <w:pPr>
        <w:pStyle w:val="Prrafodelista"/>
        <w:spacing w:line="360" w:lineRule="auto"/>
        <w:jc w:val="both"/>
        <w:rPr>
          <w:del w:id="133" w:author="Roca Neyra Renzo Jaime" w:date="2019-09-10T17:20:00Z"/>
          <w:u w:val="single"/>
        </w:rPr>
        <w:pPrChange w:id="134" w:author="Roca Neyra Renzo Jaime" w:date="2019-09-09T23:52:00Z">
          <w:pPr>
            <w:pStyle w:val="Prrafodelista"/>
          </w:pPr>
        </w:pPrChange>
      </w:pPr>
    </w:p>
    <w:p w14:paraId="20250370" w14:textId="77777777" w:rsidR="00BB38D5" w:rsidDel="00CD4538" w:rsidRDefault="00BB38D5">
      <w:pPr>
        <w:pStyle w:val="Prrafodelista"/>
        <w:spacing w:line="360" w:lineRule="auto"/>
        <w:jc w:val="both"/>
        <w:rPr>
          <w:del w:id="135" w:author="Roca Neyra Renzo Jaime" w:date="2019-09-10T17:20:00Z"/>
          <w:u w:val="single"/>
        </w:rPr>
        <w:pPrChange w:id="136" w:author="Roca Neyra Renzo Jaime" w:date="2019-09-09T23:52:00Z">
          <w:pPr>
            <w:pStyle w:val="Prrafodelista"/>
          </w:pPr>
        </w:pPrChange>
      </w:pPr>
    </w:p>
    <w:p w14:paraId="4701AE23" w14:textId="77777777" w:rsidR="00BB38D5" w:rsidDel="00CD4538" w:rsidRDefault="00BB38D5">
      <w:pPr>
        <w:pStyle w:val="Prrafodelista"/>
        <w:spacing w:line="360" w:lineRule="auto"/>
        <w:jc w:val="both"/>
        <w:rPr>
          <w:del w:id="137" w:author="Roca Neyra Renzo Jaime" w:date="2019-09-10T17:20:00Z"/>
          <w:u w:val="single"/>
        </w:rPr>
        <w:pPrChange w:id="138" w:author="Roca Neyra Renzo Jaime" w:date="2019-09-09T23:52:00Z">
          <w:pPr>
            <w:pStyle w:val="Prrafodelista"/>
          </w:pPr>
        </w:pPrChange>
      </w:pPr>
    </w:p>
    <w:p w14:paraId="26825560" w14:textId="77777777" w:rsidR="00BB38D5" w:rsidDel="00CD4538" w:rsidRDefault="00BB38D5">
      <w:pPr>
        <w:pStyle w:val="Prrafodelista"/>
        <w:spacing w:line="360" w:lineRule="auto"/>
        <w:jc w:val="both"/>
        <w:rPr>
          <w:del w:id="139" w:author="Roca Neyra Renzo Jaime" w:date="2019-09-10T17:20:00Z"/>
          <w:u w:val="single"/>
        </w:rPr>
        <w:pPrChange w:id="140" w:author="Roca Neyra Renzo Jaime" w:date="2019-09-09T23:52:00Z">
          <w:pPr>
            <w:pStyle w:val="Prrafodelista"/>
          </w:pPr>
        </w:pPrChange>
      </w:pPr>
    </w:p>
    <w:p w14:paraId="7112037D" w14:textId="77777777" w:rsidR="00BB38D5" w:rsidRDefault="00BB38D5">
      <w:pPr>
        <w:pStyle w:val="Descripcin"/>
        <w:spacing w:line="360" w:lineRule="auto"/>
        <w:jc w:val="both"/>
        <w:pPrChange w:id="141" w:author="Roca Neyra Renzo Jaime" w:date="2019-09-10T17:20:00Z">
          <w:pPr>
            <w:pStyle w:val="Prrafodelista"/>
          </w:pPr>
        </w:pPrChange>
      </w:pPr>
    </w:p>
    <w:p w14:paraId="5B1CB46A" w14:textId="77777777" w:rsidR="00BB38D5" w:rsidRPr="009B5D37" w:rsidRDefault="00BB38D5">
      <w:pPr>
        <w:pStyle w:val="Prrafodelista"/>
        <w:spacing w:line="360" w:lineRule="auto"/>
        <w:jc w:val="both"/>
        <w:rPr>
          <w:u w:val="single"/>
        </w:rPr>
        <w:pPrChange w:id="142" w:author="Roca Neyra Renzo Jaime" w:date="2019-09-09T23:52:00Z">
          <w:pPr>
            <w:pStyle w:val="Prrafodelista"/>
          </w:pPr>
        </w:pPrChange>
      </w:pPr>
    </w:p>
    <w:p w14:paraId="774236D3" w14:textId="77777777" w:rsidR="00645813" w:rsidRDefault="008C33D3">
      <w:pPr>
        <w:pStyle w:val="Prrafodelista"/>
        <w:numPr>
          <w:ilvl w:val="0"/>
          <w:numId w:val="7"/>
        </w:numPr>
        <w:spacing w:line="360" w:lineRule="auto"/>
        <w:jc w:val="both"/>
        <w:pPrChange w:id="143" w:author="Roca Neyra Renzo Jaime" w:date="2019-09-09T23:52:00Z">
          <w:pPr>
            <w:pStyle w:val="Prrafodelista"/>
            <w:numPr>
              <w:numId w:val="7"/>
            </w:numPr>
            <w:ind w:hanging="360"/>
            <w:jc w:val="both"/>
          </w:pPr>
        </w:pPrChange>
      </w:pPr>
      <w:r w:rsidRPr="006B728F">
        <w:rPr>
          <w:b/>
        </w:rPr>
        <w:t>Formato</w:t>
      </w:r>
      <w:r>
        <w:t xml:space="preserve"> </w:t>
      </w:r>
      <w:r>
        <w:rPr>
          <w:b/>
        </w:rPr>
        <w:t>310</w:t>
      </w:r>
      <w:r>
        <w:t>:</w:t>
      </w:r>
      <w:r w:rsidRPr="006B728F">
        <w:t xml:space="preserve"> </w:t>
      </w:r>
      <w:r w:rsidR="001C06EF" w:rsidRPr="001C06EF">
        <w:t>Cada muestra está representada por una amplitud de complemento de dos bits de 10 bits.</w:t>
      </w:r>
    </w:p>
    <w:p w14:paraId="423E2135" w14:textId="77777777" w:rsidR="00645813" w:rsidRDefault="001C06EF">
      <w:pPr>
        <w:pStyle w:val="Prrafodelista"/>
        <w:numPr>
          <w:ilvl w:val="1"/>
          <w:numId w:val="7"/>
        </w:numPr>
        <w:spacing w:line="360" w:lineRule="auto"/>
        <w:jc w:val="both"/>
        <w:pPrChange w:id="144" w:author="Roca Neyra Renzo Jaime" w:date="2019-09-09T23:52:00Z">
          <w:pPr>
            <w:pStyle w:val="Prrafodelista"/>
            <w:numPr>
              <w:ilvl w:val="1"/>
              <w:numId w:val="7"/>
            </w:numPr>
            <w:ind w:left="1440" w:hanging="360"/>
            <w:jc w:val="both"/>
          </w:pPr>
        </w:pPrChange>
      </w:pPr>
      <w:r w:rsidRPr="001C06EF">
        <w:t xml:space="preserve"> La primera muestra se obtiene a partir de los 11 bits menos significativos del primer par de bytes (primero el byte menos significativo almacenado), con el bit bajo descartado. </w:t>
      </w:r>
    </w:p>
    <w:p w14:paraId="648CBF1A" w14:textId="77777777" w:rsidR="00645813" w:rsidRDefault="001C06EF">
      <w:pPr>
        <w:pStyle w:val="Prrafodelista"/>
        <w:numPr>
          <w:ilvl w:val="1"/>
          <w:numId w:val="7"/>
        </w:numPr>
        <w:spacing w:line="360" w:lineRule="auto"/>
        <w:jc w:val="both"/>
        <w:pPrChange w:id="145" w:author="Roca Neyra Renzo Jaime" w:date="2019-09-09T23:52:00Z">
          <w:pPr>
            <w:pStyle w:val="Prrafodelista"/>
            <w:numPr>
              <w:ilvl w:val="1"/>
              <w:numId w:val="7"/>
            </w:numPr>
            <w:ind w:left="1440" w:hanging="360"/>
            <w:jc w:val="both"/>
          </w:pPr>
        </w:pPrChange>
      </w:pPr>
      <w:r w:rsidRPr="001C06EF">
        <w:t xml:space="preserve">La segunda muestra proviene de los 11 bits menos significativos del segundo par de bytes, de la misma manera que el primero. </w:t>
      </w:r>
    </w:p>
    <w:p w14:paraId="068C21EA" w14:textId="77777777" w:rsidR="00645813" w:rsidRDefault="001C06EF">
      <w:pPr>
        <w:pStyle w:val="Prrafodelista"/>
        <w:numPr>
          <w:ilvl w:val="1"/>
          <w:numId w:val="7"/>
        </w:numPr>
        <w:spacing w:line="360" w:lineRule="auto"/>
        <w:jc w:val="both"/>
        <w:pPrChange w:id="146" w:author="Roca Neyra Renzo Jaime" w:date="2019-09-09T23:52:00Z">
          <w:pPr>
            <w:pStyle w:val="Prrafodelista"/>
            <w:numPr>
              <w:ilvl w:val="1"/>
              <w:numId w:val="7"/>
            </w:numPr>
            <w:ind w:left="1440" w:hanging="360"/>
            <w:jc w:val="both"/>
          </w:pPr>
        </w:pPrChange>
      </w:pPr>
      <w:r w:rsidRPr="001C06EF">
        <w:t>La tercera muestra se forma a partir de los 5 bits más significativos de cada uno de los primer</w:t>
      </w:r>
      <w:r w:rsidR="00425DEC">
        <w:t>2</w:t>
      </w:r>
      <w:r w:rsidRPr="001C06EF">
        <w:t xml:space="preserve">os dos pares de bytes (los del primer par de bytes son los bits menos significativos de la tercera muestra). </w:t>
      </w:r>
    </w:p>
    <w:p w14:paraId="48FDBCD6" w14:textId="77777777" w:rsidR="00645813" w:rsidRDefault="001C06EF">
      <w:pPr>
        <w:pStyle w:val="Prrafodelista"/>
        <w:numPr>
          <w:ilvl w:val="1"/>
          <w:numId w:val="7"/>
        </w:numPr>
        <w:spacing w:line="360" w:lineRule="auto"/>
        <w:jc w:val="both"/>
        <w:pPrChange w:id="147" w:author="Roca Neyra Renzo Jaime" w:date="2019-09-09T23:52:00Z">
          <w:pPr>
            <w:pStyle w:val="Prrafodelista"/>
            <w:numPr>
              <w:ilvl w:val="1"/>
              <w:numId w:val="7"/>
            </w:numPr>
            <w:ind w:left="1440" w:hanging="360"/>
            <w:jc w:val="both"/>
          </w:pPr>
        </w:pPrChange>
      </w:pPr>
      <w:r>
        <w:t>E</w:t>
      </w:r>
      <w:r w:rsidRPr="001C06EF">
        <w:t xml:space="preserve">l bit no utilizado en cada par de bytes se establece en cero cuando se utiliza la biblioteca WFDB para escribir un archivo de señal de formato 310. </w:t>
      </w:r>
    </w:p>
    <w:p w14:paraId="49424BBD" w14:textId="77777777" w:rsidR="008C33D3" w:rsidRDefault="001C06EF">
      <w:pPr>
        <w:pStyle w:val="Prrafodelista"/>
        <w:numPr>
          <w:ilvl w:val="1"/>
          <w:numId w:val="7"/>
        </w:numPr>
        <w:spacing w:line="360" w:lineRule="auto"/>
        <w:jc w:val="both"/>
        <w:pPrChange w:id="148" w:author="Roca Neyra Renzo Jaime" w:date="2019-09-09T23:52:00Z">
          <w:pPr>
            <w:pStyle w:val="Prrafodelista"/>
            <w:numPr>
              <w:ilvl w:val="1"/>
              <w:numId w:val="7"/>
            </w:numPr>
            <w:ind w:left="1440" w:hanging="360"/>
            <w:jc w:val="both"/>
          </w:pPr>
        </w:pPrChange>
      </w:pPr>
      <w:r w:rsidRPr="001C06EF">
        <w:t>El proceso completo se repite para cada conjunto sucesivo de tres muestras.</w:t>
      </w:r>
      <w:r w:rsidR="008C33D3">
        <w:tab/>
      </w:r>
    </w:p>
    <w:p w14:paraId="0F605E04" w14:textId="77777777" w:rsidR="0019065B" w:rsidRDefault="0019065B">
      <w:pPr>
        <w:pStyle w:val="Prrafodelista"/>
        <w:spacing w:line="360" w:lineRule="auto"/>
        <w:ind w:left="1440"/>
        <w:jc w:val="both"/>
        <w:pPrChange w:id="149" w:author="Roca Neyra Renzo Jaime" w:date="2019-09-09T23:52:00Z">
          <w:pPr>
            <w:pStyle w:val="Prrafodelista"/>
            <w:ind w:left="1440"/>
            <w:jc w:val="both"/>
          </w:pPr>
        </w:pPrChange>
      </w:pPr>
    </w:p>
    <w:tbl>
      <w:tblPr>
        <w:tblStyle w:val="Tablaconcuadrcula"/>
        <w:tblW w:w="0" w:type="auto"/>
        <w:tblInd w:w="1129" w:type="dxa"/>
        <w:tblLook w:val="04A0" w:firstRow="1" w:lastRow="0" w:firstColumn="1" w:lastColumn="0" w:noHBand="0" w:noVBand="1"/>
      </w:tblPr>
      <w:tblGrid>
        <w:gridCol w:w="230"/>
        <w:gridCol w:w="230"/>
        <w:gridCol w:w="230"/>
        <w:gridCol w:w="230"/>
        <w:gridCol w:w="230"/>
        <w:gridCol w:w="230"/>
        <w:gridCol w:w="230"/>
        <w:gridCol w:w="224"/>
        <w:gridCol w:w="230"/>
        <w:gridCol w:w="230"/>
        <w:gridCol w:w="230"/>
        <w:gridCol w:w="230"/>
        <w:gridCol w:w="230"/>
        <w:gridCol w:w="230"/>
        <w:gridCol w:w="230"/>
        <w:gridCol w:w="231"/>
        <w:gridCol w:w="231"/>
        <w:gridCol w:w="231"/>
        <w:gridCol w:w="231"/>
        <w:gridCol w:w="231"/>
        <w:gridCol w:w="231"/>
        <w:gridCol w:w="231"/>
        <w:gridCol w:w="231"/>
        <w:gridCol w:w="225"/>
        <w:gridCol w:w="231"/>
        <w:gridCol w:w="231"/>
        <w:gridCol w:w="231"/>
        <w:gridCol w:w="231"/>
        <w:gridCol w:w="231"/>
        <w:gridCol w:w="231"/>
        <w:gridCol w:w="231"/>
        <w:gridCol w:w="231"/>
      </w:tblGrid>
      <w:tr w:rsidR="005F7606" w14:paraId="7FF0D93B" w14:textId="77777777" w:rsidTr="009B5D37">
        <w:tc>
          <w:tcPr>
            <w:tcW w:w="2729" w:type="dxa"/>
            <w:gridSpan w:val="11"/>
            <w:shd w:val="clear" w:color="auto" w:fill="BDD6EE" w:themeFill="accent5" w:themeFillTint="66"/>
          </w:tcPr>
          <w:p w14:paraId="7F037672" w14:textId="77777777" w:rsidR="005F7606" w:rsidRDefault="005F7606">
            <w:pPr>
              <w:pStyle w:val="Prrafodelista"/>
              <w:spacing w:line="360" w:lineRule="auto"/>
              <w:ind w:left="0"/>
              <w:jc w:val="both"/>
              <w:pPrChange w:id="150" w:author="Roca Neyra Renzo Jaime" w:date="2019-09-09T23:52:00Z">
                <w:pPr>
                  <w:pStyle w:val="Prrafodelista"/>
                  <w:ind w:left="0"/>
                  <w:jc w:val="both"/>
                </w:pPr>
              </w:pPrChange>
            </w:pPr>
            <w:r>
              <w:t>1º M</w:t>
            </w:r>
          </w:p>
        </w:tc>
        <w:tc>
          <w:tcPr>
            <w:tcW w:w="1102" w:type="dxa"/>
            <w:gridSpan w:val="5"/>
            <w:shd w:val="clear" w:color="auto" w:fill="FFE599" w:themeFill="accent4" w:themeFillTint="66"/>
          </w:tcPr>
          <w:p w14:paraId="42E4000E" w14:textId="77777777" w:rsidR="005F7606" w:rsidRDefault="005F7606">
            <w:pPr>
              <w:pStyle w:val="Prrafodelista"/>
              <w:tabs>
                <w:tab w:val="left" w:pos="699"/>
              </w:tabs>
              <w:spacing w:line="360" w:lineRule="auto"/>
              <w:ind w:left="0"/>
              <w:jc w:val="both"/>
              <w:pPrChange w:id="151" w:author="Roca Neyra Renzo Jaime" w:date="2019-09-09T23:52:00Z">
                <w:pPr>
                  <w:pStyle w:val="Prrafodelista"/>
                  <w:tabs>
                    <w:tab w:val="left" w:pos="699"/>
                  </w:tabs>
                  <w:ind w:left="0"/>
                  <w:jc w:val="both"/>
                </w:pPr>
              </w:pPrChange>
            </w:pPr>
            <w:r>
              <w:t>3º M</w:t>
            </w:r>
            <w:r>
              <w:tab/>
            </w:r>
          </w:p>
        </w:tc>
        <w:tc>
          <w:tcPr>
            <w:tcW w:w="2429" w:type="dxa"/>
            <w:gridSpan w:val="11"/>
            <w:shd w:val="clear" w:color="auto" w:fill="C5E0B3" w:themeFill="accent6" w:themeFillTint="66"/>
          </w:tcPr>
          <w:p w14:paraId="3FE2F0AD" w14:textId="77777777" w:rsidR="005F7606" w:rsidRDefault="005F7606">
            <w:pPr>
              <w:pStyle w:val="Prrafodelista"/>
              <w:spacing w:line="360" w:lineRule="auto"/>
              <w:ind w:left="0"/>
              <w:jc w:val="both"/>
              <w:pPrChange w:id="152" w:author="Roca Neyra Renzo Jaime" w:date="2019-09-09T23:52:00Z">
                <w:pPr>
                  <w:pStyle w:val="Prrafodelista"/>
                  <w:ind w:left="0"/>
                  <w:jc w:val="both"/>
                </w:pPr>
              </w:pPrChange>
            </w:pPr>
            <w:r>
              <w:t>2º M</w:t>
            </w:r>
          </w:p>
        </w:tc>
        <w:tc>
          <w:tcPr>
            <w:tcW w:w="1105" w:type="dxa"/>
            <w:gridSpan w:val="5"/>
            <w:shd w:val="clear" w:color="auto" w:fill="FFE599" w:themeFill="accent4" w:themeFillTint="66"/>
          </w:tcPr>
          <w:p w14:paraId="003803A7" w14:textId="77777777" w:rsidR="005F7606" w:rsidRDefault="005F7606">
            <w:pPr>
              <w:pStyle w:val="Prrafodelista"/>
              <w:spacing w:line="360" w:lineRule="auto"/>
              <w:ind w:left="0"/>
              <w:jc w:val="both"/>
              <w:pPrChange w:id="153" w:author="Roca Neyra Renzo Jaime" w:date="2019-09-09T23:52:00Z">
                <w:pPr>
                  <w:pStyle w:val="Prrafodelista"/>
                  <w:ind w:left="0"/>
                  <w:jc w:val="both"/>
                </w:pPr>
              </w:pPrChange>
            </w:pPr>
            <w:r>
              <w:t>3º M</w:t>
            </w:r>
          </w:p>
        </w:tc>
      </w:tr>
      <w:tr w:rsidR="00B552BC" w14:paraId="24E61EC9" w14:textId="77777777" w:rsidTr="009B5D37">
        <w:tc>
          <w:tcPr>
            <w:tcW w:w="531" w:type="dxa"/>
            <w:shd w:val="clear" w:color="auto" w:fill="BDD6EE" w:themeFill="accent5" w:themeFillTint="66"/>
          </w:tcPr>
          <w:p w14:paraId="55CABC26" w14:textId="77777777" w:rsidR="0019065B" w:rsidRDefault="0019065B">
            <w:pPr>
              <w:pStyle w:val="Prrafodelista"/>
              <w:spacing w:line="360" w:lineRule="auto"/>
              <w:ind w:left="0"/>
              <w:jc w:val="both"/>
              <w:pPrChange w:id="154" w:author="Roca Neyra Renzo Jaime" w:date="2019-09-09T23:52:00Z">
                <w:pPr>
                  <w:pStyle w:val="Prrafodelista"/>
                  <w:ind w:left="0"/>
                  <w:jc w:val="both"/>
                </w:pPr>
              </w:pPrChange>
            </w:pPr>
            <w:r>
              <w:t>6</w:t>
            </w:r>
          </w:p>
        </w:tc>
        <w:tc>
          <w:tcPr>
            <w:tcW w:w="220" w:type="dxa"/>
            <w:shd w:val="clear" w:color="auto" w:fill="BDD6EE" w:themeFill="accent5" w:themeFillTint="66"/>
          </w:tcPr>
          <w:p w14:paraId="5DA0CE80" w14:textId="77777777" w:rsidR="0019065B" w:rsidRDefault="0019065B">
            <w:pPr>
              <w:pStyle w:val="Prrafodelista"/>
              <w:spacing w:line="360" w:lineRule="auto"/>
              <w:ind w:left="0"/>
              <w:jc w:val="both"/>
              <w:pPrChange w:id="155" w:author="Roca Neyra Renzo Jaime" w:date="2019-09-09T23:52:00Z">
                <w:pPr>
                  <w:pStyle w:val="Prrafodelista"/>
                  <w:ind w:left="0"/>
                  <w:jc w:val="both"/>
                </w:pPr>
              </w:pPrChange>
            </w:pPr>
            <w:r>
              <w:t>5</w:t>
            </w:r>
          </w:p>
        </w:tc>
        <w:tc>
          <w:tcPr>
            <w:tcW w:w="220" w:type="dxa"/>
            <w:shd w:val="clear" w:color="auto" w:fill="BDD6EE" w:themeFill="accent5" w:themeFillTint="66"/>
          </w:tcPr>
          <w:p w14:paraId="7D1EF663" w14:textId="77777777" w:rsidR="0019065B" w:rsidRDefault="0019065B">
            <w:pPr>
              <w:pStyle w:val="Prrafodelista"/>
              <w:spacing w:line="360" w:lineRule="auto"/>
              <w:ind w:left="0"/>
              <w:jc w:val="both"/>
              <w:pPrChange w:id="156" w:author="Roca Neyra Renzo Jaime" w:date="2019-09-09T23:52:00Z">
                <w:pPr>
                  <w:pStyle w:val="Prrafodelista"/>
                  <w:ind w:left="0"/>
                  <w:jc w:val="both"/>
                </w:pPr>
              </w:pPrChange>
            </w:pPr>
            <w:r>
              <w:t>4</w:t>
            </w:r>
          </w:p>
        </w:tc>
        <w:tc>
          <w:tcPr>
            <w:tcW w:w="220" w:type="dxa"/>
            <w:shd w:val="clear" w:color="auto" w:fill="BDD6EE" w:themeFill="accent5" w:themeFillTint="66"/>
          </w:tcPr>
          <w:p w14:paraId="27DF37C4" w14:textId="77777777" w:rsidR="0019065B" w:rsidRDefault="0019065B">
            <w:pPr>
              <w:pStyle w:val="Prrafodelista"/>
              <w:spacing w:line="360" w:lineRule="auto"/>
              <w:ind w:left="0"/>
              <w:jc w:val="both"/>
              <w:pPrChange w:id="157" w:author="Roca Neyra Renzo Jaime" w:date="2019-09-09T23:52:00Z">
                <w:pPr>
                  <w:pStyle w:val="Prrafodelista"/>
                  <w:ind w:left="0"/>
                  <w:jc w:val="both"/>
                </w:pPr>
              </w:pPrChange>
            </w:pPr>
            <w:r>
              <w:t>3</w:t>
            </w:r>
          </w:p>
        </w:tc>
        <w:tc>
          <w:tcPr>
            <w:tcW w:w="220" w:type="dxa"/>
            <w:shd w:val="clear" w:color="auto" w:fill="BDD6EE" w:themeFill="accent5" w:themeFillTint="66"/>
          </w:tcPr>
          <w:p w14:paraId="396B2129" w14:textId="77777777" w:rsidR="0019065B" w:rsidRDefault="0019065B">
            <w:pPr>
              <w:pStyle w:val="Prrafodelista"/>
              <w:spacing w:line="360" w:lineRule="auto"/>
              <w:ind w:left="0"/>
              <w:jc w:val="both"/>
              <w:pPrChange w:id="158" w:author="Roca Neyra Renzo Jaime" w:date="2019-09-09T23:52:00Z">
                <w:pPr>
                  <w:pStyle w:val="Prrafodelista"/>
                  <w:ind w:left="0"/>
                  <w:jc w:val="both"/>
                </w:pPr>
              </w:pPrChange>
            </w:pPr>
            <w:r>
              <w:t>2</w:t>
            </w:r>
          </w:p>
        </w:tc>
        <w:tc>
          <w:tcPr>
            <w:tcW w:w="220" w:type="dxa"/>
            <w:shd w:val="clear" w:color="auto" w:fill="BDD6EE" w:themeFill="accent5" w:themeFillTint="66"/>
          </w:tcPr>
          <w:p w14:paraId="5DE3FC42" w14:textId="77777777" w:rsidR="0019065B" w:rsidRDefault="0019065B">
            <w:pPr>
              <w:pStyle w:val="Prrafodelista"/>
              <w:spacing w:line="360" w:lineRule="auto"/>
              <w:ind w:left="0"/>
              <w:jc w:val="both"/>
              <w:pPrChange w:id="159" w:author="Roca Neyra Renzo Jaime" w:date="2019-09-09T23:52:00Z">
                <w:pPr>
                  <w:pStyle w:val="Prrafodelista"/>
                  <w:ind w:left="0"/>
                  <w:jc w:val="both"/>
                </w:pPr>
              </w:pPrChange>
            </w:pPr>
            <w:r>
              <w:t>1</w:t>
            </w:r>
          </w:p>
        </w:tc>
        <w:tc>
          <w:tcPr>
            <w:tcW w:w="220" w:type="dxa"/>
            <w:shd w:val="clear" w:color="auto" w:fill="BDD6EE" w:themeFill="accent5" w:themeFillTint="66"/>
          </w:tcPr>
          <w:p w14:paraId="0E514C11" w14:textId="77777777" w:rsidR="0019065B" w:rsidRDefault="0019065B">
            <w:pPr>
              <w:pStyle w:val="Prrafodelista"/>
              <w:spacing w:line="360" w:lineRule="auto"/>
              <w:ind w:left="0"/>
              <w:jc w:val="both"/>
              <w:pPrChange w:id="160" w:author="Roca Neyra Renzo Jaime" w:date="2019-09-09T23:52:00Z">
                <w:pPr>
                  <w:pStyle w:val="Prrafodelista"/>
                  <w:ind w:left="0"/>
                  <w:jc w:val="both"/>
                </w:pPr>
              </w:pPrChange>
            </w:pPr>
            <w:r>
              <w:t>0</w:t>
            </w:r>
          </w:p>
        </w:tc>
        <w:tc>
          <w:tcPr>
            <w:tcW w:w="218" w:type="dxa"/>
            <w:shd w:val="clear" w:color="auto" w:fill="BDD6EE" w:themeFill="accent5" w:themeFillTint="66"/>
          </w:tcPr>
          <w:p w14:paraId="5FDFE4B7" w14:textId="77777777" w:rsidR="0019065B" w:rsidRDefault="0019065B">
            <w:pPr>
              <w:pStyle w:val="Prrafodelista"/>
              <w:spacing w:line="360" w:lineRule="auto"/>
              <w:ind w:left="0"/>
              <w:jc w:val="both"/>
              <w:pPrChange w:id="161" w:author="Roca Neyra Renzo Jaime" w:date="2019-09-09T23:52:00Z">
                <w:pPr>
                  <w:pStyle w:val="Prrafodelista"/>
                  <w:ind w:left="0"/>
                  <w:jc w:val="both"/>
                </w:pPr>
              </w:pPrChange>
            </w:pPr>
            <w:r>
              <w:t>-</w:t>
            </w:r>
          </w:p>
        </w:tc>
        <w:tc>
          <w:tcPr>
            <w:tcW w:w="220" w:type="dxa"/>
            <w:shd w:val="clear" w:color="auto" w:fill="BDD6EE" w:themeFill="accent5" w:themeFillTint="66"/>
          </w:tcPr>
          <w:p w14:paraId="2B5637B1" w14:textId="77777777" w:rsidR="0019065B" w:rsidRDefault="0019065B">
            <w:pPr>
              <w:pStyle w:val="Prrafodelista"/>
              <w:spacing w:line="360" w:lineRule="auto"/>
              <w:ind w:left="0"/>
              <w:jc w:val="both"/>
              <w:pPrChange w:id="162" w:author="Roca Neyra Renzo Jaime" w:date="2019-09-09T23:52:00Z">
                <w:pPr>
                  <w:pStyle w:val="Prrafodelista"/>
                  <w:ind w:left="0"/>
                  <w:jc w:val="both"/>
                </w:pPr>
              </w:pPrChange>
            </w:pPr>
            <w:r>
              <w:t>9</w:t>
            </w:r>
          </w:p>
        </w:tc>
        <w:tc>
          <w:tcPr>
            <w:tcW w:w="220" w:type="dxa"/>
            <w:shd w:val="clear" w:color="auto" w:fill="BDD6EE" w:themeFill="accent5" w:themeFillTint="66"/>
          </w:tcPr>
          <w:p w14:paraId="25A35AC4" w14:textId="77777777" w:rsidR="0019065B" w:rsidRDefault="0019065B">
            <w:pPr>
              <w:pStyle w:val="Prrafodelista"/>
              <w:spacing w:line="360" w:lineRule="auto"/>
              <w:ind w:left="0"/>
              <w:jc w:val="both"/>
              <w:pPrChange w:id="163" w:author="Roca Neyra Renzo Jaime" w:date="2019-09-09T23:52:00Z">
                <w:pPr>
                  <w:pStyle w:val="Prrafodelista"/>
                  <w:ind w:left="0"/>
                  <w:jc w:val="both"/>
                </w:pPr>
              </w:pPrChange>
            </w:pPr>
            <w:r>
              <w:t>8</w:t>
            </w:r>
          </w:p>
        </w:tc>
        <w:tc>
          <w:tcPr>
            <w:tcW w:w="220" w:type="dxa"/>
            <w:shd w:val="clear" w:color="auto" w:fill="BDD6EE" w:themeFill="accent5" w:themeFillTint="66"/>
          </w:tcPr>
          <w:p w14:paraId="06DDE667" w14:textId="77777777" w:rsidR="0019065B" w:rsidRDefault="0019065B">
            <w:pPr>
              <w:pStyle w:val="Prrafodelista"/>
              <w:spacing w:line="360" w:lineRule="auto"/>
              <w:ind w:left="0"/>
              <w:jc w:val="both"/>
              <w:pPrChange w:id="164" w:author="Roca Neyra Renzo Jaime" w:date="2019-09-09T23:52:00Z">
                <w:pPr>
                  <w:pStyle w:val="Prrafodelista"/>
                  <w:ind w:left="0"/>
                  <w:jc w:val="both"/>
                </w:pPr>
              </w:pPrChange>
            </w:pPr>
            <w:r>
              <w:t>7</w:t>
            </w:r>
          </w:p>
        </w:tc>
        <w:tc>
          <w:tcPr>
            <w:tcW w:w="220" w:type="dxa"/>
            <w:shd w:val="clear" w:color="auto" w:fill="FFE599" w:themeFill="accent4" w:themeFillTint="66"/>
          </w:tcPr>
          <w:p w14:paraId="09DC9EB1" w14:textId="77777777" w:rsidR="0019065B" w:rsidRDefault="00B552BC">
            <w:pPr>
              <w:pStyle w:val="Prrafodelista"/>
              <w:spacing w:line="360" w:lineRule="auto"/>
              <w:ind w:left="0"/>
              <w:jc w:val="both"/>
              <w:pPrChange w:id="165" w:author="Roca Neyra Renzo Jaime" w:date="2019-09-09T23:52:00Z">
                <w:pPr>
                  <w:pStyle w:val="Prrafodelista"/>
                  <w:ind w:left="0"/>
                  <w:jc w:val="both"/>
                </w:pPr>
              </w:pPrChange>
            </w:pPr>
            <w:r>
              <w:t>4</w:t>
            </w:r>
          </w:p>
        </w:tc>
        <w:tc>
          <w:tcPr>
            <w:tcW w:w="220" w:type="dxa"/>
            <w:shd w:val="clear" w:color="auto" w:fill="FFE599" w:themeFill="accent4" w:themeFillTint="66"/>
          </w:tcPr>
          <w:p w14:paraId="6FC09249" w14:textId="77777777" w:rsidR="0019065B" w:rsidRDefault="00B552BC">
            <w:pPr>
              <w:pStyle w:val="Prrafodelista"/>
              <w:spacing w:line="360" w:lineRule="auto"/>
              <w:ind w:left="0"/>
              <w:jc w:val="both"/>
              <w:pPrChange w:id="166" w:author="Roca Neyra Renzo Jaime" w:date="2019-09-09T23:52:00Z">
                <w:pPr>
                  <w:pStyle w:val="Prrafodelista"/>
                  <w:ind w:left="0"/>
                  <w:jc w:val="both"/>
                </w:pPr>
              </w:pPrChange>
            </w:pPr>
            <w:r>
              <w:t>3</w:t>
            </w:r>
          </w:p>
        </w:tc>
        <w:tc>
          <w:tcPr>
            <w:tcW w:w="220" w:type="dxa"/>
            <w:shd w:val="clear" w:color="auto" w:fill="FFE599" w:themeFill="accent4" w:themeFillTint="66"/>
          </w:tcPr>
          <w:p w14:paraId="49B8FE3E" w14:textId="77777777" w:rsidR="0019065B" w:rsidRDefault="00B552BC">
            <w:pPr>
              <w:pStyle w:val="Prrafodelista"/>
              <w:spacing w:line="360" w:lineRule="auto"/>
              <w:ind w:left="0"/>
              <w:jc w:val="both"/>
              <w:pPrChange w:id="167" w:author="Roca Neyra Renzo Jaime" w:date="2019-09-09T23:52:00Z">
                <w:pPr>
                  <w:pStyle w:val="Prrafodelista"/>
                  <w:ind w:left="0"/>
                  <w:jc w:val="both"/>
                </w:pPr>
              </w:pPrChange>
            </w:pPr>
            <w:r>
              <w:t>2</w:t>
            </w:r>
          </w:p>
        </w:tc>
        <w:tc>
          <w:tcPr>
            <w:tcW w:w="221" w:type="dxa"/>
            <w:shd w:val="clear" w:color="auto" w:fill="FFE599" w:themeFill="accent4" w:themeFillTint="66"/>
          </w:tcPr>
          <w:p w14:paraId="58FE76F3" w14:textId="77777777" w:rsidR="0019065B" w:rsidRDefault="00B552BC">
            <w:pPr>
              <w:pStyle w:val="Prrafodelista"/>
              <w:spacing w:line="360" w:lineRule="auto"/>
              <w:ind w:left="0"/>
              <w:jc w:val="both"/>
              <w:pPrChange w:id="168" w:author="Roca Neyra Renzo Jaime" w:date="2019-09-09T23:52:00Z">
                <w:pPr>
                  <w:pStyle w:val="Prrafodelista"/>
                  <w:ind w:left="0"/>
                  <w:jc w:val="both"/>
                </w:pPr>
              </w:pPrChange>
            </w:pPr>
            <w:r>
              <w:t>1</w:t>
            </w:r>
          </w:p>
        </w:tc>
        <w:tc>
          <w:tcPr>
            <w:tcW w:w="221" w:type="dxa"/>
            <w:shd w:val="clear" w:color="auto" w:fill="FFE599" w:themeFill="accent4" w:themeFillTint="66"/>
          </w:tcPr>
          <w:p w14:paraId="35262DBB" w14:textId="77777777" w:rsidR="0019065B" w:rsidRDefault="00B552BC">
            <w:pPr>
              <w:pStyle w:val="Prrafodelista"/>
              <w:spacing w:line="360" w:lineRule="auto"/>
              <w:ind w:left="0"/>
              <w:jc w:val="both"/>
              <w:pPrChange w:id="169" w:author="Roca Neyra Renzo Jaime" w:date="2019-09-09T23:52:00Z">
                <w:pPr>
                  <w:pStyle w:val="Prrafodelista"/>
                  <w:ind w:left="0"/>
                  <w:jc w:val="both"/>
                </w:pPr>
              </w:pPrChange>
            </w:pPr>
            <w:r>
              <w:t>0</w:t>
            </w:r>
          </w:p>
        </w:tc>
        <w:tc>
          <w:tcPr>
            <w:tcW w:w="221" w:type="dxa"/>
            <w:shd w:val="clear" w:color="auto" w:fill="C5E0B3" w:themeFill="accent6" w:themeFillTint="66"/>
          </w:tcPr>
          <w:p w14:paraId="14B53687" w14:textId="77777777" w:rsidR="0019065B" w:rsidRDefault="0019065B">
            <w:pPr>
              <w:pStyle w:val="Prrafodelista"/>
              <w:spacing w:line="360" w:lineRule="auto"/>
              <w:ind w:left="0"/>
              <w:jc w:val="both"/>
              <w:pPrChange w:id="170" w:author="Roca Neyra Renzo Jaime" w:date="2019-09-09T23:52:00Z">
                <w:pPr>
                  <w:pStyle w:val="Prrafodelista"/>
                  <w:ind w:left="0"/>
                  <w:jc w:val="both"/>
                </w:pPr>
              </w:pPrChange>
            </w:pPr>
            <w:r>
              <w:t>6</w:t>
            </w:r>
          </w:p>
        </w:tc>
        <w:tc>
          <w:tcPr>
            <w:tcW w:w="221" w:type="dxa"/>
            <w:shd w:val="clear" w:color="auto" w:fill="C5E0B3" w:themeFill="accent6" w:themeFillTint="66"/>
          </w:tcPr>
          <w:p w14:paraId="06F9997C" w14:textId="77777777" w:rsidR="0019065B" w:rsidRDefault="0019065B">
            <w:pPr>
              <w:pStyle w:val="Prrafodelista"/>
              <w:spacing w:line="360" w:lineRule="auto"/>
              <w:ind w:left="0"/>
              <w:jc w:val="both"/>
              <w:pPrChange w:id="171" w:author="Roca Neyra Renzo Jaime" w:date="2019-09-09T23:52:00Z">
                <w:pPr>
                  <w:pStyle w:val="Prrafodelista"/>
                  <w:ind w:left="0"/>
                  <w:jc w:val="both"/>
                </w:pPr>
              </w:pPrChange>
            </w:pPr>
            <w:r>
              <w:t>5</w:t>
            </w:r>
          </w:p>
        </w:tc>
        <w:tc>
          <w:tcPr>
            <w:tcW w:w="221" w:type="dxa"/>
            <w:shd w:val="clear" w:color="auto" w:fill="C5E0B3" w:themeFill="accent6" w:themeFillTint="66"/>
          </w:tcPr>
          <w:p w14:paraId="3081E59E" w14:textId="77777777" w:rsidR="0019065B" w:rsidRDefault="0019065B">
            <w:pPr>
              <w:pStyle w:val="Prrafodelista"/>
              <w:spacing w:line="360" w:lineRule="auto"/>
              <w:ind w:left="0"/>
              <w:jc w:val="both"/>
              <w:pPrChange w:id="172" w:author="Roca Neyra Renzo Jaime" w:date="2019-09-09T23:52:00Z">
                <w:pPr>
                  <w:pStyle w:val="Prrafodelista"/>
                  <w:ind w:left="0"/>
                  <w:jc w:val="both"/>
                </w:pPr>
              </w:pPrChange>
            </w:pPr>
            <w:r>
              <w:t>4</w:t>
            </w:r>
          </w:p>
        </w:tc>
        <w:tc>
          <w:tcPr>
            <w:tcW w:w="221" w:type="dxa"/>
            <w:shd w:val="clear" w:color="auto" w:fill="C5E0B3" w:themeFill="accent6" w:themeFillTint="66"/>
          </w:tcPr>
          <w:p w14:paraId="0252A163" w14:textId="77777777" w:rsidR="0019065B" w:rsidRDefault="0019065B">
            <w:pPr>
              <w:pStyle w:val="Prrafodelista"/>
              <w:spacing w:line="360" w:lineRule="auto"/>
              <w:ind w:left="0"/>
              <w:jc w:val="both"/>
              <w:pPrChange w:id="173" w:author="Roca Neyra Renzo Jaime" w:date="2019-09-09T23:52:00Z">
                <w:pPr>
                  <w:pStyle w:val="Prrafodelista"/>
                  <w:ind w:left="0"/>
                  <w:jc w:val="both"/>
                </w:pPr>
              </w:pPrChange>
            </w:pPr>
            <w:r>
              <w:t>3</w:t>
            </w:r>
          </w:p>
        </w:tc>
        <w:tc>
          <w:tcPr>
            <w:tcW w:w="221" w:type="dxa"/>
            <w:shd w:val="clear" w:color="auto" w:fill="C5E0B3" w:themeFill="accent6" w:themeFillTint="66"/>
          </w:tcPr>
          <w:p w14:paraId="37061547" w14:textId="77777777" w:rsidR="0019065B" w:rsidRDefault="0019065B">
            <w:pPr>
              <w:pStyle w:val="Prrafodelista"/>
              <w:spacing w:line="360" w:lineRule="auto"/>
              <w:ind w:left="0"/>
              <w:jc w:val="both"/>
              <w:pPrChange w:id="174" w:author="Roca Neyra Renzo Jaime" w:date="2019-09-09T23:52:00Z">
                <w:pPr>
                  <w:pStyle w:val="Prrafodelista"/>
                  <w:ind w:left="0"/>
                  <w:jc w:val="both"/>
                </w:pPr>
              </w:pPrChange>
            </w:pPr>
            <w:r>
              <w:t>2</w:t>
            </w:r>
          </w:p>
        </w:tc>
        <w:tc>
          <w:tcPr>
            <w:tcW w:w="221" w:type="dxa"/>
            <w:shd w:val="clear" w:color="auto" w:fill="C5E0B3" w:themeFill="accent6" w:themeFillTint="66"/>
          </w:tcPr>
          <w:p w14:paraId="7F6B151D" w14:textId="77777777" w:rsidR="0019065B" w:rsidRDefault="0019065B">
            <w:pPr>
              <w:pStyle w:val="Prrafodelista"/>
              <w:spacing w:line="360" w:lineRule="auto"/>
              <w:ind w:left="0"/>
              <w:jc w:val="both"/>
              <w:pPrChange w:id="175" w:author="Roca Neyra Renzo Jaime" w:date="2019-09-09T23:52:00Z">
                <w:pPr>
                  <w:pStyle w:val="Prrafodelista"/>
                  <w:ind w:left="0"/>
                  <w:jc w:val="both"/>
                </w:pPr>
              </w:pPrChange>
            </w:pPr>
            <w:r>
              <w:t>1</w:t>
            </w:r>
          </w:p>
        </w:tc>
        <w:tc>
          <w:tcPr>
            <w:tcW w:w="221" w:type="dxa"/>
            <w:shd w:val="clear" w:color="auto" w:fill="C5E0B3" w:themeFill="accent6" w:themeFillTint="66"/>
          </w:tcPr>
          <w:p w14:paraId="4A1605F3" w14:textId="77777777" w:rsidR="0019065B" w:rsidRDefault="0019065B">
            <w:pPr>
              <w:pStyle w:val="Prrafodelista"/>
              <w:spacing w:line="360" w:lineRule="auto"/>
              <w:ind w:left="0"/>
              <w:jc w:val="both"/>
              <w:pPrChange w:id="176" w:author="Roca Neyra Renzo Jaime" w:date="2019-09-09T23:52:00Z">
                <w:pPr>
                  <w:pStyle w:val="Prrafodelista"/>
                  <w:ind w:left="0"/>
                  <w:jc w:val="both"/>
                </w:pPr>
              </w:pPrChange>
            </w:pPr>
            <w:r>
              <w:t>0</w:t>
            </w:r>
          </w:p>
        </w:tc>
        <w:tc>
          <w:tcPr>
            <w:tcW w:w="219" w:type="dxa"/>
            <w:shd w:val="clear" w:color="auto" w:fill="C5E0B3" w:themeFill="accent6" w:themeFillTint="66"/>
          </w:tcPr>
          <w:p w14:paraId="49EF2467" w14:textId="77777777" w:rsidR="0019065B" w:rsidRDefault="0019065B">
            <w:pPr>
              <w:pStyle w:val="Prrafodelista"/>
              <w:spacing w:line="360" w:lineRule="auto"/>
              <w:ind w:left="0"/>
              <w:jc w:val="both"/>
              <w:pPrChange w:id="177" w:author="Roca Neyra Renzo Jaime" w:date="2019-09-09T23:52:00Z">
                <w:pPr>
                  <w:pStyle w:val="Prrafodelista"/>
                  <w:ind w:left="0"/>
                  <w:jc w:val="both"/>
                </w:pPr>
              </w:pPrChange>
            </w:pPr>
            <w:r>
              <w:t>-</w:t>
            </w:r>
          </w:p>
        </w:tc>
        <w:tc>
          <w:tcPr>
            <w:tcW w:w="221" w:type="dxa"/>
            <w:shd w:val="clear" w:color="auto" w:fill="C5E0B3" w:themeFill="accent6" w:themeFillTint="66"/>
          </w:tcPr>
          <w:p w14:paraId="7654572F" w14:textId="77777777" w:rsidR="0019065B" w:rsidRDefault="0019065B">
            <w:pPr>
              <w:pStyle w:val="Prrafodelista"/>
              <w:spacing w:line="360" w:lineRule="auto"/>
              <w:ind w:left="0"/>
              <w:jc w:val="both"/>
              <w:pPrChange w:id="178" w:author="Roca Neyra Renzo Jaime" w:date="2019-09-09T23:52:00Z">
                <w:pPr>
                  <w:pStyle w:val="Prrafodelista"/>
                  <w:ind w:left="0"/>
                  <w:jc w:val="both"/>
                </w:pPr>
              </w:pPrChange>
            </w:pPr>
            <w:r>
              <w:t>9</w:t>
            </w:r>
          </w:p>
        </w:tc>
        <w:tc>
          <w:tcPr>
            <w:tcW w:w="221" w:type="dxa"/>
            <w:shd w:val="clear" w:color="auto" w:fill="C5E0B3" w:themeFill="accent6" w:themeFillTint="66"/>
          </w:tcPr>
          <w:p w14:paraId="1CA1A920" w14:textId="77777777" w:rsidR="0019065B" w:rsidRDefault="0019065B">
            <w:pPr>
              <w:pStyle w:val="Prrafodelista"/>
              <w:spacing w:line="360" w:lineRule="auto"/>
              <w:ind w:left="0"/>
              <w:jc w:val="both"/>
              <w:pPrChange w:id="179" w:author="Roca Neyra Renzo Jaime" w:date="2019-09-09T23:52:00Z">
                <w:pPr>
                  <w:pStyle w:val="Prrafodelista"/>
                  <w:ind w:left="0"/>
                  <w:jc w:val="both"/>
                </w:pPr>
              </w:pPrChange>
            </w:pPr>
            <w:r>
              <w:t>8</w:t>
            </w:r>
          </w:p>
        </w:tc>
        <w:tc>
          <w:tcPr>
            <w:tcW w:w="221" w:type="dxa"/>
            <w:shd w:val="clear" w:color="auto" w:fill="C5E0B3" w:themeFill="accent6" w:themeFillTint="66"/>
          </w:tcPr>
          <w:p w14:paraId="00E1FEA1" w14:textId="77777777" w:rsidR="0019065B" w:rsidRDefault="0019065B">
            <w:pPr>
              <w:pStyle w:val="Prrafodelista"/>
              <w:spacing w:line="360" w:lineRule="auto"/>
              <w:ind w:left="0"/>
              <w:jc w:val="both"/>
              <w:pPrChange w:id="180" w:author="Roca Neyra Renzo Jaime" w:date="2019-09-09T23:52:00Z">
                <w:pPr>
                  <w:pStyle w:val="Prrafodelista"/>
                  <w:ind w:left="0"/>
                  <w:jc w:val="both"/>
                </w:pPr>
              </w:pPrChange>
            </w:pPr>
            <w:r>
              <w:t>7</w:t>
            </w:r>
          </w:p>
        </w:tc>
        <w:tc>
          <w:tcPr>
            <w:tcW w:w="221" w:type="dxa"/>
            <w:shd w:val="clear" w:color="auto" w:fill="FFE599" w:themeFill="accent4" w:themeFillTint="66"/>
          </w:tcPr>
          <w:p w14:paraId="78F21D55" w14:textId="77777777" w:rsidR="0019065B" w:rsidRDefault="00B552BC">
            <w:pPr>
              <w:pStyle w:val="Prrafodelista"/>
              <w:spacing w:line="360" w:lineRule="auto"/>
              <w:ind w:left="0"/>
              <w:jc w:val="both"/>
              <w:pPrChange w:id="181" w:author="Roca Neyra Renzo Jaime" w:date="2019-09-09T23:52:00Z">
                <w:pPr>
                  <w:pStyle w:val="Prrafodelista"/>
                  <w:ind w:left="0"/>
                  <w:jc w:val="both"/>
                </w:pPr>
              </w:pPrChange>
            </w:pPr>
            <w:r>
              <w:t>9</w:t>
            </w:r>
          </w:p>
        </w:tc>
        <w:tc>
          <w:tcPr>
            <w:tcW w:w="221" w:type="dxa"/>
            <w:shd w:val="clear" w:color="auto" w:fill="FFE599" w:themeFill="accent4" w:themeFillTint="66"/>
          </w:tcPr>
          <w:p w14:paraId="7B5C4495" w14:textId="77777777" w:rsidR="0019065B" w:rsidRDefault="00B552BC">
            <w:pPr>
              <w:pStyle w:val="Prrafodelista"/>
              <w:spacing w:line="360" w:lineRule="auto"/>
              <w:ind w:left="0"/>
              <w:jc w:val="both"/>
              <w:pPrChange w:id="182" w:author="Roca Neyra Renzo Jaime" w:date="2019-09-09T23:52:00Z">
                <w:pPr>
                  <w:pStyle w:val="Prrafodelista"/>
                  <w:ind w:left="0"/>
                  <w:jc w:val="both"/>
                </w:pPr>
              </w:pPrChange>
            </w:pPr>
            <w:r>
              <w:t>8</w:t>
            </w:r>
          </w:p>
        </w:tc>
        <w:tc>
          <w:tcPr>
            <w:tcW w:w="221" w:type="dxa"/>
            <w:shd w:val="clear" w:color="auto" w:fill="FFE599" w:themeFill="accent4" w:themeFillTint="66"/>
          </w:tcPr>
          <w:p w14:paraId="1DBFF381" w14:textId="77777777" w:rsidR="0019065B" w:rsidRDefault="00B552BC">
            <w:pPr>
              <w:pStyle w:val="Prrafodelista"/>
              <w:spacing w:line="360" w:lineRule="auto"/>
              <w:ind w:left="0"/>
              <w:jc w:val="both"/>
              <w:pPrChange w:id="183" w:author="Roca Neyra Renzo Jaime" w:date="2019-09-09T23:52:00Z">
                <w:pPr>
                  <w:pStyle w:val="Prrafodelista"/>
                  <w:ind w:left="0"/>
                  <w:jc w:val="both"/>
                </w:pPr>
              </w:pPrChange>
            </w:pPr>
            <w:r>
              <w:t>7</w:t>
            </w:r>
          </w:p>
        </w:tc>
        <w:tc>
          <w:tcPr>
            <w:tcW w:w="221" w:type="dxa"/>
            <w:shd w:val="clear" w:color="auto" w:fill="FFE599" w:themeFill="accent4" w:themeFillTint="66"/>
          </w:tcPr>
          <w:p w14:paraId="67ED5A93" w14:textId="77777777" w:rsidR="0019065B" w:rsidRDefault="00B552BC">
            <w:pPr>
              <w:pStyle w:val="Prrafodelista"/>
              <w:spacing w:line="360" w:lineRule="auto"/>
              <w:ind w:left="0"/>
              <w:jc w:val="both"/>
              <w:pPrChange w:id="184" w:author="Roca Neyra Renzo Jaime" w:date="2019-09-09T23:52:00Z">
                <w:pPr>
                  <w:pStyle w:val="Prrafodelista"/>
                  <w:ind w:left="0"/>
                  <w:jc w:val="both"/>
                </w:pPr>
              </w:pPrChange>
            </w:pPr>
            <w:r>
              <w:t>6</w:t>
            </w:r>
          </w:p>
        </w:tc>
        <w:tc>
          <w:tcPr>
            <w:tcW w:w="221" w:type="dxa"/>
            <w:shd w:val="clear" w:color="auto" w:fill="FFE599" w:themeFill="accent4" w:themeFillTint="66"/>
          </w:tcPr>
          <w:p w14:paraId="17B8BAE2" w14:textId="77777777" w:rsidR="0019065B" w:rsidRDefault="00B552BC">
            <w:pPr>
              <w:pStyle w:val="Prrafodelista"/>
              <w:spacing w:line="360" w:lineRule="auto"/>
              <w:ind w:left="0"/>
              <w:jc w:val="both"/>
              <w:pPrChange w:id="185" w:author="Roca Neyra Renzo Jaime" w:date="2019-09-09T23:52:00Z">
                <w:pPr>
                  <w:pStyle w:val="Prrafodelista"/>
                  <w:ind w:left="0"/>
                  <w:jc w:val="both"/>
                </w:pPr>
              </w:pPrChange>
            </w:pPr>
            <w:r>
              <w:t>5</w:t>
            </w:r>
          </w:p>
        </w:tc>
      </w:tr>
      <w:tr w:rsidR="0019065B" w14:paraId="3192DB02" w14:textId="77777777" w:rsidTr="009B5D37">
        <w:tc>
          <w:tcPr>
            <w:tcW w:w="2069" w:type="dxa"/>
            <w:gridSpan w:val="8"/>
          </w:tcPr>
          <w:p w14:paraId="2B37BEB7" w14:textId="77777777" w:rsidR="0019065B" w:rsidRDefault="0019065B">
            <w:pPr>
              <w:pStyle w:val="Prrafodelista"/>
              <w:spacing w:line="360" w:lineRule="auto"/>
              <w:ind w:left="0"/>
              <w:jc w:val="both"/>
              <w:pPrChange w:id="186" w:author="Roca Neyra Renzo Jaime" w:date="2019-09-09T23:52:00Z">
                <w:pPr>
                  <w:pStyle w:val="Prrafodelista"/>
                  <w:ind w:left="0"/>
                  <w:jc w:val="both"/>
                </w:pPr>
              </w:pPrChange>
            </w:pPr>
            <w:r>
              <w:t>1º BYTE</w:t>
            </w:r>
          </w:p>
        </w:tc>
        <w:tc>
          <w:tcPr>
            <w:tcW w:w="1762" w:type="dxa"/>
            <w:gridSpan w:val="8"/>
          </w:tcPr>
          <w:p w14:paraId="149C4714" w14:textId="77777777" w:rsidR="0019065B" w:rsidRDefault="0019065B">
            <w:pPr>
              <w:pStyle w:val="Prrafodelista"/>
              <w:spacing w:line="360" w:lineRule="auto"/>
              <w:ind w:left="0"/>
              <w:jc w:val="both"/>
              <w:pPrChange w:id="187" w:author="Roca Neyra Renzo Jaime" w:date="2019-09-09T23:52:00Z">
                <w:pPr>
                  <w:pStyle w:val="Prrafodelista"/>
                  <w:ind w:left="0"/>
                  <w:jc w:val="both"/>
                </w:pPr>
              </w:pPrChange>
            </w:pPr>
            <w:r>
              <w:t>2º BYTE</w:t>
            </w:r>
          </w:p>
        </w:tc>
        <w:tc>
          <w:tcPr>
            <w:tcW w:w="1766" w:type="dxa"/>
            <w:gridSpan w:val="8"/>
          </w:tcPr>
          <w:p w14:paraId="4A5F8083" w14:textId="77777777" w:rsidR="0019065B" w:rsidRDefault="0019065B">
            <w:pPr>
              <w:pStyle w:val="Prrafodelista"/>
              <w:spacing w:line="360" w:lineRule="auto"/>
              <w:ind w:left="0"/>
              <w:jc w:val="both"/>
              <w:pPrChange w:id="188" w:author="Roca Neyra Renzo Jaime" w:date="2019-09-09T23:52:00Z">
                <w:pPr>
                  <w:pStyle w:val="Prrafodelista"/>
                  <w:ind w:left="0"/>
                  <w:jc w:val="both"/>
                </w:pPr>
              </w:pPrChange>
            </w:pPr>
            <w:r>
              <w:t>3º BYTE</w:t>
            </w:r>
          </w:p>
        </w:tc>
        <w:tc>
          <w:tcPr>
            <w:tcW w:w="1768" w:type="dxa"/>
            <w:gridSpan w:val="8"/>
          </w:tcPr>
          <w:p w14:paraId="4CD20EE9" w14:textId="77777777" w:rsidR="0019065B" w:rsidRDefault="0019065B">
            <w:pPr>
              <w:pStyle w:val="Prrafodelista"/>
              <w:keepNext/>
              <w:spacing w:line="360" w:lineRule="auto"/>
              <w:ind w:left="0"/>
              <w:jc w:val="both"/>
              <w:pPrChange w:id="189" w:author="Roca Neyra Renzo Jaime" w:date="2019-09-09T23:52:00Z">
                <w:pPr>
                  <w:pStyle w:val="Prrafodelista"/>
                  <w:keepNext/>
                  <w:ind w:left="0"/>
                  <w:jc w:val="both"/>
                </w:pPr>
              </w:pPrChange>
            </w:pPr>
            <w:r>
              <w:t>4º BYTE</w:t>
            </w:r>
          </w:p>
        </w:tc>
      </w:tr>
    </w:tbl>
    <w:p w14:paraId="69E8B7D0" w14:textId="0FC60678" w:rsidR="009B5D37" w:rsidRDefault="0053179D">
      <w:pPr>
        <w:pStyle w:val="Descripcin"/>
        <w:spacing w:line="360" w:lineRule="auto"/>
        <w:jc w:val="both"/>
        <w:pPrChange w:id="190" w:author="Roca Neyra Renzo Jaime" w:date="2019-09-09T23:52:00Z">
          <w:pPr>
            <w:pStyle w:val="Descripcin"/>
            <w:jc w:val="center"/>
          </w:pPr>
        </w:pPrChange>
      </w:pPr>
      <w:bookmarkStart w:id="191" w:name="_Toc17721578"/>
      <w:ins w:id="192" w:author="Roca Neyra Renzo Jaime" w:date="2019-09-09T23:49:00Z">
        <w:r>
          <w:tab/>
        </w:r>
        <w:r>
          <w:tab/>
        </w:r>
        <w:r>
          <w:tab/>
        </w:r>
        <w:r>
          <w:tab/>
        </w:r>
        <w:r>
          <w:tab/>
        </w:r>
      </w:ins>
      <w:r w:rsidR="009B5D37">
        <w:t xml:space="preserve">Tabla </w:t>
      </w:r>
      <w:r w:rsidR="002C20E9">
        <w:rPr>
          <w:noProof/>
        </w:rPr>
        <w:fldChar w:fldCharType="begin"/>
      </w:r>
      <w:r w:rsidR="002C20E9">
        <w:rPr>
          <w:noProof/>
        </w:rPr>
        <w:instrText xml:space="preserve"> SEQ Tabla \* ARABIC </w:instrText>
      </w:r>
      <w:r w:rsidR="002C20E9">
        <w:rPr>
          <w:noProof/>
        </w:rPr>
        <w:fldChar w:fldCharType="separate"/>
      </w:r>
      <w:r w:rsidR="00955E0F">
        <w:rPr>
          <w:noProof/>
        </w:rPr>
        <w:t>2</w:t>
      </w:r>
      <w:r w:rsidR="002C20E9">
        <w:rPr>
          <w:noProof/>
        </w:rPr>
        <w:fldChar w:fldCharType="end"/>
      </w:r>
      <w:r w:rsidR="009B5D37">
        <w:t xml:space="preserve"> Formato 310</w:t>
      </w:r>
      <w:bookmarkEnd w:id="191"/>
    </w:p>
    <w:p w14:paraId="1FE08978" w14:textId="77777777" w:rsidR="00D53ED6" w:rsidRPr="007C1498" w:rsidRDefault="00AA7779">
      <w:pPr>
        <w:pStyle w:val="Prrafodelista"/>
        <w:spacing w:line="360" w:lineRule="auto"/>
        <w:ind w:left="1440"/>
        <w:jc w:val="both"/>
        <w:pPrChange w:id="193" w:author="Roca Neyra Renzo Jaime" w:date="2019-09-09T23:52:00Z">
          <w:pPr>
            <w:pStyle w:val="Prrafodelista"/>
            <w:ind w:left="1440"/>
            <w:jc w:val="both"/>
          </w:pPr>
        </w:pPrChange>
      </w:pPr>
      <w:r>
        <w:br/>
      </w:r>
    </w:p>
    <w:p w14:paraId="04069172" w14:textId="77777777" w:rsidR="006D1CF0" w:rsidRDefault="00D50F83">
      <w:pPr>
        <w:pStyle w:val="Prrafodelista"/>
        <w:numPr>
          <w:ilvl w:val="0"/>
          <w:numId w:val="7"/>
        </w:numPr>
        <w:spacing w:line="360" w:lineRule="auto"/>
        <w:jc w:val="both"/>
        <w:pPrChange w:id="194" w:author="Roca Neyra Renzo Jaime" w:date="2019-09-09T23:52:00Z">
          <w:pPr>
            <w:pStyle w:val="Prrafodelista"/>
            <w:numPr>
              <w:numId w:val="7"/>
            </w:numPr>
            <w:ind w:hanging="360"/>
            <w:jc w:val="both"/>
          </w:pPr>
        </w:pPrChange>
      </w:pPr>
      <w:r w:rsidRPr="00D50F83">
        <w:rPr>
          <w:b/>
        </w:rPr>
        <w:lastRenderedPageBreak/>
        <w:t>Formato 311</w:t>
      </w:r>
      <w:r>
        <w:t>:</w:t>
      </w:r>
      <w:r w:rsidR="007C391D" w:rsidRPr="007C391D">
        <w:t xml:space="preserve"> Cada muestra está representada por una amplitud de complemento de dos bits de 10 bits. Tres muestras se empaquetan en un entero de 32 bits como en el formato 310, pero el diseño es diferente. Cada conjunto de cuatro bytes se almacena en orden </w:t>
      </w:r>
      <w:proofErr w:type="spellStart"/>
      <w:r w:rsidR="007C391D" w:rsidRPr="007C391D">
        <w:t>little-endia</w:t>
      </w:r>
      <w:r w:rsidR="00BE395D">
        <w:t>n</w:t>
      </w:r>
      <w:proofErr w:type="spellEnd"/>
      <w:r w:rsidR="00BE395D">
        <w:t xml:space="preserve"> </w:t>
      </w:r>
      <w:r w:rsidR="007C391D" w:rsidRPr="007C391D">
        <w:t>(el byte menos significativo primero, el byte más significativo al final).</w:t>
      </w:r>
    </w:p>
    <w:p w14:paraId="0B067585" w14:textId="77777777" w:rsidR="006D1CF0" w:rsidRDefault="007C391D">
      <w:pPr>
        <w:pStyle w:val="Prrafodelista"/>
        <w:numPr>
          <w:ilvl w:val="1"/>
          <w:numId w:val="7"/>
        </w:numPr>
        <w:spacing w:line="360" w:lineRule="auto"/>
        <w:jc w:val="both"/>
        <w:pPrChange w:id="195" w:author="Roca Neyra Renzo Jaime" w:date="2019-09-09T23:52:00Z">
          <w:pPr>
            <w:pStyle w:val="Prrafodelista"/>
            <w:numPr>
              <w:ilvl w:val="1"/>
              <w:numId w:val="7"/>
            </w:numPr>
            <w:ind w:left="1440" w:hanging="360"/>
            <w:jc w:val="both"/>
          </w:pPr>
        </w:pPrChange>
      </w:pPr>
      <w:r w:rsidRPr="007C391D">
        <w:t xml:space="preserve"> La primera muestra se obtiene de los 10 bits menos significativos del entero de 32 bits</w:t>
      </w:r>
      <w:r w:rsidR="006D1CF0">
        <w:t>.</w:t>
      </w:r>
    </w:p>
    <w:p w14:paraId="11D71E26" w14:textId="77777777" w:rsidR="006D1CF0" w:rsidRDefault="007C391D">
      <w:pPr>
        <w:pStyle w:val="Prrafodelista"/>
        <w:numPr>
          <w:ilvl w:val="1"/>
          <w:numId w:val="7"/>
        </w:numPr>
        <w:spacing w:line="360" w:lineRule="auto"/>
        <w:jc w:val="both"/>
        <w:pPrChange w:id="196" w:author="Roca Neyra Renzo Jaime" w:date="2019-09-09T23:52:00Z">
          <w:pPr>
            <w:pStyle w:val="Prrafodelista"/>
            <w:numPr>
              <w:ilvl w:val="1"/>
              <w:numId w:val="7"/>
            </w:numPr>
            <w:ind w:left="1440" w:hanging="360"/>
            <w:jc w:val="both"/>
          </w:pPr>
        </w:pPrChange>
      </w:pPr>
      <w:r w:rsidRPr="007C391D">
        <w:t xml:space="preserve"> </w:t>
      </w:r>
      <w:r w:rsidR="006D1CF0">
        <w:t>L</w:t>
      </w:r>
      <w:r w:rsidRPr="007C391D">
        <w:t>a segunda se obtiene de los siguientes 10 bits</w:t>
      </w:r>
      <w:r w:rsidR="006D1CF0">
        <w:t>.</w:t>
      </w:r>
    </w:p>
    <w:p w14:paraId="04AC5F71" w14:textId="77777777" w:rsidR="006D1CF0" w:rsidRDefault="007C391D">
      <w:pPr>
        <w:pStyle w:val="Prrafodelista"/>
        <w:numPr>
          <w:ilvl w:val="1"/>
          <w:numId w:val="7"/>
        </w:numPr>
        <w:spacing w:line="360" w:lineRule="auto"/>
        <w:jc w:val="both"/>
        <w:pPrChange w:id="197" w:author="Roca Neyra Renzo Jaime" w:date="2019-09-09T23:52:00Z">
          <w:pPr>
            <w:pStyle w:val="Prrafodelista"/>
            <w:numPr>
              <w:ilvl w:val="1"/>
              <w:numId w:val="7"/>
            </w:numPr>
            <w:ind w:left="1440" w:hanging="360"/>
            <w:jc w:val="both"/>
          </w:pPr>
        </w:pPrChange>
      </w:pPr>
      <w:r w:rsidRPr="007C391D">
        <w:t xml:space="preserve"> </w:t>
      </w:r>
      <w:r w:rsidR="006D1CF0">
        <w:t>L</w:t>
      </w:r>
      <w:r w:rsidRPr="007C391D">
        <w:t xml:space="preserve">a tercera de los siguientes 10 bits y los dos bits más significativos no se utilizan (tenga en cuenta que estos bits son </w:t>
      </w:r>
      <w:proofErr w:type="gramStart"/>
      <w:r w:rsidR="006D1CF0">
        <w:t>puesto</w:t>
      </w:r>
      <w:proofErr w:type="gramEnd"/>
      <w:r w:rsidRPr="007C391D">
        <w:t xml:space="preserve"> </w:t>
      </w:r>
      <w:r w:rsidR="006D1CF0">
        <w:t>a</w:t>
      </w:r>
      <w:r w:rsidRPr="007C391D">
        <w:t xml:space="preserve"> cero cuando use la biblioteca WFDB para escribir un archivo de señal de formato 311). </w:t>
      </w:r>
    </w:p>
    <w:p w14:paraId="63D6180A" w14:textId="77777777" w:rsidR="008C33D3" w:rsidRDefault="007C391D">
      <w:pPr>
        <w:pStyle w:val="Prrafodelista"/>
        <w:numPr>
          <w:ilvl w:val="1"/>
          <w:numId w:val="7"/>
        </w:numPr>
        <w:spacing w:line="360" w:lineRule="auto"/>
        <w:jc w:val="both"/>
        <w:pPrChange w:id="198" w:author="Roca Neyra Renzo Jaime" w:date="2019-09-09T23:52:00Z">
          <w:pPr>
            <w:pStyle w:val="Prrafodelista"/>
            <w:numPr>
              <w:ilvl w:val="1"/>
              <w:numId w:val="7"/>
            </w:numPr>
            <w:ind w:left="1440" w:hanging="360"/>
            <w:jc w:val="both"/>
          </w:pPr>
        </w:pPrChange>
      </w:pPr>
      <w:r w:rsidRPr="007C391D">
        <w:t>Este proceso se repite para cada conjunto sucesivo de tres muestras.</w:t>
      </w:r>
    </w:p>
    <w:p w14:paraId="276514FF" w14:textId="77777777" w:rsidR="004E2F5D" w:rsidRDefault="004E2F5D">
      <w:pPr>
        <w:pStyle w:val="Prrafodelista"/>
        <w:spacing w:line="360" w:lineRule="auto"/>
        <w:ind w:left="1440"/>
        <w:jc w:val="both"/>
        <w:pPrChange w:id="199" w:author="Roca Neyra Renzo Jaime" w:date="2019-09-09T23:52:00Z">
          <w:pPr>
            <w:pStyle w:val="Prrafodelista"/>
            <w:ind w:left="1440"/>
            <w:jc w:val="both"/>
          </w:pPr>
        </w:pPrChange>
      </w:pPr>
    </w:p>
    <w:tbl>
      <w:tblPr>
        <w:tblStyle w:val="Tablaconcuadrcula"/>
        <w:tblW w:w="0" w:type="auto"/>
        <w:tblInd w:w="704" w:type="dxa"/>
        <w:tblLook w:val="04A0" w:firstRow="1" w:lastRow="0" w:firstColumn="1" w:lastColumn="0" w:noHBand="0" w:noVBand="1"/>
      </w:tblPr>
      <w:tblGrid>
        <w:gridCol w:w="245"/>
        <w:gridCol w:w="245"/>
        <w:gridCol w:w="245"/>
        <w:gridCol w:w="245"/>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33"/>
        <w:gridCol w:w="233"/>
      </w:tblGrid>
      <w:tr w:rsidR="004E2F5D" w14:paraId="1C4F5502" w14:textId="77777777" w:rsidTr="009B5D37">
        <w:tc>
          <w:tcPr>
            <w:tcW w:w="956" w:type="dxa"/>
            <w:shd w:val="clear" w:color="auto" w:fill="BDD6EE" w:themeFill="accent5" w:themeFillTint="66"/>
          </w:tcPr>
          <w:p w14:paraId="6BE33A8C" w14:textId="77777777" w:rsidR="004E2F5D" w:rsidRDefault="004E2F5D">
            <w:pPr>
              <w:pStyle w:val="Prrafodelista"/>
              <w:spacing w:line="360" w:lineRule="auto"/>
              <w:ind w:left="0"/>
              <w:jc w:val="both"/>
              <w:pPrChange w:id="200" w:author="Roca Neyra Renzo Jaime" w:date="2019-09-09T23:52:00Z">
                <w:pPr>
                  <w:pStyle w:val="Prrafodelista"/>
                  <w:ind w:left="0"/>
                  <w:jc w:val="both"/>
                </w:pPr>
              </w:pPrChange>
            </w:pPr>
            <w:r>
              <w:t>0</w:t>
            </w:r>
          </w:p>
        </w:tc>
        <w:tc>
          <w:tcPr>
            <w:tcW w:w="220" w:type="dxa"/>
            <w:shd w:val="clear" w:color="auto" w:fill="BDD6EE" w:themeFill="accent5" w:themeFillTint="66"/>
          </w:tcPr>
          <w:p w14:paraId="074A0ABE" w14:textId="77777777" w:rsidR="004E2F5D" w:rsidRDefault="004E2F5D">
            <w:pPr>
              <w:pStyle w:val="Prrafodelista"/>
              <w:spacing w:line="360" w:lineRule="auto"/>
              <w:ind w:left="0"/>
              <w:jc w:val="both"/>
              <w:pPrChange w:id="201" w:author="Roca Neyra Renzo Jaime" w:date="2019-09-09T23:52:00Z">
                <w:pPr>
                  <w:pStyle w:val="Prrafodelista"/>
                  <w:ind w:left="0"/>
                  <w:jc w:val="both"/>
                </w:pPr>
              </w:pPrChange>
            </w:pPr>
            <w:r>
              <w:t>1</w:t>
            </w:r>
          </w:p>
        </w:tc>
        <w:tc>
          <w:tcPr>
            <w:tcW w:w="220" w:type="dxa"/>
            <w:shd w:val="clear" w:color="auto" w:fill="BDD6EE" w:themeFill="accent5" w:themeFillTint="66"/>
          </w:tcPr>
          <w:p w14:paraId="3E8AD47E" w14:textId="77777777" w:rsidR="004E2F5D" w:rsidRDefault="004E2F5D">
            <w:pPr>
              <w:pStyle w:val="Prrafodelista"/>
              <w:spacing w:line="360" w:lineRule="auto"/>
              <w:ind w:left="0"/>
              <w:jc w:val="both"/>
              <w:pPrChange w:id="202" w:author="Roca Neyra Renzo Jaime" w:date="2019-09-09T23:52:00Z">
                <w:pPr>
                  <w:pStyle w:val="Prrafodelista"/>
                  <w:ind w:left="0"/>
                  <w:jc w:val="both"/>
                </w:pPr>
              </w:pPrChange>
            </w:pPr>
            <w:r>
              <w:t>2</w:t>
            </w:r>
          </w:p>
        </w:tc>
        <w:tc>
          <w:tcPr>
            <w:tcW w:w="220" w:type="dxa"/>
            <w:shd w:val="clear" w:color="auto" w:fill="BDD6EE" w:themeFill="accent5" w:themeFillTint="66"/>
          </w:tcPr>
          <w:p w14:paraId="6F06CBD3" w14:textId="77777777" w:rsidR="004E2F5D" w:rsidRDefault="004E2F5D">
            <w:pPr>
              <w:pStyle w:val="Prrafodelista"/>
              <w:spacing w:line="360" w:lineRule="auto"/>
              <w:ind w:left="0"/>
              <w:jc w:val="both"/>
              <w:pPrChange w:id="203" w:author="Roca Neyra Renzo Jaime" w:date="2019-09-09T23:52:00Z">
                <w:pPr>
                  <w:pStyle w:val="Prrafodelista"/>
                  <w:ind w:left="0"/>
                  <w:jc w:val="both"/>
                </w:pPr>
              </w:pPrChange>
            </w:pPr>
            <w:r>
              <w:t>3</w:t>
            </w:r>
          </w:p>
        </w:tc>
        <w:tc>
          <w:tcPr>
            <w:tcW w:w="220" w:type="dxa"/>
            <w:shd w:val="clear" w:color="auto" w:fill="BDD6EE" w:themeFill="accent5" w:themeFillTint="66"/>
          </w:tcPr>
          <w:p w14:paraId="72C646A0" w14:textId="77777777" w:rsidR="004E2F5D" w:rsidRDefault="004E2F5D">
            <w:pPr>
              <w:pStyle w:val="Prrafodelista"/>
              <w:spacing w:line="360" w:lineRule="auto"/>
              <w:ind w:left="0"/>
              <w:jc w:val="both"/>
              <w:pPrChange w:id="204" w:author="Roca Neyra Renzo Jaime" w:date="2019-09-09T23:52:00Z">
                <w:pPr>
                  <w:pStyle w:val="Prrafodelista"/>
                  <w:ind w:left="0"/>
                  <w:jc w:val="both"/>
                </w:pPr>
              </w:pPrChange>
            </w:pPr>
            <w:r>
              <w:t>4</w:t>
            </w:r>
          </w:p>
        </w:tc>
        <w:tc>
          <w:tcPr>
            <w:tcW w:w="220" w:type="dxa"/>
            <w:shd w:val="clear" w:color="auto" w:fill="BDD6EE" w:themeFill="accent5" w:themeFillTint="66"/>
          </w:tcPr>
          <w:p w14:paraId="3B905466" w14:textId="77777777" w:rsidR="004E2F5D" w:rsidRDefault="004E2F5D">
            <w:pPr>
              <w:pStyle w:val="Prrafodelista"/>
              <w:spacing w:line="360" w:lineRule="auto"/>
              <w:ind w:left="0"/>
              <w:jc w:val="both"/>
              <w:pPrChange w:id="205" w:author="Roca Neyra Renzo Jaime" w:date="2019-09-09T23:52:00Z">
                <w:pPr>
                  <w:pStyle w:val="Prrafodelista"/>
                  <w:ind w:left="0"/>
                  <w:jc w:val="both"/>
                </w:pPr>
              </w:pPrChange>
            </w:pPr>
            <w:r>
              <w:t>5</w:t>
            </w:r>
          </w:p>
        </w:tc>
        <w:tc>
          <w:tcPr>
            <w:tcW w:w="220" w:type="dxa"/>
            <w:shd w:val="clear" w:color="auto" w:fill="BDD6EE" w:themeFill="accent5" w:themeFillTint="66"/>
          </w:tcPr>
          <w:p w14:paraId="2B0292AA" w14:textId="77777777" w:rsidR="004E2F5D" w:rsidRDefault="004E2F5D">
            <w:pPr>
              <w:pStyle w:val="Prrafodelista"/>
              <w:spacing w:line="360" w:lineRule="auto"/>
              <w:ind w:left="0"/>
              <w:jc w:val="both"/>
              <w:pPrChange w:id="206" w:author="Roca Neyra Renzo Jaime" w:date="2019-09-09T23:52:00Z">
                <w:pPr>
                  <w:pStyle w:val="Prrafodelista"/>
                  <w:ind w:left="0"/>
                  <w:jc w:val="both"/>
                </w:pPr>
              </w:pPrChange>
            </w:pPr>
            <w:r>
              <w:t>6</w:t>
            </w:r>
          </w:p>
        </w:tc>
        <w:tc>
          <w:tcPr>
            <w:tcW w:w="220" w:type="dxa"/>
            <w:shd w:val="clear" w:color="auto" w:fill="BDD6EE" w:themeFill="accent5" w:themeFillTint="66"/>
          </w:tcPr>
          <w:p w14:paraId="1CC153C9" w14:textId="77777777" w:rsidR="004E2F5D" w:rsidRDefault="004E2F5D">
            <w:pPr>
              <w:pStyle w:val="Prrafodelista"/>
              <w:spacing w:line="360" w:lineRule="auto"/>
              <w:ind w:left="0"/>
              <w:jc w:val="both"/>
              <w:pPrChange w:id="207" w:author="Roca Neyra Renzo Jaime" w:date="2019-09-09T23:52:00Z">
                <w:pPr>
                  <w:pStyle w:val="Prrafodelista"/>
                  <w:ind w:left="0"/>
                  <w:jc w:val="both"/>
                </w:pPr>
              </w:pPrChange>
            </w:pPr>
            <w:r>
              <w:t>7</w:t>
            </w:r>
          </w:p>
        </w:tc>
        <w:tc>
          <w:tcPr>
            <w:tcW w:w="220" w:type="dxa"/>
            <w:shd w:val="clear" w:color="auto" w:fill="BDD6EE" w:themeFill="accent5" w:themeFillTint="66"/>
          </w:tcPr>
          <w:p w14:paraId="3FB7F932" w14:textId="77777777" w:rsidR="004E2F5D" w:rsidRDefault="004E2F5D">
            <w:pPr>
              <w:pStyle w:val="Prrafodelista"/>
              <w:spacing w:line="360" w:lineRule="auto"/>
              <w:ind w:left="0"/>
              <w:jc w:val="both"/>
              <w:pPrChange w:id="208" w:author="Roca Neyra Renzo Jaime" w:date="2019-09-09T23:52:00Z">
                <w:pPr>
                  <w:pStyle w:val="Prrafodelista"/>
                  <w:ind w:left="0"/>
                  <w:jc w:val="both"/>
                </w:pPr>
              </w:pPrChange>
            </w:pPr>
            <w:r>
              <w:t>8</w:t>
            </w:r>
          </w:p>
        </w:tc>
        <w:tc>
          <w:tcPr>
            <w:tcW w:w="220" w:type="dxa"/>
            <w:shd w:val="clear" w:color="auto" w:fill="BDD6EE" w:themeFill="accent5" w:themeFillTint="66"/>
          </w:tcPr>
          <w:p w14:paraId="0FDFCF54" w14:textId="77777777" w:rsidR="004E2F5D" w:rsidRDefault="004E2F5D">
            <w:pPr>
              <w:pStyle w:val="Prrafodelista"/>
              <w:spacing w:line="360" w:lineRule="auto"/>
              <w:ind w:left="0"/>
              <w:jc w:val="both"/>
              <w:pPrChange w:id="209" w:author="Roca Neyra Renzo Jaime" w:date="2019-09-09T23:52:00Z">
                <w:pPr>
                  <w:pStyle w:val="Prrafodelista"/>
                  <w:ind w:left="0"/>
                  <w:jc w:val="both"/>
                </w:pPr>
              </w:pPrChange>
            </w:pPr>
            <w:r>
              <w:t>9</w:t>
            </w:r>
          </w:p>
        </w:tc>
        <w:tc>
          <w:tcPr>
            <w:tcW w:w="220" w:type="dxa"/>
            <w:shd w:val="clear" w:color="auto" w:fill="C5E0B3" w:themeFill="accent6" w:themeFillTint="66"/>
          </w:tcPr>
          <w:p w14:paraId="18218D07" w14:textId="77777777" w:rsidR="004E2F5D" w:rsidRDefault="004E2F5D">
            <w:pPr>
              <w:pStyle w:val="Prrafodelista"/>
              <w:spacing w:line="360" w:lineRule="auto"/>
              <w:ind w:left="0"/>
              <w:jc w:val="both"/>
              <w:pPrChange w:id="210" w:author="Roca Neyra Renzo Jaime" w:date="2019-09-09T23:52:00Z">
                <w:pPr>
                  <w:pStyle w:val="Prrafodelista"/>
                  <w:ind w:left="0"/>
                  <w:jc w:val="both"/>
                </w:pPr>
              </w:pPrChange>
            </w:pPr>
            <w:r>
              <w:t>0</w:t>
            </w:r>
          </w:p>
        </w:tc>
        <w:tc>
          <w:tcPr>
            <w:tcW w:w="220" w:type="dxa"/>
            <w:shd w:val="clear" w:color="auto" w:fill="C5E0B3" w:themeFill="accent6" w:themeFillTint="66"/>
          </w:tcPr>
          <w:p w14:paraId="5A2C1245" w14:textId="77777777" w:rsidR="004E2F5D" w:rsidRDefault="004E2F5D">
            <w:pPr>
              <w:pStyle w:val="Prrafodelista"/>
              <w:spacing w:line="360" w:lineRule="auto"/>
              <w:ind w:left="0"/>
              <w:jc w:val="both"/>
              <w:pPrChange w:id="211" w:author="Roca Neyra Renzo Jaime" w:date="2019-09-09T23:52:00Z">
                <w:pPr>
                  <w:pStyle w:val="Prrafodelista"/>
                  <w:ind w:left="0"/>
                  <w:jc w:val="both"/>
                </w:pPr>
              </w:pPrChange>
            </w:pPr>
            <w:r>
              <w:t>1</w:t>
            </w:r>
          </w:p>
        </w:tc>
        <w:tc>
          <w:tcPr>
            <w:tcW w:w="220" w:type="dxa"/>
            <w:shd w:val="clear" w:color="auto" w:fill="C5E0B3" w:themeFill="accent6" w:themeFillTint="66"/>
          </w:tcPr>
          <w:p w14:paraId="67C5BAE7" w14:textId="77777777" w:rsidR="004E2F5D" w:rsidRDefault="004E2F5D">
            <w:pPr>
              <w:pStyle w:val="Prrafodelista"/>
              <w:spacing w:line="360" w:lineRule="auto"/>
              <w:ind w:left="0"/>
              <w:jc w:val="both"/>
              <w:pPrChange w:id="212" w:author="Roca Neyra Renzo Jaime" w:date="2019-09-09T23:52:00Z">
                <w:pPr>
                  <w:pStyle w:val="Prrafodelista"/>
                  <w:ind w:left="0"/>
                  <w:jc w:val="both"/>
                </w:pPr>
              </w:pPrChange>
            </w:pPr>
            <w:r>
              <w:t>2</w:t>
            </w:r>
          </w:p>
        </w:tc>
        <w:tc>
          <w:tcPr>
            <w:tcW w:w="220" w:type="dxa"/>
            <w:shd w:val="clear" w:color="auto" w:fill="C5E0B3" w:themeFill="accent6" w:themeFillTint="66"/>
          </w:tcPr>
          <w:p w14:paraId="27A027F4" w14:textId="77777777" w:rsidR="004E2F5D" w:rsidRDefault="004E2F5D">
            <w:pPr>
              <w:pStyle w:val="Prrafodelista"/>
              <w:spacing w:line="360" w:lineRule="auto"/>
              <w:ind w:left="0"/>
              <w:jc w:val="both"/>
              <w:pPrChange w:id="213" w:author="Roca Neyra Renzo Jaime" w:date="2019-09-09T23:52:00Z">
                <w:pPr>
                  <w:pStyle w:val="Prrafodelista"/>
                  <w:ind w:left="0"/>
                  <w:jc w:val="both"/>
                </w:pPr>
              </w:pPrChange>
            </w:pPr>
            <w:r>
              <w:t>3</w:t>
            </w:r>
          </w:p>
        </w:tc>
        <w:tc>
          <w:tcPr>
            <w:tcW w:w="221" w:type="dxa"/>
            <w:shd w:val="clear" w:color="auto" w:fill="C5E0B3" w:themeFill="accent6" w:themeFillTint="66"/>
          </w:tcPr>
          <w:p w14:paraId="46299508" w14:textId="77777777" w:rsidR="004E2F5D" w:rsidRDefault="004E2F5D">
            <w:pPr>
              <w:pStyle w:val="Prrafodelista"/>
              <w:spacing w:line="360" w:lineRule="auto"/>
              <w:ind w:left="0"/>
              <w:jc w:val="both"/>
              <w:pPrChange w:id="214" w:author="Roca Neyra Renzo Jaime" w:date="2019-09-09T23:52:00Z">
                <w:pPr>
                  <w:pStyle w:val="Prrafodelista"/>
                  <w:ind w:left="0"/>
                  <w:jc w:val="both"/>
                </w:pPr>
              </w:pPrChange>
            </w:pPr>
            <w:r>
              <w:t>4</w:t>
            </w:r>
          </w:p>
        </w:tc>
        <w:tc>
          <w:tcPr>
            <w:tcW w:w="221" w:type="dxa"/>
            <w:shd w:val="clear" w:color="auto" w:fill="C5E0B3" w:themeFill="accent6" w:themeFillTint="66"/>
          </w:tcPr>
          <w:p w14:paraId="44472222" w14:textId="77777777" w:rsidR="004E2F5D" w:rsidRDefault="004E2F5D">
            <w:pPr>
              <w:pStyle w:val="Prrafodelista"/>
              <w:spacing w:line="360" w:lineRule="auto"/>
              <w:ind w:left="0"/>
              <w:jc w:val="both"/>
              <w:pPrChange w:id="215" w:author="Roca Neyra Renzo Jaime" w:date="2019-09-09T23:52:00Z">
                <w:pPr>
                  <w:pStyle w:val="Prrafodelista"/>
                  <w:ind w:left="0"/>
                  <w:jc w:val="both"/>
                </w:pPr>
              </w:pPrChange>
            </w:pPr>
            <w:r>
              <w:t>5</w:t>
            </w:r>
          </w:p>
        </w:tc>
        <w:tc>
          <w:tcPr>
            <w:tcW w:w="221" w:type="dxa"/>
            <w:shd w:val="clear" w:color="auto" w:fill="C5E0B3" w:themeFill="accent6" w:themeFillTint="66"/>
          </w:tcPr>
          <w:p w14:paraId="77F53E1A" w14:textId="77777777" w:rsidR="004E2F5D" w:rsidRDefault="004E2F5D">
            <w:pPr>
              <w:pStyle w:val="Prrafodelista"/>
              <w:spacing w:line="360" w:lineRule="auto"/>
              <w:ind w:left="0"/>
              <w:jc w:val="both"/>
              <w:pPrChange w:id="216" w:author="Roca Neyra Renzo Jaime" w:date="2019-09-09T23:52:00Z">
                <w:pPr>
                  <w:pStyle w:val="Prrafodelista"/>
                  <w:ind w:left="0"/>
                  <w:jc w:val="both"/>
                </w:pPr>
              </w:pPrChange>
            </w:pPr>
            <w:r>
              <w:t>6</w:t>
            </w:r>
          </w:p>
        </w:tc>
        <w:tc>
          <w:tcPr>
            <w:tcW w:w="221" w:type="dxa"/>
            <w:shd w:val="clear" w:color="auto" w:fill="C5E0B3" w:themeFill="accent6" w:themeFillTint="66"/>
          </w:tcPr>
          <w:p w14:paraId="165C5DCA" w14:textId="77777777" w:rsidR="004E2F5D" w:rsidRDefault="004E2F5D">
            <w:pPr>
              <w:pStyle w:val="Prrafodelista"/>
              <w:spacing w:line="360" w:lineRule="auto"/>
              <w:ind w:left="0"/>
              <w:jc w:val="both"/>
              <w:pPrChange w:id="217" w:author="Roca Neyra Renzo Jaime" w:date="2019-09-09T23:52:00Z">
                <w:pPr>
                  <w:pStyle w:val="Prrafodelista"/>
                  <w:ind w:left="0"/>
                  <w:jc w:val="both"/>
                </w:pPr>
              </w:pPrChange>
            </w:pPr>
            <w:r>
              <w:t>7</w:t>
            </w:r>
          </w:p>
        </w:tc>
        <w:tc>
          <w:tcPr>
            <w:tcW w:w="221" w:type="dxa"/>
            <w:shd w:val="clear" w:color="auto" w:fill="C5E0B3" w:themeFill="accent6" w:themeFillTint="66"/>
          </w:tcPr>
          <w:p w14:paraId="7086C90D" w14:textId="77777777" w:rsidR="004E2F5D" w:rsidRDefault="004E2F5D">
            <w:pPr>
              <w:pStyle w:val="Prrafodelista"/>
              <w:spacing w:line="360" w:lineRule="auto"/>
              <w:ind w:left="0"/>
              <w:jc w:val="both"/>
              <w:pPrChange w:id="218" w:author="Roca Neyra Renzo Jaime" w:date="2019-09-09T23:52:00Z">
                <w:pPr>
                  <w:pStyle w:val="Prrafodelista"/>
                  <w:ind w:left="0"/>
                  <w:jc w:val="both"/>
                </w:pPr>
              </w:pPrChange>
            </w:pPr>
            <w:r>
              <w:t>8</w:t>
            </w:r>
          </w:p>
        </w:tc>
        <w:tc>
          <w:tcPr>
            <w:tcW w:w="221" w:type="dxa"/>
            <w:shd w:val="clear" w:color="auto" w:fill="C5E0B3" w:themeFill="accent6" w:themeFillTint="66"/>
          </w:tcPr>
          <w:p w14:paraId="7DDBDA2D" w14:textId="77777777" w:rsidR="004E2F5D" w:rsidRDefault="004E2F5D">
            <w:pPr>
              <w:pStyle w:val="Prrafodelista"/>
              <w:spacing w:line="360" w:lineRule="auto"/>
              <w:ind w:left="0"/>
              <w:jc w:val="both"/>
              <w:pPrChange w:id="219" w:author="Roca Neyra Renzo Jaime" w:date="2019-09-09T23:52:00Z">
                <w:pPr>
                  <w:pStyle w:val="Prrafodelista"/>
                  <w:ind w:left="0"/>
                  <w:jc w:val="both"/>
                </w:pPr>
              </w:pPrChange>
            </w:pPr>
            <w:r>
              <w:t>9</w:t>
            </w:r>
          </w:p>
        </w:tc>
        <w:tc>
          <w:tcPr>
            <w:tcW w:w="221" w:type="dxa"/>
            <w:shd w:val="clear" w:color="auto" w:fill="F7CAAC" w:themeFill="accent2" w:themeFillTint="66"/>
          </w:tcPr>
          <w:p w14:paraId="764DE442" w14:textId="77777777" w:rsidR="004E2F5D" w:rsidRDefault="004E2F5D">
            <w:pPr>
              <w:pStyle w:val="Prrafodelista"/>
              <w:spacing w:line="360" w:lineRule="auto"/>
              <w:ind w:left="0"/>
              <w:jc w:val="both"/>
              <w:pPrChange w:id="220" w:author="Roca Neyra Renzo Jaime" w:date="2019-09-09T23:52:00Z">
                <w:pPr>
                  <w:pStyle w:val="Prrafodelista"/>
                  <w:ind w:left="0"/>
                  <w:jc w:val="both"/>
                </w:pPr>
              </w:pPrChange>
            </w:pPr>
            <w:r>
              <w:t>0</w:t>
            </w:r>
          </w:p>
        </w:tc>
        <w:tc>
          <w:tcPr>
            <w:tcW w:w="221" w:type="dxa"/>
            <w:shd w:val="clear" w:color="auto" w:fill="F7CAAC" w:themeFill="accent2" w:themeFillTint="66"/>
          </w:tcPr>
          <w:p w14:paraId="253AB82E" w14:textId="77777777" w:rsidR="004E2F5D" w:rsidRDefault="004E2F5D">
            <w:pPr>
              <w:pStyle w:val="Prrafodelista"/>
              <w:spacing w:line="360" w:lineRule="auto"/>
              <w:ind w:left="0"/>
              <w:jc w:val="both"/>
              <w:pPrChange w:id="221" w:author="Roca Neyra Renzo Jaime" w:date="2019-09-09T23:52:00Z">
                <w:pPr>
                  <w:pStyle w:val="Prrafodelista"/>
                  <w:ind w:left="0"/>
                  <w:jc w:val="both"/>
                </w:pPr>
              </w:pPrChange>
            </w:pPr>
            <w:r>
              <w:t>1</w:t>
            </w:r>
          </w:p>
        </w:tc>
        <w:tc>
          <w:tcPr>
            <w:tcW w:w="221" w:type="dxa"/>
            <w:shd w:val="clear" w:color="auto" w:fill="F7CAAC" w:themeFill="accent2" w:themeFillTint="66"/>
          </w:tcPr>
          <w:p w14:paraId="58B88E75" w14:textId="77777777" w:rsidR="004E2F5D" w:rsidRDefault="004E2F5D">
            <w:pPr>
              <w:pStyle w:val="Prrafodelista"/>
              <w:spacing w:line="360" w:lineRule="auto"/>
              <w:ind w:left="0"/>
              <w:jc w:val="both"/>
              <w:pPrChange w:id="222" w:author="Roca Neyra Renzo Jaime" w:date="2019-09-09T23:52:00Z">
                <w:pPr>
                  <w:pStyle w:val="Prrafodelista"/>
                  <w:ind w:left="0"/>
                  <w:jc w:val="both"/>
                </w:pPr>
              </w:pPrChange>
            </w:pPr>
            <w:r>
              <w:t>2</w:t>
            </w:r>
          </w:p>
        </w:tc>
        <w:tc>
          <w:tcPr>
            <w:tcW w:w="221" w:type="dxa"/>
            <w:shd w:val="clear" w:color="auto" w:fill="F7CAAC" w:themeFill="accent2" w:themeFillTint="66"/>
          </w:tcPr>
          <w:p w14:paraId="3B3DFEDD" w14:textId="77777777" w:rsidR="004E2F5D" w:rsidRDefault="004E2F5D">
            <w:pPr>
              <w:pStyle w:val="Prrafodelista"/>
              <w:spacing w:line="360" w:lineRule="auto"/>
              <w:ind w:left="0"/>
              <w:jc w:val="both"/>
              <w:pPrChange w:id="223" w:author="Roca Neyra Renzo Jaime" w:date="2019-09-09T23:52:00Z">
                <w:pPr>
                  <w:pStyle w:val="Prrafodelista"/>
                  <w:ind w:left="0"/>
                  <w:jc w:val="both"/>
                </w:pPr>
              </w:pPrChange>
            </w:pPr>
            <w:r>
              <w:t>3</w:t>
            </w:r>
          </w:p>
        </w:tc>
        <w:tc>
          <w:tcPr>
            <w:tcW w:w="221" w:type="dxa"/>
            <w:shd w:val="clear" w:color="auto" w:fill="F7CAAC" w:themeFill="accent2" w:themeFillTint="66"/>
          </w:tcPr>
          <w:p w14:paraId="54672E63" w14:textId="77777777" w:rsidR="004E2F5D" w:rsidRDefault="004E2F5D">
            <w:pPr>
              <w:pStyle w:val="Prrafodelista"/>
              <w:spacing w:line="360" w:lineRule="auto"/>
              <w:ind w:left="0"/>
              <w:jc w:val="both"/>
              <w:pPrChange w:id="224" w:author="Roca Neyra Renzo Jaime" w:date="2019-09-09T23:52:00Z">
                <w:pPr>
                  <w:pStyle w:val="Prrafodelista"/>
                  <w:ind w:left="0"/>
                  <w:jc w:val="both"/>
                </w:pPr>
              </w:pPrChange>
            </w:pPr>
            <w:r>
              <w:t>4</w:t>
            </w:r>
          </w:p>
        </w:tc>
        <w:tc>
          <w:tcPr>
            <w:tcW w:w="221" w:type="dxa"/>
            <w:shd w:val="clear" w:color="auto" w:fill="F7CAAC" w:themeFill="accent2" w:themeFillTint="66"/>
          </w:tcPr>
          <w:p w14:paraId="156B7E75" w14:textId="77777777" w:rsidR="004E2F5D" w:rsidRDefault="004E2F5D">
            <w:pPr>
              <w:pStyle w:val="Prrafodelista"/>
              <w:spacing w:line="360" w:lineRule="auto"/>
              <w:ind w:left="0"/>
              <w:jc w:val="both"/>
              <w:pPrChange w:id="225" w:author="Roca Neyra Renzo Jaime" w:date="2019-09-09T23:52:00Z">
                <w:pPr>
                  <w:pStyle w:val="Prrafodelista"/>
                  <w:ind w:left="0"/>
                  <w:jc w:val="both"/>
                </w:pPr>
              </w:pPrChange>
            </w:pPr>
            <w:r>
              <w:t>5</w:t>
            </w:r>
          </w:p>
        </w:tc>
        <w:tc>
          <w:tcPr>
            <w:tcW w:w="221" w:type="dxa"/>
            <w:shd w:val="clear" w:color="auto" w:fill="F7CAAC" w:themeFill="accent2" w:themeFillTint="66"/>
          </w:tcPr>
          <w:p w14:paraId="57DF16F5" w14:textId="77777777" w:rsidR="004E2F5D" w:rsidRDefault="004E2F5D">
            <w:pPr>
              <w:pStyle w:val="Prrafodelista"/>
              <w:spacing w:line="360" w:lineRule="auto"/>
              <w:ind w:left="0"/>
              <w:jc w:val="both"/>
              <w:pPrChange w:id="226" w:author="Roca Neyra Renzo Jaime" w:date="2019-09-09T23:52:00Z">
                <w:pPr>
                  <w:pStyle w:val="Prrafodelista"/>
                  <w:ind w:left="0"/>
                  <w:jc w:val="both"/>
                </w:pPr>
              </w:pPrChange>
            </w:pPr>
            <w:r>
              <w:t>6</w:t>
            </w:r>
          </w:p>
        </w:tc>
        <w:tc>
          <w:tcPr>
            <w:tcW w:w="221" w:type="dxa"/>
            <w:shd w:val="clear" w:color="auto" w:fill="F7CAAC" w:themeFill="accent2" w:themeFillTint="66"/>
          </w:tcPr>
          <w:p w14:paraId="2480A7A5" w14:textId="77777777" w:rsidR="004E2F5D" w:rsidRDefault="004E2F5D">
            <w:pPr>
              <w:pStyle w:val="Prrafodelista"/>
              <w:spacing w:line="360" w:lineRule="auto"/>
              <w:ind w:left="0"/>
              <w:jc w:val="both"/>
              <w:pPrChange w:id="227" w:author="Roca Neyra Renzo Jaime" w:date="2019-09-09T23:52:00Z">
                <w:pPr>
                  <w:pStyle w:val="Prrafodelista"/>
                  <w:ind w:left="0"/>
                  <w:jc w:val="both"/>
                </w:pPr>
              </w:pPrChange>
            </w:pPr>
            <w:r>
              <w:t>7</w:t>
            </w:r>
          </w:p>
        </w:tc>
        <w:tc>
          <w:tcPr>
            <w:tcW w:w="221" w:type="dxa"/>
            <w:shd w:val="clear" w:color="auto" w:fill="F7CAAC" w:themeFill="accent2" w:themeFillTint="66"/>
          </w:tcPr>
          <w:p w14:paraId="76AC3B55" w14:textId="77777777" w:rsidR="004E2F5D" w:rsidRDefault="004E2F5D">
            <w:pPr>
              <w:pStyle w:val="Prrafodelista"/>
              <w:spacing w:line="360" w:lineRule="auto"/>
              <w:ind w:left="0"/>
              <w:jc w:val="both"/>
              <w:pPrChange w:id="228" w:author="Roca Neyra Renzo Jaime" w:date="2019-09-09T23:52:00Z">
                <w:pPr>
                  <w:pStyle w:val="Prrafodelista"/>
                  <w:ind w:left="0"/>
                  <w:jc w:val="both"/>
                </w:pPr>
              </w:pPrChange>
            </w:pPr>
            <w:r>
              <w:t>8</w:t>
            </w:r>
          </w:p>
        </w:tc>
        <w:tc>
          <w:tcPr>
            <w:tcW w:w="221" w:type="dxa"/>
            <w:shd w:val="clear" w:color="auto" w:fill="F7CAAC" w:themeFill="accent2" w:themeFillTint="66"/>
          </w:tcPr>
          <w:p w14:paraId="486D1647" w14:textId="77777777" w:rsidR="004E2F5D" w:rsidRDefault="004E2F5D">
            <w:pPr>
              <w:pStyle w:val="Prrafodelista"/>
              <w:spacing w:line="360" w:lineRule="auto"/>
              <w:ind w:left="0"/>
              <w:jc w:val="both"/>
              <w:pPrChange w:id="229" w:author="Roca Neyra Renzo Jaime" w:date="2019-09-09T23:52:00Z">
                <w:pPr>
                  <w:pStyle w:val="Prrafodelista"/>
                  <w:ind w:left="0"/>
                  <w:jc w:val="both"/>
                </w:pPr>
              </w:pPrChange>
            </w:pPr>
            <w:r>
              <w:t>9</w:t>
            </w:r>
          </w:p>
        </w:tc>
        <w:tc>
          <w:tcPr>
            <w:tcW w:w="219" w:type="dxa"/>
            <w:shd w:val="clear" w:color="auto" w:fill="FFE599" w:themeFill="accent4" w:themeFillTint="66"/>
          </w:tcPr>
          <w:p w14:paraId="1BFC78F0" w14:textId="77777777" w:rsidR="004E2F5D" w:rsidRDefault="004E2F5D">
            <w:pPr>
              <w:pStyle w:val="Prrafodelista"/>
              <w:spacing w:line="360" w:lineRule="auto"/>
              <w:ind w:left="0"/>
              <w:jc w:val="both"/>
              <w:pPrChange w:id="230" w:author="Roca Neyra Renzo Jaime" w:date="2019-09-09T23:52:00Z">
                <w:pPr>
                  <w:pStyle w:val="Prrafodelista"/>
                  <w:ind w:left="0"/>
                  <w:jc w:val="both"/>
                </w:pPr>
              </w:pPrChange>
            </w:pPr>
            <w:r>
              <w:t>-</w:t>
            </w:r>
          </w:p>
        </w:tc>
        <w:tc>
          <w:tcPr>
            <w:tcW w:w="219" w:type="dxa"/>
            <w:shd w:val="clear" w:color="auto" w:fill="FFE599" w:themeFill="accent4" w:themeFillTint="66"/>
          </w:tcPr>
          <w:p w14:paraId="3FB84C2E" w14:textId="77777777" w:rsidR="004E2F5D" w:rsidRDefault="004E2F5D">
            <w:pPr>
              <w:pStyle w:val="Prrafodelista"/>
              <w:spacing w:line="360" w:lineRule="auto"/>
              <w:ind w:left="0"/>
              <w:jc w:val="both"/>
              <w:pPrChange w:id="231" w:author="Roca Neyra Renzo Jaime" w:date="2019-09-09T23:52:00Z">
                <w:pPr>
                  <w:pStyle w:val="Prrafodelista"/>
                  <w:ind w:left="0"/>
                  <w:jc w:val="both"/>
                </w:pPr>
              </w:pPrChange>
            </w:pPr>
            <w:r>
              <w:t>-</w:t>
            </w:r>
          </w:p>
        </w:tc>
      </w:tr>
      <w:tr w:rsidR="004E2F5D" w14:paraId="4498FE77" w14:textId="77777777" w:rsidTr="009B5D37">
        <w:tc>
          <w:tcPr>
            <w:tcW w:w="2496" w:type="dxa"/>
            <w:gridSpan w:val="8"/>
          </w:tcPr>
          <w:p w14:paraId="2A7CEE77" w14:textId="77777777" w:rsidR="004E2F5D" w:rsidRDefault="004E2F5D">
            <w:pPr>
              <w:pStyle w:val="Prrafodelista"/>
              <w:spacing w:line="360" w:lineRule="auto"/>
              <w:ind w:left="0"/>
              <w:jc w:val="both"/>
              <w:pPrChange w:id="232" w:author="Roca Neyra Renzo Jaime" w:date="2019-09-09T23:52:00Z">
                <w:pPr>
                  <w:pStyle w:val="Prrafodelista"/>
                  <w:ind w:left="0"/>
                  <w:jc w:val="both"/>
                </w:pPr>
              </w:pPrChange>
            </w:pPr>
            <w:r>
              <w:t>1º BYTE</w:t>
            </w:r>
          </w:p>
        </w:tc>
        <w:tc>
          <w:tcPr>
            <w:tcW w:w="1762" w:type="dxa"/>
            <w:gridSpan w:val="8"/>
          </w:tcPr>
          <w:p w14:paraId="15D522AD" w14:textId="77777777" w:rsidR="004E2F5D" w:rsidRDefault="004E2F5D">
            <w:pPr>
              <w:pStyle w:val="Prrafodelista"/>
              <w:spacing w:line="360" w:lineRule="auto"/>
              <w:ind w:left="0"/>
              <w:jc w:val="both"/>
              <w:pPrChange w:id="233" w:author="Roca Neyra Renzo Jaime" w:date="2019-09-09T23:52:00Z">
                <w:pPr>
                  <w:pStyle w:val="Prrafodelista"/>
                  <w:ind w:left="0"/>
                  <w:jc w:val="both"/>
                </w:pPr>
              </w:pPrChange>
            </w:pPr>
            <w:r>
              <w:t>2º BYTE</w:t>
            </w:r>
          </w:p>
        </w:tc>
        <w:tc>
          <w:tcPr>
            <w:tcW w:w="1768" w:type="dxa"/>
            <w:gridSpan w:val="8"/>
          </w:tcPr>
          <w:p w14:paraId="2C9FF95A" w14:textId="77777777" w:rsidR="004E2F5D" w:rsidRDefault="004E2F5D">
            <w:pPr>
              <w:pStyle w:val="Prrafodelista"/>
              <w:spacing w:line="360" w:lineRule="auto"/>
              <w:ind w:left="0"/>
              <w:jc w:val="both"/>
              <w:pPrChange w:id="234" w:author="Roca Neyra Renzo Jaime" w:date="2019-09-09T23:52:00Z">
                <w:pPr>
                  <w:pStyle w:val="Prrafodelista"/>
                  <w:ind w:left="0"/>
                  <w:jc w:val="both"/>
                </w:pPr>
              </w:pPrChange>
            </w:pPr>
            <w:r>
              <w:t>3º BYTE</w:t>
            </w:r>
          </w:p>
        </w:tc>
        <w:tc>
          <w:tcPr>
            <w:tcW w:w="1764" w:type="dxa"/>
            <w:gridSpan w:val="8"/>
          </w:tcPr>
          <w:p w14:paraId="102DB582" w14:textId="77777777" w:rsidR="004E2F5D" w:rsidRDefault="004E2F5D">
            <w:pPr>
              <w:pStyle w:val="Prrafodelista"/>
              <w:keepNext/>
              <w:spacing w:line="360" w:lineRule="auto"/>
              <w:ind w:left="0"/>
              <w:jc w:val="both"/>
              <w:pPrChange w:id="235" w:author="Roca Neyra Renzo Jaime" w:date="2019-09-09T23:52:00Z">
                <w:pPr>
                  <w:pStyle w:val="Prrafodelista"/>
                  <w:keepNext/>
                  <w:ind w:left="0"/>
                  <w:jc w:val="both"/>
                </w:pPr>
              </w:pPrChange>
            </w:pPr>
            <w:r>
              <w:t>4º BYTE</w:t>
            </w:r>
          </w:p>
        </w:tc>
      </w:tr>
    </w:tbl>
    <w:p w14:paraId="3C66E496" w14:textId="346FD656" w:rsidR="004E2F5D" w:rsidRPr="005B58A7" w:rsidRDefault="0053179D">
      <w:pPr>
        <w:pStyle w:val="Descripcin"/>
        <w:spacing w:line="360" w:lineRule="auto"/>
        <w:jc w:val="both"/>
        <w:pPrChange w:id="236" w:author="Roca Neyra Renzo Jaime" w:date="2019-09-09T23:52:00Z">
          <w:pPr>
            <w:pStyle w:val="Descripcin"/>
            <w:jc w:val="center"/>
          </w:pPr>
        </w:pPrChange>
      </w:pPr>
      <w:bookmarkStart w:id="237" w:name="_Toc17721579"/>
      <w:ins w:id="238" w:author="Roca Neyra Renzo Jaime" w:date="2019-09-09T23:50:00Z">
        <w:r>
          <w:tab/>
        </w:r>
        <w:r>
          <w:tab/>
        </w:r>
        <w:r>
          <w:tab/>
        </w:r>
        <w:r>
          <w:tab/>
        </w:r>
        <w:r>
          <w:tab/>
        </w:r>
      </w:ins>
      <w:r w:rsidR="009B5D37">
        <w:t xml:space="preserve">Tabla </w:t>
      </w:r>
      <w:r w:rsidR="002C20E9">
        <w:rPr>
          <w:noProof/>
        </w:rPr>
        <w:fldChar w:fldCharType="begin"/>
      </w:r>
      <w:r w:rsidR="002C20E9">
        <w:rPr>
          <w:noProof/>
        </w:rPr>
        <w:instrText xml:space="preserve"> SEQ Tabla \* ARABIC </w:instrText>
      </w:r>
      <w:r w:rsidR="002C20E9">
        <w:rPr>
          <w:noProof/>
        </w:rPr>
        <w:fldChar w:fldCharType="separate"/>
      </w:r>
      <w:r w:rsidR="00955E0F">
        <w:rPr>
          <w:noProof/>
        </w:rPr>
        <w:t>3</w:t>
      </w:r>
      <w:r w:rsidR="002C20E9">
        <w:rPr>
          <w:noProof/>
        </w:rPr>
        <w:fldChar w:fldCharType="end"/>
      </w:r>
      <w:r w:rsidR="009B5D37">
        <w:t xml:space="preserve"> Formato 311</w:t>
      </w:r>
      <w:bookmarkEnd w:id="237"/>
    </w:p>
    <w:p w14:paraId="525C21A9" w14:textId="77777777" w:rsidR="005B58A7" w:rsidRDefault="005B58A7">
      <w:pPr>
        <w:spacing w:line="360" w:lineRule="auto"/>
        <w:jc w:val="both"/>
        <w:pPrChange w:id="239" w:author="Roca Neyra Renzo Jaime" w:date="2019-09-09T23:52:00Z">
          <w:pPr>
            <w:jc w:val="both"/>
          </w:pPr>
        </w:pPrChange>
      </w:pPr>
    </w:p>
    <w:p w14:paraId="33844210" w14:textId="77777777" w:rsidR="00BB38D5" w:rsidRDefault="00BB38D5">
      <w:pPr>
        <w:spacing w:line="360" w:lineRule="auto"/>
        <w:jc w:val="both"/>
        <w:pPrChange w:id="240" w:author="Roca Neyra Renzo Jaime" w:date="2019-09-09T23:52:00Z">
          <w:pPr>
            <w:jc w:val="both"/>
          </w:pPr>
        </w:pPrChange>
      </w:pPr>
    </w:p>
    <w:p w14:paraId="73E72857" w14:textId="77777777" w:rsidR="00BB38D5" w:rsidRDefault="00BB38D5">
      <w:pPr>
        <w:spacing w:line="360" w:lineRule="auto"/>
        <w:jc w:val="both"/>
        <w:pPrChange w:id="241" w:author="Roca Neyra Renzo Jaime" w:date="2019-09-09T23:52:00Z">
          <w:pPr>
            <w:jc w:val="both"/>
          </w:pPr>
        </w:pPrChange>
      </w:pPr>
    </w:p>
    <w:p w14:paraId="06038B38" w14:textId="77777777" w:rsidR="00BB38D5" w:rsidRDefault="00BB38D5">
      <w:pPr>
        <w:spacing w:line="360" w:lineRule="auto"/>
        <w:jc w:val="both"/>
        <w:pPrChange w:id="242" w:author="Roca Neyra Renzo Jaime" w:date="2019-09-09T23:52:00Z">
          <w:pPr>
            <w:jc w:val="both"/>
          </w:pPr>
        </w:pPrChange>
      </w:pPr>
    </w:p>
    <w:p w14:paraId="51008F53" w14:textId="77777777" w:rsidR="00BB38D5" w:rsidRDefault="00BB38D5">
      <w:pPr>
        <w:spacing w:line="360" w:lineRule="auto"/>
        <w:jc w:val="both"/>
        <w:pPrChange w:id="243" w:author="Roca Neyra Renzo Jaime" w:date="2019-09-09T23:52:00Z">
          <w:pPr>
            <w:jc w:val="both"/>
          </w:pPr>
        </w:pPrChange>
      </w:pPr>
    </w:p>
    <w:p w14:paraId="1D8754E5" w14:textId="1EED1FC2" w:rsidR="00BB38D5" w:rsidRDefault="00BB38D5" w:rsidP="00AD0AFE">
      <w:pPr>
        <w:spacing w:line="360" w:lineRule="auto"/>
        <w:jc w:val="both"/>
        <w:rPr>
          <w:ins w:id="244" w:author="Roca Neyra Renzo Jaime" w:date="2019-09-10T17:20:00Z"/>
        </w:rPr>
      </w:pPr>
    </w:p>
    <w:p w14:paraId="09E8074F" w14:textId="256D0D29" w:rsidR="00CD4538" w:rsidRDefault="00CD4538" w:rsidP="00AD0AFE">
      <w:pPr>
        <w:spacing w:line="360" w:lineRule="auto"/>
        <w:jc w:val="both"/>
        <w:rPr>
          <w:ins w:id="245" w:author="Roca Neyra Renzo Jaime" w:date="2019-09-10T17:20:00Z"/>
        </w:rPr>
      </w:pPr>
    </w:p>
    <w:p w14:paraId="639E9EDB" w14:textId="574123E7" w:rsidR="00CD4538" w:rsidRDefault="00CD4538" w:rsidP="00AD0AFE">
      <w:pPr>
        <w:spacing w:line="360" w:lineRule="auto"/>
        <w:jc w:val="both"/>
        <w:rPr>
          <w:ins w:id="246" w:author="Roca Neyra Renzo Jaime" w:date="2019-09-10T17:20:00Z"/>
        </w:rPr>
      </w:pPr>
    </w:p>
    <w:p w14:paraId="790B47C8" w14:textId="40CDAEF4" w:rsidR="00CD4538" w:rsidRDefault="00CD4538" w:rsidP="00AD0AFE">
      <w:pPr>
        <w:spacing w:line="360" w:lineRule="auto"/>
        <w:jc w:val="both"/>
        <w:rPr>
          <w:ins w:id="247" w:author="Roca Neyra Renzo Jaime" w:date="2019-09-10T17:20:00Z"/>
        </w:rPr>
      </w:pPr>
    </w:p>
    <w:p w14:paraId="0BC4ECC9" w14:textId="1CBC8924" w:rsidR="00CD4538" w:rsidRDefault="00CD4538" w:rsidP="00AD0AFE">
      <w:pPr>
        <w:spacing w:line="360" w:lineRule="auto"/>
        <w:jc w:val="both"/>
        <w:rPr>
          <w:ins w:id="248" w:author="Roca Neyra Renzo Jaime" w:date="2019-09-10T17:20:00Z"/>
        </w:rPr>
      </w:pPr>
    </w:p>
    <w:p w14:paraId="07E5E90F" w14:textId="77777777" w:rsidR="00CD4538" w:rsidRDefault="00CD4538">
      <w:pPr>
        <w:spacing w:line="360" w:lineRule="auto"/>
        <w:jc w:val="both"/>
        <w:pPrChange w:id="249" w:author="Roca Neyra Renzo Jaime" w:date="2019-09-09T23:52:00Z">
          <w:pPr>
            <w:jc w:val="both"/>
          </w:pPr>
        </w:pPrChange>
      </w:pPr>
    </w:p>
    <w:p w14:paraId="6BD0A4B0" w14:textId="77777777" w:rsidR="00BB38D5" w:rsidRPr="00EC1AAD" w:rsidRDefault="00BB38D5">
      <w:pPr>
        <w:spacing w:line="360" w:lineRule="auto"/>
        <w:jc w:val="both"/>
        <w:pPrChange w:id="250" w:author="Roca Neyra Renzo Jaime" w:date="2019-09-09T23:52:00Z">
          <w:pPr>
            <w:jc w:val="both"/>
          </w:pPr>
        </w:pPrChange>
      </w:pPr>
    </w:p>
    <w:p w14:paraId="3E4AE96D" w14:textId="77777777" w:rsidR="003D6797" w:rsidRDefault="003D6797">
      <w:pPr>
        <w:pStyle w:val="Ttulo3"/>
        <w:spacing w:line="360" w:lineRule="auto"/>
        <w:jc w:val="both"/>
        <w:rPr>
          <w:u w:val="single"/>
        </w:rPr>
        <w:pPrChange w:id="251" w:author="Roca Neyra Renzo Jaime" w:date="2019-09-09T23:52:00Z">
          <w:pPr>
            <w:pStyle w:val="Ttulo3"/>
          </w:pPr>
        </w:pPrChange>
      </w:pPr>
      <w:bookmarkStart w:id="252" w:name="_Toc17721534"/>
      <w:r>
        <w:lastRenderedPageBreak/>
        <w:t>Fichero de anotación</w:t>
      </w:r>
      <w:bookmarkEnd w:id="252"/>
      <w:r>
        <w:t xml:space="preserve"> </w:t>
      </w:r>
    </w:p>
    <w:p w14:paraId="5AE9CD3E" w14:textId="45013CF8" w:rsidR="00996D29" w:rsidRDefault="00740B5B">
      <w:pPr>
        <w:spacing w:line="360" w:lineRule="auto"/>
        <w:jc w:val="both"/>
        <w:pPrChange w:id="253" w:author="Roca Neyra Renzo Jaime" w:date="2019-09-09T23:52:00Z">
          <w:pPr>
            <w:jc w:val="both"/>
          </w:pPr>
        </w:pPrChange>
      </w:pPr>
      <w:r w:rsidRPr="00740B5B">
        <w:t xml:space="preserve">Los </w:t>
      </w:r>
      <w:r w:rsidR="00A66871">
        <w:t xml:space="preserve">nombres de los </w:t>
      </w:r>
      <w:r>
        <w:t>ficheros</w:t>
      </w:r>
      <w:r w:rsidRPr="00740B5B">
        <w:t xml:space="preserve"> de anotación tienen</w:t>
      </w:r>
      <w:r>
        <w:t xml:space="preserve"> </w:t>
      </w:r>
      <w:r w:rsidR="00A66871">
        <w:t xml:space="preserve">el formato de </w:t>
      </w:r>
      <w:r w:rsidR="00A66871">
        <w:br/>
        <w:t xml:space="preserve"> ‘</w:t>
      </w:r>
      <w:proofErr w:type="spellStart"/>
      <w:r w:rsidRPr="003945F3">
        <w:rPr>
          <w:b/>
          <w:i/>
        </w:rPr>
        <w:t>registro</w:t>
      </w:r>
      <w:r w:rsidR="00A66871" w:rsidRPr="003945F3">
        <w:rPr>
          <w:b/>
          <w:i/>
        </w:rPr>
        <w:t>.anotador</w:t>
      </w:r>
      <w:proofErr w:type="spellEnd"/>
      <w:r w:rsidR="00A66871">
        <w:t>, donde registro es el nombre del registro y anotador es el nombre del anotador</w:t>
      </w:r>
      <w:r w:rsidR="00A66871" w:rsidRPr="00A66871">
        <w:rPr>
          <w:i/>
        </w:rPr>
        <w:t>'</w:t>
      </w:r>
      <w:r w:rsidR="00A66871">
        <w:t xml:space="preserve">. </w:t>
      </w:r>
      <w:r w:rsidRPr="00740B5B">
        <w:t xml:space="preserve">Los denominados </w:t>
      </w:r>
      <w:r w:rsidRPr="00A66871">
        <w:rPr>
          <w:i/>
        </w:rPr>
        <w:t>'</w:t>
      </w:r>
      <w:proofErr w:type="spellStart"/>
      <w:r w:rsidR="00A66871" w:rsidRPr="00A66871">
        <w:rPr>
          <w:i/>
        </w:rPr>
        <w:t>registro</w:t>
      </w:r>
      <w:r w:rsidRPr="00A66871">
        <w:rPr>
          <w:i/>
        </w:rPr>
        <w:t>.atr</w:t>
      </w:r>
      <w:proofErr w:type="spellEnd"/>
      <w:r w:rsidRPr="00740B5B">
        <w:t xml:space="preserve"> ' s</w:t>
      </w:r>
      <w:r w:rsidR="00A66871">
        <w:t>on referencia de ficheros de anotación</w:t>
      </w:r>
      <w:r w:rsidRPr="00740B5B">
        <w:t xml:space="preserve">. Los </w:t>
      </w:r>
      <w:r w:rsidR="000B606C">
        <w:t>ficheros</w:t>
      </w:r>
      <w:r w:rsidRPr="00740B5B">
        <w:t xml:space="preserve"> de anotación son binarios y contienen registros de longitud variable que promedian ligeramente más de 16 bits por anotación</w:t>
      </w:r>
      <w:sdt>
        <w:sdtPr>
          <w:id w:val="-1875224158"/>
          <w:citation/>
        </w:sdtPr>
        <w:sdtContent>
          <w:r w:rsidR="0068143A">
            <w:fldChar w:fldCharType="begin"/>
          </w:r>
          <w:r w:rsidR="0068143A">
            <w:instrText xml:space="preserve"> CITATION WFD2 \l 3082 </w:instrText>
          </w:r>
          <w:r w:rsidR="0068143A">
            <w:fldChar w:fldCharType="separate"/>
          </w:r>
          <w:r w:rsidR="00AD2EE7">
            <w:rPr>
              <w:noProof/>
            </w:rPr>
            <w:t xml:space="preserve"> </w:t>
          </w:r>
          <w:r w:rsidR="00AD2EE7" w:rsidRPr="00AD2EE7">
            <w:rPr>
              <w:noProof/>
            </w:rPr>
            <w:t>[7]</w:t>
          </w:r>
          <w:r w:rsidR="0068143A">
            <w:fldChar w:fldCharType="end"/>
          </w:r>
        </w:sdtContent>
      </w:sdt>
      <w:r w:rsidRPr="00740B5B">
        <w:t>.</w:t>
      </w:r>
    </w:p>
    <w:p w14:paraId="5673AAC6" w14:textId="77777777" w:rsidR="00996D29" w:rsidRDefault="00996D29">
      <w:pPr>
        <w:spacing w:line="360" w:lineRule="auto"/>
        <w:jc w:val="both"/>
        <w:pPrChange w:id="254" w:author="Roca Neyra Renzo Jaime" w:date="2019-09-09T23:52:00Z">
          <w:pPr>
            <w:jc w:val="both"/>
          </w:pPr>
        </w:pPrChange>
      </w:pPr>
      <w:r w:rsidRPr="00996D29">
        <w:t xml:space="preserve"> </w:t>
      </w:r>
      <w:r>
        <w:t xml:space="preserve">Se </w:t>
      </w:r>
      <w:r w:rsidRPr="00996D29">
        <w:t xml:space="preserve">pueden leer </w:t>
      </w:r>
      <w:r>
        <w:t>ficheros</w:t>
      </w:r>
      <w:r w:rsidRPr="00996D29">
        <w:t xml:space="preserve"> de anotación en dos formatos. </w:t>
      </w:r>
    </w:p>
    <w:p w14:paraId="2E6B534F" w14:textId="77777777" w:rsidR="00762188" w:rsidRDefault="004A52B9">
      <w:pPr>
        <w:pStyle w:val="Prrafodelista"/>
        <w:numPr>
          <w:ilvl w:val="0"/>
          <w:numId w:val="8"/>
        </w:numPr>
        <w:spacing w:line="360" w:lineRule="auto"/>
        <w:jc w:val="both"/>
        <w:pPrChange w:id="255" w:author="Roca Neyra Renzo Jaime" w:date="2019-09-09T23:52:00Z">
          <w:pPr>
            <w:pStyle w:val="Prrafodelista"/>
            <w:numPr>
              <w:numId w:val="8"/>
            </w:numPr>
            <w:ind w:left="360" w:hanging="360"/>
            <w:jc w:val="both"/>
          </w:pPr>
        </w:pPrChange>
      </w:pPr>
      <w:r>
        <w:rPr>
          <w:b/>
        </w:rPr>
        <w:t>Fo</w:t>
      </w:r>
      <w:r w:rsidR="00996D29" w:rsidRPr="004A52B9">
        <w:rPr>
          <w:b/>
        </w:rPr>
        <w:t>rmato MIT</w:t>
      </w:r>
      <w:r>
        <w:rPr>
          <w:b/>
        </w:rPr>
        <w:t>:</w:t>
      </w:r>
      <w:r>
        <w:t xml:space="preserve"> Formato preferido,</w:t>
      </w:r>
      <w:r w:rsidR="00996D29" w:rsidRPr="00996D29">
        <w:t xml:space="preserve"> es compacto (con un promedio de poco más de dos bytes por anotación) y extensible, y se usa normalmente para los </w:t>
      </w:r>
      <w:r w:rsidR="000B606C">
        <w:t>ficheros</w:t>
      </w:r>
      <w:r w:rsidR="00996D29" w:rsidRPr="00996D29">
        <w:t xml:space="preserve"> de anotación en línea.</w:t>
      </w:r>
    </w:p>
    <w:p w14:paraId="6667CE52" w14:textId="77777777" w:rsidR="004A52B9" w:rsidRDefault="006C7D54">
      <w:pPr>
        <w:pStyle w:val="Prrafodelista"/>
        <w:spacing w:line="360" w:lineRule="auto"/>
        <w:ind w:left="360"/>
        <w:jc w:val="both"/>
        <w:pPrChange w:id="256" w:author="Roca Neyra Renzo Jaime" w:date="2019-09-09T23:52:00Z">
          <w:pPr>
            <w:pStyle w:val="Prrafodelista"/>
            <w:ind w:left="360"/>
          </w:pPr>
        </w:pPrChange>
      </w:pPr>
      <w:r w:rsidRPr="006C7D54">
        <w:t xml:space="preserve">Cada anotación ocupa un número par de bytes. </w:t>
      </w:r>
    </w:p>
    <w:p w14:paraId="37630AB6" w14:textId="77777777" w:rsidR="004A52B9" w:rsidRDefault="006C7D54">
      <w:pPr>
        <w:pStyle w:val="Prrafodelista"/>
        <w:numPr>
          <w:ilvl w:val="1"/>
          <w:numId w:val="8"/>
        </w:numPr>
        <w:spacing w:line="360" w:lineRule="auto"/>
        <w:jc w:val="both"/>
        <w:pPrChange w:id="257" w:author="Roca Neyra Renzo Jaime" w:date="2019-09-09T23:52:00Z">
          <w:pPr>
            <w:pStyle w:val="Prrafodelista"/>
            <w:numPr>
              <w:ilvl w:val="1"/>
              <w:numId w:val="8"/>
            </w:numPr>
            <w:ind w:left="1080" w:hanging="360"/>
          </w:pPr>
        </w:pPrChange>
      </w:pPr>
      <w:r w:rsidRPr="006C7D54">
        <w:t>El primer byte en cada par es el byte menos significativo.</w:t>
      </w:r>
    </w:p>
    <w:p w14:paraId="6D9EC9AC" w14:textId="77777777" w:rsidR="004A52B9" w:rsidRDefault="006C7D54">
      <w:pPr>
        <w:pStyle w:val="Prrafodelista"/>
        <w:numPr>
          <w:ilvl w:val="1"/>
          <w:numId w:val="8"/>
        </w:numPr>
        <w:spacing w:line="360" w:lineRule="auto"/>
        <w:jc w:val="both"/>
        <w:pPrChange w:id="258" w:author="Roca Neyra Renzo Jaime" w:date="2019-09-09T23:52:00Z">
          <w:pPr>
            <w:pStyle w:val="Prrafodelista"/>
            <w:numPr>
              <w:ilvl w:val="1"/>
              <w:numId w:val="8"/>
            </w:numPr>
            <w:ind w:left="1080" w:hanging="360"/>
          </w:pPr>
        </w:pPrChange>
      </w:pPr>
      <w:r w:rsidRPr="006C7D54">
        <w:t xml:space="preserve">Los seis bits más significativos (A) de cada par de bytes son el código de </w:t>
      </w:r>
      <w:r w:rsidRPr="004A52B9">
        <w:rPr>
          <w:b/>
        </w:rPr>
        <w:t>tipo</w:t>
      </w:r>
      <w:r w:rsidRPr="006C7D54">
        <w:t xml:space="preserve"> de </w:t>
      </w:r>
      <w:r w:rsidRPr="004A52B9">
        <w:rPr>
          <w:b/>
        </w:rPr>
        <w:t>anotación</w:t>
      </w:r>
      <w:r w:rsidR="004A52B9">
        <w:t>.</w:t>
      </w:r>
    </w:p>
    <w:p w14:paraId="7FABB85A" w14:textId="77777777" w:rsidR="004A52B9" w:rsidRDefault="004A52B9">
      <w:pPr>
        <w:pStyle w:val="Prrafodelista"/>
        <w:numPr>
          <w:ilvl w:val="1"/>
          <w:numId w:val="8"/>
        </w:numPr>
        <w:spacing w:line="360" w:lineRule="auto"/>
        <w:jc w:val="both"/>
        <w:pPrChange w:id="259" w:author="Roca Neyra Renzo Jaime" w:date="2019-09-09T23:52:00Z">
          <w:pPr>
            <w:pStyle w:val="Prrafodelista"/>
            <w:numPr>
              <w:ilvl w:val="1"/>
              <w:numId w:val="8"/>
            </w:numPr>
            <w:ind w:left="1080" w:hanging="360"/>
          </w:pPr>
        </w:pPrChange>
      </w:pPr>
      <w:r>
        <w:t>Y</w:t>
      </w:r>
      <w:r w:rsidR="006C7D54" w:rsidRPr="006C7D54">
        <w:t xml:space="preserve"> los diez bits restantes ( I ) especifican el tiempo de la anotación, medido en intervalos de muestra de la anotación anterior (o desde el principio del registro para la primera anotación).</w:t>
      </w:r>
      <w:r w:rsidR="00AB7C84">
        <w:t xml:space="preserve"> </w:t>
      </w:r>
    </w:p>
    <w:p w14:paraId="79CC520C" w14:textId="5964AE88" w:rsidR="006C7D54" w:rsidRDefault="006C7D54">
      <w:pPr>
        <w:pStyle w:val="Prrafodelista"/>
        <w:numPr>
          <w:ilvl w:val="1"/>
          <w:numId w:val="8"/>
        </w:numPr>
        <w:spacing w:line="360" w:lineRule="auto"/>
        <w:jc w:val="both"/>
        <w:pPrChange w:id="260" w:author="Roca Neyra Renzo Jaime" w:date="2019-09-09T23:52:00Z">
          <w:pPr>
            <w:pStyle w:val="Prrafodelista"/>
            <w:numPr>
              <w:ilvl w:val="1"/>
              <w:numId w:val="8"/>
            </w:numPr>
            <w:ind w:left="1080" w:hanging="360"/>
          </w:pPr>
        </w:pPrChange>
      </w:pPr>
      <w:r w:rsidRPr="006C7D54">
        <w:t xml:space="preserve"> </w:t>
      </w:r>
      <w:r w:rsidR="009E1CD9">
        <w:t>Los códigos de tipo están definidos para (</w:t>
      </w:r>
      <w:r w:rsidRPr="006C7D54">
        <w:t>0 &lt; A &lt;= ACMAX</w:t>
      </w:r>
      <w:r w:rsidR="009E1CD9">
        <w:t xml:space="preserve"> (49))</w:t>
      </w:r>
      <w:r w:rsidRPr="006C7D54">
        <w:t>,</w:t>
      </w:r>
      <w:r w:rsidR="004F05DB">
        <w:t xml:space="preserve"> </w:t>
      </w:r>
      <w:r w:rsidR="009E1CD9">
        <w:t>aunque e</w:t>
      </w:r>
      <w:r w:rsidRPr="006C7D54">
        <w:t>xisten varias otras posibilidades</w:t>
      </w:r>
    </w:p>
    <w:p w14:paraId="2E749238" w14:textId="77777777" w:rsidR="00D61237" w:rsidRPr="006C7D54" w:rsidRDefault="00D61237">
      <w:pPr>
        <w:pStyle w:val="Prrafodelista"/>
        <w:spacing w:line="360" w:lineRule="auto"/>
        <w:ind w:left="1080"/>
        <w:jc w:val="both"/>
        <w:pPrChange w:id="261" w:author="Roca Neyra Renzo Jaime" w:date="2019-09-09T23:52:00Z">
          <w:pPr>
            <w:pStyle w:val="Prrafodelista"/>
            <w:ind w:left="1080"/>
          </w:pPr>
        </w:pPrChange>
      </w:pPr>
    </w:p>
    <w:p w14:paraId="491A2B8F" w14:textId="77777777" w:rsidR="000F227F" w:rsidRDefault="00996D29">
      <w:pPr>
        <w:pStyle w:val="Prrafodelista"/>
        <w:numPr>
          <w:ilvl w:val="0"/>
          <w:numId w:val="8"/>
        </w:numPr>
        <w:spacing w:line="360" w:lineRule="auto"/>
        <w:jc w:val="both"/>
        <w:pPrChange w:id="262" w:author="Roca Neyra Renzo Jaime" w:date="2019-09-09T23:52:00Z">
          <w:pPr>
            <w:pStyle w:val="Prrafodelista"/>
            <w:numPr>
              <w:numId w:val="8"/>
            </w:numPr>
            <w:ind w:left="360" w:hanging="360"/>
          </w:pPr>
        </w:pPrChange>
      </w:pPr>
      <w:r w:rsidRPr="00996D29">
        <w:t xml:space="preserve"> </w:t>
      </w:r>
      <w:r w:rsidR="000402FC" w:rsidRPr="000F227F">
        <w:rPr>
          <w:b/>
        </w:rPr>
        <w:t>Formato AHA</w:t>
      </w:r>
      <w:r w:rsidR="000402FC">
        <w:t xml:space="preserve">: </w:t>
      </w:r>
      <w:r w:rsidRPr="00996D29">
        <w:t>El formato alternativo (formato de distribución AHA DB) utiliza 16 bytes por anotación, y normalmente se usa solo para el intercambio de archivos entre instituciones en cintas de 9 pistas.</w:t>
      </w:r>
      <w:r w:rsidR="000D398A">
        <w:t xml:space="preserve"> </w:t>
      </w:r>
      <w:r w:rsidR="000F227F" w:rsidRPr="000F227F">
        <w:t>Dentro de cada bloque</w:t>
      </w:r>
      <w:r w:rsidR="000D398A">
        <w:t>:</w:t>
      </w:r>
    </w:p>
    <w:p w14:paraId="0C05F627" w14:textId="77777777" w:rsidR="000F227F" w:rsidRDefault="000F227F">
      <w:pPr>
        <w:pStyle w:val="Prrafodelista"/>
        <w:numPr>
          <w:ilvl w:val="1"/>
          <w:numId w:val="8"/>
        </w:numPr>
        <w:spacing w:line="360" w:lineRule="auto"/>
        <w:jc w:val="both"/>
        <w:pPrChange w:id="263" w:author="Roca Neyra Renzo Jaime" w:date="2019-09-09T23:52:00Z">
          <w:pPr>
            <w:pStyle w:val="Prrafodelista"/>
            <w:numPr>
              <w:ilvl w:val="1"/>
              <w:numId w:val="8"/>
            </w:numPr>
            <w:ind w:left="1080" w:hanging="360"/>
          </w:pPr>
        </w:pPrChange>
      </w:pPr>
      <w:r w:rsidRPr="000F227F">
        <w:t xml:space="preserve"> </w:t>
      </w:r>
      <w:r>
        <w:t>E</w:t>
      </w:r>
      <w:r w:rsidRPr="000F227F">
        <w:t>l primer byte no se usa</w:t>
      </w:r>
      <w:r w:rsidR="00D61237">
        <w:t>, lo que puede ser muy útil para diferenciar del formato MIT.</w:t>
      </w:r>
    </w:p>
    <w:p w14:paraId="5BC0EA8B" w14:textId="77777777" w:rsidR="000F227F" w:rsidRDefault="000F227F">
      <w:pPr>
        <w:pStyle w:val="Prrafodelista"/>
        <w:numPr>
          <w:ilvl w:val="1"/>
          <w:numId w:val="8"/>
        </w:numPr>
        <w:spacing w:line="360" w:lineRule="auto"/>
        <w:jc w:val="both"/>
        <w:pPrChange w:id="264" w:author="Roca Neyra Renzo Jaime" w:date="2019-09-09T23:52:00Z">
          <w:pPr>
            <w:pStyle w:val="Prrafodelista"/>
            <w:numPr>
              <w:ilvl w:val="1"/>
              <w:numId w:val="8"/>
            </w:numPr>
            <w:ind w:left="1080" w:hanging="360"/>
          </w:pPr>
        </w:pPrChange>
      </w:pPr>
      <w:r>
        <w:t>E</w:t>
      </w:r>
      <w:r w:rsidRPr="000F227F">
        <w:t>l segundo byte contiene el código de anotación AHA</w:t>
      </w:r>
    </w:p>
    <w:p w14:paraId="12F2AF10" w14:textId="77777777" w:rsidR="000F227F" w:rsidRDefault="000F227F">
      <w:pPr>
        <w:pStyle w:val="Prrafodelista"/>
        <w:numPr>
          <w:ilvl w:val="1"/>
          <w:numId w:val="8"/>
        </w:numPr>
        <w:spacing w:line="360" w:lineRule="auto"/>
        <w:jc w:val="both"/>
        <w:pPrChange w:id="265" w:author="Roca Neyra Renzo Jaime" w:date="2019-09-09T23:52:00Z">
          <w:pPr>
            <w:pStyle w:val="Prrafodelista"/>
            <w:numPr>
              <w:ilvl w:val="1"/>
              <w:numId w:val="8"/>
            </w:numPr>
            <w:ind w:left="1080" w:hanging="360"/>
          </w:pPr>
        </w:pPrChange>
      </w:pPr>
      <w:r>
        <w:t>E</w:t>
      </w:r>
      <w:r w:rsidRPr="000F227F">
        <w:t>l tercer al sexto byte contiene el tiempo en PDP-1</w:t>
      </w:r>
      <w:r>
        <w:t>1,</w:t>
      </w:r>
      <w:r w:rsidRPr="000F227F">
        <w:t xml:space="preserve"> formato de ent</w:t>
      </w:r>
      <w:r>
        <w:t>ero.</w:t>
      </w:r>
    </w:p>
    <w:p w14:paraId="0332C71E" w14:textId="77777777" w:rsidR="000D398A" w:rsidRDefault="000F227F">
      <w:pPr>
        <w:pStyle w:val="Prrafodelista"/>
        <w:numPr>
          <w:ilvl w:val="1"/>
          <w:numId w:val="8"/>
        </w:numPr>
        <w:spacing w:line="360" w:lineRule="auto"/>
        <w:jc w:val="both"/>
        <w:pPrChange w:id="266" w:author="Roca Neyra Renzo Jaime" w:date="2019-09-09T23:52:00Z">
          <w:pPr>
            <w:pStyle w:val="Prrafodelista"/>
            <w:numPr>
              <w:ilvl w:val="1"/>
              <w:numId w:val="8"/>
            </w:numPr>
            <w:ind w:left="1080" w:hanging="360"/>
          </w:pPr>
        </w:pPrChange>
      </w:pPr>
      <w:r>
        <w:t>L</w:t>
      </w:r>
      <w:r w:rsidRPr="000F227F">
        <w:t xml:space="preserve">os bytes séptimo y octavo contienen un número de serie de anotación. </w:t>
      </w:r>
    </w:p>
    <w:p w14:paraId="4E0D7641" w14:textId="77777777" w:rsidR="000D398A" w:rsidRDefault="000F227F">
      <w:pPr>
        <w:pStyle w:val="Prrafodelista"/>
        <w:numPr>
          <w:ilvl w:val="1"/>
          <w:numId w:val="8"/>
        </w:numPr>
        <w:spacing w:line="360" w:lineRule="auto"/>
        <w:jc w:val="both"/>
        <w:pPrChange w:id="267" w:author="Roca Neyra Renzo Jaime" w:date="2019-09-09T23:52:00Z">
          <w:pPr>
            <w:pStyle w:val="Prrafodelista"/>
            <w:numPr>
              <w:ilvl w:val="1"/>
              <w:numId w:val="8"/>
            </w:numPr>
            <w:ind w:left="1080" w:hanging="360"/>
          </w:pPr>
        </w:pPrChange>
      </w:pPr>
      <w:r w:rsidRPr="000F227F">
        <w:t>En los archivos de anotación tomados directamente de las cintas de distribución de la base de datos AHA, los últimos ocho bytes de cada anotación no se utilizan</w:t>
      </w:r>
      <w:r w:rsidR="000D398A">
        <w:t>.</w:t>
      </w:r>
    </w:p>
    <w:p w14:paraId="757E89D5" w14:textId="77777777" w:rsidR="000D398A" w:rsidRDefault="000D398A">
      <w:pPr>
        <w:pStyle w:val="Prrafodelista"/>
        <w:numPr>
          <w:ilvl w:val="1"/>
          <w:numId w:val="8"/>
        </w:numPr>
        <w:spacing w:line="360" w:lineRule="auto"/>
        <w:jc w:val="both"/>
        <w:pPrChange w:id="268" w:author="Roca Neyra Renzo Jaime" w:date="2019-09-09T23:52:00Z">
          <w:pPr>
            <w:pStyle w:val="Prrafodelista"/>
            <w:numPr>
              <w:ilvl w:val="1"/>
              <w:numId w:val="8"/>
            </w:numPr>
            <w:ind w:left="1080" w:hanging="360"/>
          </w:pPr>
        </w:pPrChange>
      </w:pPr>
      <w:r>
        <w:t>E</w:t>
      </w:r>
      <w:r w:rsidR="000F227F" w:rsidRPr="000F227F">
        <w:t>l tiempo se da en milisegundos medidos desde el comienzo del segmento anotado del registro.</w:t>
      </w:r>
    </w:p>
    <w:p w14:paraId="127AA8A4" w14:textId="77777777" w:rsidR="000B606C" w:rsidRDefault="000F227F">
      <w:pPr>
        <w:pStyle w:val="Prrafodelista"/>
        <w:numPr>
          <w:ilvl w:val="1"/>
          <w:numId w:val="8"/>
        </w:numPr>
        <w:spacing w:line="360" w:lineRule="auto"/>
        <w:jc w:val="both"/>
        <w:pPrChange w:id="269" w:author="Roca Neyra Renzo Jaime" w:date="2019-09-09T23:52:00Z">
          <w:pPr>
            <w:pStyle w:val="Prrafodelista"/>
            <w:numPr>
              <w:ilvl w:val="1"/>
              <w:numId w:val="8"/>
            </w:numPr>
            <w:ind w:left="1080" w:hanging="360"/>
          </w:pPr>
        </w:pPrChange>
      </w:pPr>
      <w:r w:rsidRPr="000F227F">
        <w:t xml:space="preserve"> En los archivos de anotación en formato AHA generados por las aplicaciones de la biblioteca WFDB, los tiempos de anotación se dan en intervalos de muestra desde el comienzo del registro, y los últimos ocho bytes de cada anotación contienen el </w:t>
      </w:r>
      <w:r w:rsidRPr="000F227F">
        <w:lastRenderedPageBreak/>
        <w:t>subtipo de anotación MIT (en el noveno byte), el código de anotación MIT (en el décimo byte) y hasta seis caracteres ASCII (en los bytes restantes) utilizados para describi</w:t>
      </w:r>
      <w:r w:rsidR="00BE395D">
        <w:t>r las anotaciones RHYTHM y NOTE</w:t>
      </w:r>
      <w:r w:rsidRPr="000F227F">
        <w:t>.</w:t>
      </w:r>
    </w:p>
    <w:p w14:paraId="06A46397" w14:textId="77777777" w:rsidR="003B38FF" w:rsidRDefault="003B38FF">
      <w:pPr>
        <w:pStyle w:val="Prrafodelista"/>
        <w:spacing w:line="360" w:lineRule="auto"/>
        <w:ind w:left="1080"/>
        <w:jc w:val="both"/>
        <w:pPrChange w:id="270" w:author="Roca Neyra Renzo Jaime" w:date="2019-09-09T23:52:00Z">
          <w:pPr>
            <w:pStyle w:val="Prrafodelista"/>
            <w:ind w:left="1080"/>
          </w:pPr>
        </w:pPrChange>
      </w:pPr>
    </w:p>
    <w:p w14:paraId="6B8D3A52" w14:textId="77777777" w:rsidR="001D7AF8" w:rsidRDefault="001D7AF8">
      <w:pPr>
        <w:pStyle w:val="Ttulo3"/>
        <w:spacing w:line="360" w:lineRule="auto"/>
        <w:jc w:val="both"/>
        <w:rPr>
          <w:u w:val="single"/>
        </w:rPr>
        <w:pPrChange w:id="271" w:author="Roca Neyra Renzo Jaime" w:date="2019-09-09T23:52:00Z">
          <w:pPr>
            <w:pStyle w:val="Ttulo3"/>
          </w:pPr>
        </w:pPrChange>
      </w:pPr>
      <w:bookmarkStart w:id="272" w:name="_Toc17721535"/>
      <w:r>
        <w:t>Fichero de cabecera</w:t>
      </w:r>
      <w:bookmarkEnd w:id="272"/>
      <w:r>
        <w:t xml:space="preserve"> </w:t>
      </w:r>
    </w:p>
    <w:p w14:paraId="24034AE9" w14:textId="107ABF60" w:rsidR="00261976" w:rsidRDefault="001D7AF8">
      <w:pPr>
        <w:spacing w:line="360" w:lineRule="auto"/>
        <w:jc w:val="both"/>
        <w:pPrChange w:id="273" w:author="Roca Neyra Renzo Jaime" w:date="2019-09-09T23:52:00Z">
          <w:pPr>
            <w:jc w:val="both"/>
          </w:pPr>
        </w:pPrChange>
      </w:pPr>
      <w:r w:rsidRPr="001D7AF8">
        <w:t xml:space="preserve">Los </w:t>
      </w:r>
      <w:r w:rsidR="00C01C69">
        <w:t>ficheros</w:t>
      </w:r>
      <w:r w:rsidRPr="001D7AF8">
        <w:t xml:space="preserve"> de </w:t>
      </w:r>
      <w:r w:rsidR="00C01C69">
        <w:t xml:space="preserve">cabecera </w:t>
      </w:r>
      <w:r>
        <w:t xml:space="preserve">tienen </w:t>
      </w:r>
      <w:r w:rsidRPr="00261976">
        <w:t>nombres</w:t>
      </w:r>
      <w:r>
        <w:t xml:space="preserve"> con el formato </w:t>
      </w:r>
      <w:r w:rsidRPr="003945F3">
        <w:rPr>
          <w:b/>
        </w:rPr>
        <w:t>'</w:t>
      </w:r>
      <w:proofErr w:type="spellStart"/>
      <w:r w:rsidRPr="003945F3">
        <w:rPr>
          <w:b/>
          <w:i/>
        </w:rPr>
        <w:t>registro.hea</w:t>
      </w:r>
      <w:proofErr w:type="spellEnd"/>
      <w:r w:rsidRPr="003945F3">
        <w:rPr>
          <w:b/>
        </w:rPr>
        <w:t>'</w:t>
      </w:r>
      <w:r w:rsidRPr="001D7AF8">
        <w:t>, donde regis</w:t>
      </w:r>
      <w:r w:rsidR="003945F3">
        <w:t>tro es el nombre del registro</w:t>
      </w:r>
      <w:r w:rsidR="00765B7C">
        <w:t>. Para cada registro de la base de datos, existe un fichero</w:t>
      </w:r>
      <w:r w:rsidR="00765B7C" w:rsidRPr="001D7AF8">
        <w:t xml:space="preserve"> de cabecera </w:t>
      </w:r>
      <w:r w:rsidR="00765B7C">
        <w:t>que especifica los nombres de los ficheros de señal asociados y sus atributos. Este fichero contiene texto ASCII orientado a línea y campos</w:t>
      </w:r>
      <w:r w:rsidR="00263264">
        <w:t xml:space="preserve"> </w:t>
      </w:r>
      <w:sdt>
        <w:sdtPr>
          <w:id w:val="1193957776"/>
          <w:citation/>
        </w:sdtPr>
        <w:sdtContent>
          <w:r w:rsidR="00263264">
            <w:fldChar w:fldCharType="begin"/>
          </w:r>
          <w:r w:rsidR="00263264">
            <w:instrText xml:space="preserve"> CITATION WFD1 \l 3082 </w:instrText>
          </w:r>
          <w:r w:rsidR="00263264">
            <w:fldChar w:fldCharType="separate"/>
          </w:r>
          <w:r w:rsidR="00AD2EE7" w:rsidRPr="00AD2EE7">
            <w:rPr>
              <w:noProof/>
            </w:rPr>
            <w:t>[8]</w:t>
          </w:r>
          <w:r w:rsidR="00263264">
            <w:fldChar w:fldCharType="end"/>
          </w:r>
        </w:sdtContent>
      </w:sdt>
      <w:r w:rsidR="00261976">
        <w:t>.</w:t>
      </w:r>
    </w:p>
    <w:p w14:paraId="2D5D8E82" w14:textId="77777777" w:rsidR="00765B7C" w:rsidRDefault="00261976">
      <w:pPr>
        <w:spacing w:line="360" w:lineRule="auto"/>
        <w:jc w:val="both"/>
        <w:pPrChange w:id="274" w:author="Roca Neyra Renzo Jaime" w:date="2019-09-09T23:52:00Z">
          <w:pPr>
            <w:jc w:val="both"/>
          </w:pPr>
        </w:pPrChange>
      </w:pPr>
      <w:r>
        <w:t>L</w:t>
      </w:r>
      <w:r w:rsidR="00765B7C">
        <w:t xml:space="preserve">as líneas tienen un tamaño máximo de </w:t>
      </w:r>
      <w:r>
        <w:t>255</w:t>
      </w:r>
      <w:r w:rsidR="00765B7C">
        <w:t xml:space="preserve"> caracteres, incluido el salto de línea</w:t>
      </w:r>
      <w:r>
        <w:t xml:space="preserve"> y los campos de cada línea están separados por espacio en blanco o tabulación.</w:t>
      </w:r>
    </w:p>
    <w:p w14:paraId="7930DE1A" w14:textId="77777777" w:rsidR="003945F3" w:rsidRDefault="003945F3">
      <w:pPr>
        <w:spacing w:line="360" w:lineRule="auto"/>
        <w:jc w:val="both"/>
        <w:pPrChange w:id="275" w:author="Roca Neyra Renzo Jaime" w:date="2019-09-09T23:52:00Z">
          <w:pPr>
            <w:jc w:val="both"/>
          </w:pPr>
        </w:pPrChange>
      </w:pPr>
      <w:r>
        <w:t xml:space="preserve"> </w:t>
      </w:r>
      <w:r w:rsidR="00765B7C">
        <w:t>Los ficheros de cabece</w:t>
      </w:r>
      <w:r w:rsidR="00440E84">
        <w:t>ra pueden contener las siguientes líneas</w:t>
      </w:r>
      <w:r w:rsidR="00A162AD">
        <w:t>:</w:t>
      </w:r>
    </w:p>
    <w:p w14:paraId="62C57338" w14:textId="77777777" w:rsidR="00A162AD" w:rsidRDefault="00440E84">
      <w:pPr>
        <w:pStyle w:val="Prrafodelista"/>
        <w:numPr>
          <w:ilvl w:val="0"/>
          <w:numId w:val="3"/>
        </w:numPr>
        <w:spacing w:line="360" w:lineRule="auto"/>
        <w:jc w:val="both"/>
        <w:pPrChange w:id="276" w:author="Roca Neyra Renzo Jaime" w:date="2019-09-09T23:52:00Z">
          <w:pPr>
            <w:pStyle w:val="Prrafodelista"/>
            <w:numPr>
              <w:numId w:val="3"/>
            </w:numPr>
            <w:ind w:hanging="360"/>
            <w:jc w:val="both"/>
          </w:pPr>
        </w:pPrChange>
      </w:pPr>
      <w:r>
        <w:t>Línea de registro (línea obligatoria)</w:t>
      </w:r>
    </w:p>
    <w:p w14:paraId="4BE21B36" w14:textId="77777777" w:rsidR="00440E84" w:rsidRDefault="00440E84">
      <w:pPr>
        <w:pStyle w:val="Prrafodelista"/>
        <w:numPr>
          <w:ilvl w:val="0"/>
          <w:numId w:val="3"/>
        </w:numPr>
        <w:spacing w:line="360" w:lineRule="auto"/>
        <w:jc w:val="both"/>
        <w:pPrChange w:id="277" w:author="Roca Neyra Renzo Jaime" w:date="2019-09-09T23:52:00Z">
          <w:pPr>
            <w:pStyle w:val="Prrafodelista"/>
            <w:numPr>
              <w:numId w:val="3"/>
            </w:numPr>
            <w:ind w:hanging="360"/>
            <w:jc w:val="both"/>
          </w:pPr>
        </w:pPrChange>
      </w:pPr>
      <w:r>
        <w:t>Líneas de especificaciones de señal</w:t>
      </w:r>
    </w:p>
    <w:p w14:paraId="3C3AC7BA" w14:textId="77777777" w:rsidR="00440E84" w:rsidRDefault="00440E84">
      <w:pPr>
        <w:pStyle w:val="Prrafodelista"/>
        <w:numPr>
          <w:ilvl w:val="0"/>
          <w:numId w:val="3"/>
        </w:numPr>
        <w:spacing w:line="360" w:lineRule="auto"/>
        <w:jc w:val="both"/>
        <w:pPrChange w:id="278" w:author="Roca Neyra Renzo Jaime" w:date="2019-09-09T23:52:00Z">
          <w:pPr>
            <w:pStyle w:val="Prrafodelista"/>
            <w:numPr>
              <w:numId w:val="3"/>
            </w:numPr>
            <w:ind w:hanging="360"/>
            <w:jc w:val="both"/>
          </w:pPr>
        </w:pPrChange>
      </w:pPr>
      <w:r>
        <w:t>Líneas de especificación de segmento</w:t>
      </w:r>
    </w:p>
    <w:p w14:paraId="360CEDA2" w14:textId="77777777" w:rsidR="00765B7C" w:rsidRDefault="00440E84">
      <w:pPr>
        <w:pStyle w:val="Prrafodelista"/>
        <w:numPr>
          <w:ilvl w:val="0"/>
          <w:numId w:val="3"/>
        </w:numPr>
        <w:spacing w:line="360" w:lineRule="auto"/>
        <w:jc w:val="both"/>
        <w:pPrChange w:id="279" w:author="Roca Neyra Renzo Jaime" w:date="2019-09-09T23:52:00Z">
          <w:pPr>
            <w:pStyle w:val="Prrafodelista"/>
            <w:numPr>
              <w:numId w:val="3"/>
            </w:numPr>
            <w:ind w:hanging="360"/>
            <w:jc w:val="both"/>
          </w:pPr>
        </w:pPrChange>
      </w:pPr>
      <w:r>
        <w:t>Líneas de comentario</w:t>
      </w:r>
      <w:r w:rsidR="00F72F5E">
        <w:t xml:space="preserve"> (precedida por ‘#’)</w:t>
      </w:r>
    </w:p>
    <w:p w14:paraId="29052922" w14:textId="77777777" w:rsidR="006B728F" w:rsidRDefault="006B728F">
      <w:pPr>
        <w:pStyle w:val="Prrafodelista"/>
        <w:spacing w:line="360" w:lineRule="auto"/>
        <w:jc w:val="both"/>
        <w:pPrChange w:id="280" w:author="Roca Neyra Renzo Jaime" w:date="2019-09-09T23:52:00Z">
          <w:pPr>
            <w:pStyle w:val="Prrafodelista"/>
            <w:jc w:val="both"/>
          </w:pPr>
        </w:pPrChange>
      </w:pPr>
    </w:p>
    <w:p w14:paraId="4607C98E" w14:textId="77777777" w:rsidR="00967EB8" w:rsidRDefault="00EC3BC1">
      <w:pPr>
        <w:pStyle w:val="Prrafodelista"/>
        <w:keepNext/>
        <w:tabs>
          <w:tab w:val="left" w:pos="708"/>
          <w:tab w:val="left" w:pos="1416"/>
          <w:tab w:val="left" w:pos="2124"/>
          <w:tab w:val="left" w:pos="2832"/>
          <w:tab w:val="left" w:pos="3540"/>
          <w:tab w:val="left" w:pos="4248"/>
          <w:tab w:val="left" w:pos="4956"/>
          <w:tab w:val="left" w:pos="5664"/>
          <w:tab w:val="left" w:pos="6372"/>
          <w:tab w:val="left" w:pos="7080"/>
          <w:tab w:val="right" w:pos="8504"/>
        </w:tabs>
        <w:spacing w:line="360" w:lineRule="auto"/>
        <w:jc w:val="both"/>
        <w:pPrChange w:id="281" w:author="Roca Neyra Renzo Jaime" w:date="2019-09-09T23:52:00Z">
          <w:pPr>
            <w:pStyle w:val="Prrafodelista"/>
            <w:keepNext/>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pPr>
        </w:pPrChange>
      </w:pPr>
      <w:r>
        <w:tab/>
      </w:r>
      <w:r>
        <w:rPr>
          <w:noProof/>
          <w:lang w:eastAsia="es-ES"/>
        </w:rPr>
        <w:drawing>
          <wp:inline distT="0" distB="0" distL="0" distR="0" wp14:anchorId="47BD17A0" wp14:editId="3C403855">
            <wp:extent cx="3773606" cy="2079572"/>
            <wp:effectExtent l="19050" t="19050" r="17780" b="16510"/>
            <wp:docPr id="4" name="Imagen 4" descr="https://player.slideplayer.com/79/12960896/slides/slid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yer.slideplayer.com/79/12960896/slides/slide_5.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14330" r="1169" b="13018"/>
                    <a:stretch/>
                  </pic:blipFill>
                  <pic:spPr bwMode="auto">
                    <a:xfrm>
                      <a:off x="0" y="0"/>
                      <a:ext cx="3789483" cy="20883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CC1C03" w14:textId="5B522205" w:rsidR="006010D8" w:rsidRDefault="00B92BF1">
      <w:pPr>
        <w:pStyle w:val="Descripcin"/>
        <w:spacing w:line="360" w:lineRule="auto"/>
        <w:jc w:val="both"/>
        <w:pPrChange w:id="282" w:author="Roca Neyra Renzo Jaime" w:date="2019-09-09T23:52:00Z">
          <w:pPr>
            <w:pStyle w:val="Descripcin"/>
            <w:jc w:val="center"/>
          </w:pPr>
        </w:pPrChange>
      </w:pPr>
      <w:bookmarkStart w:id="283" w:name="_Toc17721569"/>
      <w:ins w:id="284" w:author="Roca Neyra Renzo Jaime" w:date="2019-09-09T23:48:00Z">
        <w:r>
          <w:tab/>
        </w:r>
        <w:r>
          <w:tab/>
        </w:r>
        <w:r>
          <w:tab/>
        </w:r>
        <w:r>
          <w:tab/>
        </w:r>
      </w:ins>
      <w:r w:rsidR="00967EB8">
        <w:t xml:space="preserve">Figura </w:t>
      </w:r>
      <w:ins w:id="285" w:author="Roca Neyra Renzo Jaime" w:date="2019-09-04T20:49:00Z">
        <w:r w:rsidR="007613B9">
          <w:fldChar w:fldCharType="begin"/>
        </w:r>
        <w:r w:rsidR="007613B9">
          <w:instrText xml:space="preserve"> STYLEREF 1 \s </w:instrText>
        </w:r>
      </w:ins>
      <w:r w:rsidR="007613B9">
        <w:fldChar w:fldCharType="separate"/>
      </w:r>
      <w:r w:rsidR="007613B9">
        <w:rPr>
          <w:noProof/>
        </w:rPr>
        <w:t>2</w:t>
      </w:r>
      <w:ins w:id="286" w:author="Roca Neyra Renzo Jaime" w:date="2019-09-04T20:49:00Z">
        <w:r w:rsidR="007613B9">
          <w:fldChar w:fldCharType="end"/>
        </w:r>
        <w:r w:rsidR="007613B9">
          <w:noBreakHyphen/>
        </w:r>
        <w:r w:rsidR="007613B9">
          <w:fldChar w:fldCharType="begin"/>
        </w:r>
        <w:r w:rsidR="007613B9">
          <w:instrText xml:space="preserve"> SEQ Figura \* ARABIC \s 1 </w:instrText>
        </w:r>
      </w:ins>
      <w:r w:rsidR="007613B9">
        <w:fldChar w:fldCharType="separate"/>
      </w:r>
      <w:ins w:id="287" w:author="Roca Neyra Renzo Jaime" w:date="2019-09-04T20:49:00Z">
        <w:r w:rsidR="007613B9">
          <w:rPr>
            <w:noProof/>
          </w:rPr>
          <w:t>4</w:t>
        </w:r>
        <w:r w:rsidR="007613B9">
          <w:fldChar w:fldCharType="end"/>
        </w:r>
      </w:ins>
      <w:del w:id="288" w:author="Roca Neyra Renzo Jaime" w:date="2019-09-04T20:48:00Z">
        <w:r w:rsidR="004D7AFA" w:rsidDel="007613B9">
          <w:rPr>
            <w:noProof/>
          </w:rPr>
          <w:fldChar w:fldCharType="begin"/>
        </w:r>
        <w:r w:rsidR="004D7AFA" w:rsidDel="007613B9">
          <w:rPr>
            <w:noProof/>
          </w:rPr>
          <w:delInstrText xml:space="preserve"> STYLEREF 1 \s </w:delInstrText>
        </w:r>
        <w:r w:rsidR="004D7AFA" w:rsidDel="007613B9">
          <w:rPr>
            <w:noProof/>
          </w:rPr>
          <w:fldChar w:fldCharType="separate"/>
        </w:r>
        <w:r w:rsidR="00955E0F" w:rsidDel="007613B9">
          <w:rPr>
            <w:noProof/>
          </w:rPr>
          <w:delText>2</w:delText>
        </w:r>
        <w:r w:rsidR="004D7AFA" w:rsidDel="007613B9">
          <w:rPr>
            <w:noProof/>
          </w:rPr>
          <w:fldChar w:fldCharType="end"/>
        </w:r>
        <w:r w:rsidR="004F12B5" w:rsidDel="007613B9">
          <w:delText>.</w:delText>
        </w:r>
        <w:r w:rsidR="004D7AFA" w:rsidDel="007613B9">
          <w:rPr>
            <w:noProof/>
          </w:rPr>
          <w:fldChar w:fldCharType="begin"/>
        </w:r>
        <w:r w:rsidR="004D7AFA" w:rsidDel="007613B9">
          <w:rPr>
            <w:noProof/>
          </w:rPr>
          <w:delInstrText xml:space="preserve"> SEQ Figura \* ARABIC \s 1 </w:delInstrText>
        </w:r>
        <w:r w:rsidR="004D7AFA" w:rsidDel="007613B9">
          <w:rPr>
            <w:noProof/>
          </w:rPr>
          <w:fldChar w:fldCharType="separate"/>
        </w:r>
        <w:r w:rsidR="00955E0F" w:rsidDel="007613B9">
          <w:rPr>
            <w:noProof/>
          </w:rPr>
          <w:delText>4</w:delText>
        </w:r>
        <w:r w:rsidR="004D7AFA" w:rsidDel="007613B9">
          <w:rPr>
            <w:noProof/>
          </w:rPr>
          <w:fldChar w:fldCharType="end"/>
        </w:r>
      </w:del>
      <w:r w:rsidR="00967EB8">
        <w:t xml:space="preserve"> Estructura del fichero </w:t>
      </w:r>
      <w:proofErr w:type="spellStart"/>
      <w:r w:rsidR="00967EB8">
        <w:t>hea</w:t>
      </w:r>
      <w:bookmarkEnd w:id="283"/>
      <w:proofErr w:type="spellEnd"/>
    </w:p>
    <w:p w14:paraId="385B673F" w14:textId="77777777" w:rsidR="00835400" w:rsidRDefault="00835400">
      <w:pPr>
        <w:pStyle w:val="Ttulo4"/>
        <w:spacing w:line="360" w:lineRule="auto"/>
        <w:jc w:val="both"/>
        <w:rPr>
          <w:u w:val="single"/>
        </w:rPr>
        <w:pPrChange w:id="289" w:author="Roca Neyra Renzo Jaime" w:date="2019-09-09T23:52:00Z">
          <w:pPr>
            <w:pStyle w:val="Ttulo4"/>
          </w:pPr>
        </w:pPrChange>
      </w:pPr>
      <w:r>
        <w:t>Línea de registro</w:t>
      </w:r>
    </w:p>
    <w:p w14:paraId="2594B2A8" w14:textId="77777777" w:rsidR="00835400" w:rsidRDefault="00835400">
      <w:pPr>
        <w:spacing w:line="360" w:lineRule="auto"/>
        <w:jc w:val="both"/>
        <w:rPr>
          <w:color w:val="000000"/>
          <w:shd w:val="clear" w:color="auto" w:fill="FFFFFF"/>
        </w:rPr>
        <w:pPrChange w:id="290" w:author="Roca Neyra Renzo Jaime" w:date="2019-09-09T23:52:00Z">
          <w:pPr>
            <w:jc w:val="both"/>
          </w:pPr>
        </w:pPrChange>
      </w:pPr>
      <w:r w:rsidRPr="00261976">
        <w:rPr>
          <w:color w:val="000000"/>
          <w:shd w:val="clear" w:color="auto" w:fill="FFFFFF"/>
        </w:rPr>
        <w:t xml:space="preserve">Los </w:t>
      </w:r>
      <w:r>
        <w:rPr>
          <w:color w:val="000000"/>
          <w:shd w:val="clear" w:color="auto" w:fill="FFFFFF"/>
        </w:rPr>
        <w:t xml:space="preserve">ficheros </w:t>
      </w:r>
      <w:r w:rsidRPr="00261976">
        <w:rPr>
          <w:color w:val="000000"/>
          <w:shd w:val="clear" w:color="auto" w:fill="FFFFFF"/>
        </w:rPr>
        <w:t xml:space="preserve">de </w:t>
      </w:r>
      <w:r>
        <w:rPr>
          <w:color w:val="000000"/>
          <w:shd w:val="clear" w:color="auto" w:fill="FFFFFF"/>
        </w:rPr>
        <w:t xml:space="preserve">cabecera </w:t>
      </w:r>
      <w:r w:rsidRPr="00261976">
        <w:rPr>
          <w:color w:val="000000"/>
          <w:shd w:val="clear" w:color="auto" w:fill="FFFFFF"/>
        </w:rPr>
        <w:t>contienen como mínimo una </w:t>
      </w:r>
      <w:r w:rsidRPr="00261976">
        <w:rPr>
          <w:i/>
          <w:iCs/>
          <w:color w:val="000000"/>
          <w:shd w:val="clear" w:color="auto" w:fill="FFFFFF"/>
        </w:rPr>
        <w:t>línea de </w:t>
      </w:r>
      <w:r>
        <w:rPr>
          <w:i/>
          <w:iCs/>
          <w:color w:val="000000"/>
          <w:shd w:val="clear" w:color="auto" w:fill="FFFFFF"/>
        </w:rPr>
        <w:t>registro</w:t>
      </w:r>
      <w:r w:rsidRPr="00261976">
        <w:rPr>
          <w:color w:val="000000"/>
          <w:shd w:val="clear" w:color="auto" w:fill="FFFFFF"/>
        </w:rPr>
        <w:t>, que especifica</w:t>
      </w:r>
      <w:r>
        <w:rPr>
          <w:color w:val="000000"/>
          <w:shd w:val="clear" w:color="auto" w:fill="FFFFFF"/>
        </w:rPr>
        <w:t>:</w:t>
      </w:r>
    </w:p>
    <w:p w14:paraId="5496978B" w14:textId="77777777" w:rsidR="00835400" w:rsidRPr="00421B07" w:rsidRDefault="00835400">
      <w:pPr>
        <w:pStyle w:val="Prrafodelista"/>
        <w:numPr>
          <w:ilvl w:val="0"/>
          <w:numId w:val="4"/>
        </w:numPr>
        <w:spacing w:line="360" w:lineRule="auto"/>
        <w:jc w:val="both"/>
        <w:pPrChange w:id="291" w:author="Roca Neyra Renzo Jaime" w:date="2019-09-09T23:52:00Z">
          <w:pPr>
            <w:pStyle w:val="Prrafodelista"/>
            <w:numPr>
              <w:numId w:val="4"/>
            </w:numPr>
            <w:ind w:left="774" w:hanging="360"/>
            <w:jc w:val="both"/>
          </w:pPr>
        </w:pPrChange>
      </w:pPr>
      <w:r w:rsidRPr="00421B07">
        <w:rPr>
          <w:b/>
          <w:color w:val="000000"/>
          <w:shd w:val="clear" w:color="auto" w:fill="FFFFFF"/>
        </w:rPr>
        <w:t>Nombre del registro</w:t>
      </w:r>
      <w:r>
        <w:rPr>
          <w:color w:val="000000"/>
          <w:shd w:val="clear" w:color="auto" w:fill="FFFFFF"/>
        </w:rPr>
        <w:t xml:space="preserve"> </w:t>
      </w:r>
      <w:r w:rsidRPr="00E71302">
        <w:rPr>
          <w:b/>
          <w:color w:val="000000"/>
          <w:shd w:val="clear" w:color="auto" w:fill="FFFFFF"/>
        </w:rPr>
        <w:t>(obligatorio):</w:t>
      </w:r>
      <w:r w:rsidRPr="00421B07">
        <w:t xml:space="preserve"> </w:t>
      </w:r>
      <w:r w:rsidRPr="00421B07">
        <w:rPr>
          <w:color w:val="000000"/>
          <w:shd w:val="clear" w:color="auto" w:fill="FFFFFF"/>
        </w:rPr>
        <w:t>Una cadena de caracteres que identifican el registro. El nombre del registro puede inclu</w:t>
      </w:r>
      <w:r>
        <w:rPr>
          <w:color w:val="000000"/>
          <w:shd w:val="clear" w:color="auto" w:fill="FFFFFF"/>
        </w:rPr>
        <w:t>ir únicamente</w:t>
      </w:r>
      <w:r w:rsidRPr="00421B07">
        <w:rPr>
          <w:color w:val="000000"/>
          <w:shd w:val="clear" w:color="auto" w:fill="FFFFFF"/>
        </w:rPr>
        <w:t xml:space="preserve"> letras, dígitos y guiones bajos ('_').</w:t>
      </w:r>
    </w:p>
    <w:p w14:paraId="30409866" w14:textId="77777777" w:rsidR="00835400" w:rsidRPr="00421B07" w:rsidRDefault="00835400">
      <w:pPr>
        <w:pStyle w:val="Prrafodelista"/>
        <w:numPr>
          <w:ilvl w:val="1"/>
          <w:numId w:val="4"/>
        </w:numPr>
        <w:spacing w:line="360" w:lineRule="auto"/>
        <w:jc w:val="both"/>
        <w:rPr>
          <w:b/>
        </w:rPr>
        <w:pPrChange w:id="292" w:author="Roca Neyra Renzo Jaime" w:date="2019-09-09T23:52:00Z">
          <w:pPr>
            <w:pStyle w:val="Prrafodelista"/>
            <w:numPr>
              <w:ilvl w:val="1"/>
              <w:numId w:val="4"/>
            </w:numPr>
            <w:ind w:left="1494" w:hanging="360"/>
            <w:jc w:val="both"/>
          </w:pPr>
        </w:pPrChange>
      </w:pPr>
      <w:r w:rsidRPr="00421B07">
        <w:rPr>
          <w:b/>
          <w:color w:val="000000"/>
          <w:shd w:val="clear" w:color="auto" w:fill="FFFFFF"/>
        </w:rPr>
        <w:lastRenderedPageBreak/>
        <w:t>Número de segmentos</w:t>
      </w:r>
      <w:r w:rsidRPr="00421B07">
        <w:rPr>
          <w:color w:val="000000"/>
          <w:shd w:val="clear" w:color="auto" w:fill="FFFFFF"/>
        </w:rPr>
        <w:t>:</w:t>
      </w:r>
      <w:r>
        <w:rPr>
          <w:b/>
          <w:color w:val="000000"/>
          <w:shd w:val="clear" w:color="auto" w:fill="FFFFFF"/>
        </w:rPr>
        <w:t xml:space="preserve"> </w:t>
      </w:r>
      <w:r w:rsidRPr="00421B07">
        <w:rPr>
          <w:color w:val="000000"/>
          <w:shd w:val="clear" w:color="auto" w:fill="FFFFFF"/>
        </w:rPr>
        <w:t>Este campo, si está presente, no está separado por espacios en blanco del campo de nombre de registro; más bien, sigue un '/', que sirve como un separador de campo. Si el campo está presente, indica que el registro es un registro de varios segmentos</w:t>
      </w:r>
      <w:r>
        <w:rPr>
          <w:color w:val="000000"/>
          <w:shd w:val="clear" w:color="auto" w:fill="FFFFFF"/>
        </w:rPr>
        <w:t xml:space="preserve"> (más de 1 segmento) y cuyo valor representa</w:t>
      </w:r>
      <w:r w:rsidRPr="00421B07">
        <w:rPr>
          <w:color w:val="000000"/>
          <w:shd w:val="clear" w:color="auto" w:fill="FFFFFF"/>
        </w:rPr>
        <w:t xml:space="preserve"> el núm</w:t>
      </w:r>
      <w:r>
        <w:rPr>
          <w:color w:val="000000"/>
          <w:shd w:val="clear" w:color="auto" w:fill="FFFFFF"/>
        </w:rPr>
        <w:t>ero especificado de segmentos, además</w:t>
      </w:r>
      <w:r w:rsidRPr="00421B07">
        <w:rPr>
          <w:color w:val="000000"/>
          <w:shd w:val="clear" w:color="auto" w:fill="FFFFFF"/>
        </w:rPr>
        <w:t xml:space="preserve"> que el </w:t>
      </w:r>
      <w:r>
        <w:rPr>
          <w:color w:val="000000"/>
          <w:shd w:val="clear" w:color="auto" w:fill="FFFFFF"/>
        </w:rPr>
        <w:t>fichero</w:t>
      </w:r>
      <w:r w:rsidRPr="00421B07">
        <w:rPr>
          <w:color w:val="000000"/>
          <w:shd w:val="clear" w:color="auto" w:fill="FFFFFF"/>
        </w:rPr>
        <w:t xml:space="preserve"> de </w:t>
      </w:r>
      <w:r>
        <w:rPr>
          <w:color w:val="000000"/>
          <w:shd w:val="clear" w:color="auto" w:fill="FFFFFF"/>
        </w:rPr>
        <w:t>cabecera</w:t>
      </w:r>
      <w:r w:rsidRPr="00421B07">
        <w:rPr>
          <w:color w:val="000000"/>
          <w:shd w:val="clear" w:color="auto" w:fill="FFFFFF"/>
        </w:rPr>
        <w:t xml:space="preserve"> contiene líneas de especificación de segmento en lugar de líneas de especificación de señal. El número de segmentos debe ser mayor que cero. Un valor de 1 en este campo es legal, aunque es poco probable que sea útil</w:t>
      </w:r>
      <w:r w:rsidRPr="00421B07">
        <w:rPr>
          <w:b/>
          <w:color w:val="000000"/>
          <w:shd w:val="clear" w:color="auto" w:fill="FFFFFF"/>
        </w:rPr>
        <w:t>.</w:t>
      </w:r>
    </w:p>
    <w:p w14:paraId="39233FEC" w14:textId="77777777" w:rsidR="00835400" w:rsidRPr="004B242F" w:rsidRDefault="00835400">
      <w:pPr>
        <w:pStyle w:val="Prrafodelista"/>
        <w:numPr>
          <w:ilvl w:val="0"/>
          <w:numId w:val="4"/>
        </w:numPr>
        <w:spacing w:line="360" w:lineRule="auto"/>
        <w:jc w:val="both"/>
        <w:rPr>
          <w:b/>
        </w:rPr>
        <w:pPrChange w:id="293" w:author="Roca Neyra Renzo Jaime" w:date="2019-09-09T23:52:00Z">
          <w:pPr>
            <w:pStyle w:val="Prrafodelista"/>
            <w:numPr>
              <w:numId w:val="4"/>
            </w:numPr>
            <w:ind w:left="774" w:hanging="360"/>
            <w:jc w:val="both"/>
          </w:pPr>
        </w:pPrChange>
      </w:pPr>
      <w:r w:rsidRPr="004B242F">
        <w:rPr>
          <w:b/>
          <w:color w:val="000000"/>
          <w:shd w:val="clear" w:color="auto" w:fill="FFFFFF"/>
        </w:rPr>
        <w:t xml:space="preserve"> Número de señales</w:t>
      </w:r>
      <w:r>
        <w:rPr>
          <w:b/>
          <w:color w:val="000000"/>
          <w:shd w:val="clear" w:color="auto" w:fill="FFFFFF"/>
        </w:rPr>
        <w:t xml:space="preserve"> (obligatorio): </w:t>
      </w:r>
      <w:r w:rsidRPr="004B242F">
        <w:rPr>
          <w:color w:val="000000"/>
          <w:shd w:val="clear" w:color="auto" w:fill="FFFFFF"/>
        </w:rPr>
        <w:t>Tenga en cuenta que esto no es necesariamente igual al número de archivos de señal, ya que dos o más señales pueden compartir un archivo de señal. Este número no debe ser negativo; Sin embargo, un valor de cero es legal.</w:t>
      </w:r>
    </w:p>
    <w:p w14:paraId="1858036C" w14:textId="77777777" w:rsidR="00835400" w:rsidRPr="004B242F" w:rsidRDefault="00835400">
      <w:pPr>
        <w:pStyle w:val="Prrafodelista"/>
        <w:numPr>
          <w:ilvl w:val="0"/>
          <w:numId w:val="4"/>
        </w:numPr>
        <w:spacing w:line="360" w:lineRule="auto"/>
        <w:jc w:val="both"/>
        <w:rPr>
          <w:b/>
        </w:rPr>
        <w:pPrChange w:id="294" w:author="Roca Neyra Renzo Jaime" w:date="2019-09-09T23:52:00Z">
          <w:pPr>
            <w:pStyle w:val="Prrafodelista"/>
            <w:numPr>
              <w:numId w:val="4"/>
            </w:numPr>
            <w:ind w:left="774" w:hanging="360"/>
            <w:jc w:val="both"/>
          </w:pPr>
        </w:pPrChange>
      </w:pPr>
      <w:r w:rsidRPr="004B242F">
        <w:rPr>
          <w:b/>
        </w:rPr>
        <w:t>Frecuencia de muestreo</w:t>
      </w:r>
      <w:r>
        <w:rPr>
          <w:b/>
        </w:rPr>
        <w:t>:</w:t>
      </w:r>
      <w:r>
        <w:t xml:space="preserve"> </w:t>
      </w:r>
      <w:r w:rsidRPr="004B242F">
        <w:t>Este número puede expresarse en cualquier formato legal para la entrada 3 de números de punto flotante (por lo tanto, '360', '360.', '360.0' y '3.6e2' son todos legales y equivalentes). La frecuencia de muestreo debe ser mayor que cero; si falta, se asume un valor de 250.</w:t>
      </w:r>
      <w:r>
        <w:t xml:space="preserve"> Se mide en muestras por segundo por señal.</w:t>
      </w:r>
    </w:p>
    <w:p w14:paraId="0388130A" w14:textId="5A602EBC" w:rsidR="00835400" w:rsidRPr="004C3D7C" w:rsidRDefault="00835400">
      <w:pPr>
        <w:pStyle w:val="Prrafodelista"/>
        <w:numPr>
          <w:ilvl w:val="1"/>
          <w:numId w:val="4"/>
        </w:numPr>
        <w:spacing w:line="360" w:lineRule="auto"/>
        <w:jc w:val="both"/>
        <w:rPr>
          <w:b/>
        </w:rPr>
        <w:pPrChange w:id="295" w:author="Roca Neyra Renzo Jaime" w:date="2019-09-09T23:52:00Z">
          <w:pPr>
            <w:pStyle w:val="Prrafodelista"/>
            <w:numPr>
              <w:ilvl w:val="1"/>
              <w:numId w:val="4"/>
            </w:numPr>
            <w:ind w:left="1494" w:hanging="360"/>
            <w:jc w:val="both"/>
          </w:pPr>
        </w:pPrChange>
      </w:pPr>
      <w:r>
        <w:rPr>
          <w:b/>
        </w:rPr>
        <w:t>Frecuencia del contador:</w:t>
      </w:r>
      <w:r w:rsidRPr="004C3D7C">
        <w:t xml:space="preserve"> </w:t>
      </w:r>
      <w:r w:rsidRPr="00E71302">
        <w:t xml:space="preserve">Este campo (un número de punto flotante, en el mismo formato que la frecuencia de muestreo) solo puede estar presente si la frecuencia de muestreo también está presente. </w:t>
      </w:r>
      <w:r>
        <w:t>N</w:t>
      </w:r>
      <w:r w:rsidRPr="00E71302">
        <w:t>o</w:t>
      </w:r>
      <w:r>
        <w:t xml:space="preserve"> está</w:t>
      </w:r>
      <w:r w:rsidRPr="00E71302">
        <w:t xml:space="preserve"> separados por espacios en blanco del campo de frecuencia de muestreo; más bien, sigue un '/', que sirve como un separador de campo. </w:t>
      </w:r>
      <w:r>
        <w:t>Especifica l</w:t>
      </w:r>
      <w:r w:rsidRPr="004C3D7C">
        <w:t xml:space="preserve">a diferencia entre los valores de </w:t>
      </w:r>
      <w:r w:rsidR="004F05DB" w:rsidRPr="004C3D7C">
        <w:t>contador que</w:t>
      </w:r>
      <w:r w:rsidRPr="004C3D7C">
        <w:t xml:space="preserve"> están separados por un intervalo de un segundo</w:t>
      </w:r>
      <w:r>
        <w:t xml:space="preserve">. </w:t>
      </w:r>
      <w:r w:rsidRPr="00E71302">
        <w:t xml:space="preserve">Normalmente, la frecuencia del contador puede derivarse de un contador de cinta analógica o de números de página en una grabación de gráfico. Si la frecuencia del contador está ausente o no es positiva, se supone que es igual a la frecuencia de muestreo. </w:t>
      </w:r>
    </w:p>
    <w:p w14:paraId="164F2114" w14:textId="77777777" w:rsidR="00835400" w:rsidRPr="00E71302" w:rsidRDefault="00835400">
      <w:pPr>
        <w:pStyle w:val="Prrafodelista"/>
        <w:spacing w:line="360" w:lineRule="auto"/>
        <w:ind w:left="1494"/>
        <w:jc w:val="both"/>
        <w:rPr>
          <w:b/>
        </w:rPr>
        <w:pPrChange w:id="296" w:author="Roca Neyra Renzo Jaime" w:date="2019-09-09T23:52:00Z">
          <w:pPr>
            <w:pStyle w:val="Prrafodelista"/>
            <w:ind w:left="1494"/>
            <w:jc w:val="both"/>
          </w:pPr>
        </w:pPrChange>
      </w:pPr>
    </w:p>
    <w:p w14:paraId="74B4C9D0" w14:textId="77777777" w:rsidR="00835400" w:rsidRPr="00E71302" w:rsidRDefault="00835400">
      <w:pPr>
        <w:pStyle w:val="Prrafodelista"/>
        <w:numPr>
          <w:ilvl w:val="1"/>
          <w:numId w:val="4"/>
        </w:numPr>
        <w:spacing w:line="360" w:lineRule="auto"/>
        <w:jc w:val="both"/>
        <w:rPr>
          <w:b/>
        </w:rPr>
        <w:pPrChange w:id="297" w:author="Roca Neyra Renzo Jaime" w:date="2019-09-09T23:52:00Z">
          <w:pPr>
            <w:pStyle w:val="Prrafodelista"/>
            <w:numPr>
              <w:ilvl w:val="1"/>
              <w:numId w:val="4"/>
            </w:numPr>
            <w:ind w:left="1494" w:hanging="360"/>
            <w:jc w:val="both"/>
          </w:pPr>
        </w:pPrChange>
      </w:pPr>
      <w:r>
        <w:rPr>
          <w:b/>
        </w:rPr>
        <w:t xml:space="preserve">Contador base: </w:t>
      </w:r>
      <w:r w:rsidRPr="00E71302">
        <w:rPr>
          <w:color w:val="000000"/>
          <w:shd w:val="clear" w:color="auto" w:fill="FFFFFF"/>
        </w:rPr>
        <w:t>Este campo solo puede estar presente si la frecuencia del contador también está presente.  </w:t>
      </w:r>
      <w:r w:rsidRPr="00E71302">
        <w:rPr>
          <w:iCs/>
          <w:color w:val="000000"/>
          <w:shd w:val="clear" w:color="auto" w:fill="FFFFFF"/>
        </w:rPr>
        <w:t>No está</w:t>
      </w:r>
      <w:r>
        <w:rPr>
          <w:iCs/>
          <w:color w:val="000000"/>
          <w:shd w:val="clear" w:color="auto" w:fill="FFFFFF"/>
        </w:rPr>
        <w:t>n</w:t>
      </w:r>
      <w:r w:rsidRPr="00E71302">
        <w:rPr>
          <w:color w:val="000000"/>
          <w:shd w:val="clear" w:color="auto" w:fill="FFFFFF"/>
        </w:rPr>
        <w:t> separados por espacios en blanco del campo del contador de frecuencia; más bien, está rodeado de paréntesis, que lo delimitan. El valor del contador base es un número de punto flotante que especifica el valor del contador</w:t>
      </w:r>
      <w:r>
        <w:rPr>
          <w:color w:val="000000"/>
          <w:shd w:val="clear" w:color="auto" w:fill="FFFFFF"/>
        </w:rPr>
        <w:t xml:space="preserve"> (</w:t>
      </w:r>
      <w:r w:rsidRPr="00C223BA">
        <w:rPr>
          <w:color w:val="000000"/>
          <w:shd w:val="clear" w:color="auto" w:fill="FFFFFF"/>
        </w:rPr>
        <w:t>número que sirve como referencia de tiempo, en un registro para el cual se de</w:t>
      </w:r>
      <w:r>
        <w:rPr>
          <w:color w:val="000000"/>
          <w:shd w:val="clear" w:color="auto" w:fill="FFFFFF"/>
        </w:rPr>
        <w:t>fine una frecuencia de contador)</w:t>
      </w:r>
      <w:r w:rsidRPr="00E71302">
        <w:rPr>
          <w:color w:val="000000"/>
          <w:shd w:val="clear" w:color="auto" w:fill="FFFFFF"/>
        </w:rPr>
        <w:t xml:space="preserve"> </w:t>
      </w:r>
      <w:r w:rsidRPr="00E71302">
        <w:rPr>
          <w:color w:val="000000"/>
          <w:shd w:val="clear" w:color="auto" w:fill="FFFFFF"/>
        </w:rPr>
        <w:lastRenderedPageBreak/>
        <w:t>correspondiente a la muestra 0. Si está ausente, el valor del contador base se toma como cero</w:t>
      </w:r>
      <w:r>
        <w:rPr>
          <w:color w:val="000000"/>
          <w:shd w:val="clear" w:color="auto" w:fill="FFFFFF"/>
        </w:rPr>
        <w:t>.</w:t>
      </w:r>
    </w:p>
    <w:p w14:paraId="56AF30B0" w14:textId="77777777" w:rsidR="00835400" w:rsidRDefault="00835400">
      <w:pPr>
        <w:pStyle w:val="Prrafodelista"/>
        <w:numPr>
          <w:ilvl w:val="0"/>
          <w:numId w:val="4"/>
        </w:numPr>
        <w:spacing w:line="360" w:lineRule="auto"/>
        <w:jc w:val="both"/>
        <w:pPrChange w:id="298" w:author="Roca Neyra Renzo Jaime" w:date="2019-09-09T23:52:00Z">
          <w:pPr>
            <w:pStyle w:val="Prrafodelista"/>
            <w:numPr>
              <w:numId w:val="4"/>
            </w:numPr>
            <w:ind w:left="774" w:hanging="360"/>
            <w:jc w:val="both"/>
          </w:pPr>
        </w:pPrChange>
      </w:pPr>
      <w:r>
        <w:rPr>
          <w:b/>
        </w:rPr>
        <w:t xml:space="preserve">Número de muestras por señal: </w:t>
      </w:r>
      <w:r w:rsidRPr="00E71302">
        <w:t>Este campo solo puede estar presente si la frecuencia de muestreo también está presente. Si es cero o falta, el número de muestras no se especifica y la verificación de la suma de verificación de las señales está desactivada.</w:t>
      </w:r>
    </w:p>
    <w:p w14:paraId="19EBC128" w14:textId="77777777" w:rsidR="00835400" w:rsidRPr="00F72F5E" w:rsidRDefault="00835400">
      <w:pPr>
        <w:pStyle w:val="Prrafodelista"/>
        <w:numPr>
          <w:ilvl w:val="0"/>
          <w:numId w:val="4"/>
        </w:numPr>
        <w:spacing w:line="360" w:lineRule="auto"/>
        <w:jc w:val="both"/>
        <w:pPrChange w:id="299" w:author="Roca Neyra Renzo Jaime" w:date="2019-09-09T23:52:00Z">
          <w:pPr>
            <w:pStyle w:val="Prrafodelista"/>
            <w:numPr>
              <w:numId w:val="4"/>
            </w:numPr>
            <w:ind w:left="774" w:hanging="360"/>
            <w:jc w:val="both"/>
          </w:pPr>
        </w:pPrChange>
      </w:pPr>
      <w:r>
        <w:rPr>
          <w:b/>
        </w:rPr>
        <w:t>Tiempo base:</w:t>
      </w:r>
      <w:r>
        <w:t xml:space="preserve"> </w:t>
      </w:r>
      <w:r w:rsidRPr="00F72F5E">
        <w:t xml:space="preserve">Este campo solo puede estar presente si el número de muestras también está presente. Indica la hora del día que corresponde al inicio del registro, en formato HH: MM: SS (con un reloj de 24 horas; por lo tanto, 13:05:00 </w:t>
      </w:r>
      <w:r>
        <w:t>o 13: 5: 0, representa 1:05 pm)</w:t>
      </w:r>
      <w:r w:rsidRPr="00F72F5E">
        <w:t>. Si este campo está ausente, las funciones de conversión de tiempo asumen un valor de 0: 0: 0, que corresponde a la medianoche.</w:t>
      </w:r>
    </w:p>
    <w:p w14:paraId="045DE09E" w14:textId="77777777" w:rsidR="00835400" w:rsidRDefault="00835400">
      <w:pPr>
        <w:pStyle w:val="Prrafodelista"/>
        <w:numPr>
          <w:ilvl w:val="0"/>
          <w:numId w:val="4"/>
        </w:numPr>
        <w:spacing w:line="360" w:lineRule="auto"/>
        <w:jc w:val="both"/>
        <w:pPrChange w:id="300" w:author="Roca Neyra Renzo Jaime" w:date="2019-09-09T23:52:00Z">
          <w:pPr>
            <w:pStyle w:val="Prrafodelista"/>
            <w:numPr>
              <w:numId w:val="4"/>
            </w:numPr>
            <w:ind w:left="774" w:hanging="360"/>
            <w:jc w:val="both"/>
          </w:pPr>
        </w:pPrChange>
      </w:pPr>
      <w:r w:rsidRPr="00F72F5E">
        <w:rPr>
          <w:b/>
        </w:rPr>
        <w:t>Fecha base</w:t>
      </w:r>
      <w:r>
        <w:t xml:space="preserve">: </w:t>
      </w:r>
      <w:r w:rsidRPr="00F72F5E">
        <w:t>Este campo solo puede estar presente si el tiempo base también está presente. Contiene la fecha que corresponde al inicio del registro, en formato DD / MM / YYYY (por ejemplo, 25/4/1989 es el 25 de abril de 1989).</w:t>
      </w:r>
    </w:p>
    <w:p w14:paraId="207ED302" w14:textId="77777777" w:rsidR="00835400" w:rsidRPr="00E71302" w:rsidRDefault="00835400">
      <w:pPr>
        <w:pStyle w:val="Prrafodelista"/>
        <w:spacing w:line="360" w:lineRule="auto"/>
        <w:ind w:left="774"/>
        <w:jc w:val="both"/>
        <w:pPrChange w:id="301" w:author="Roca Neyra Renzo Jaime" w:date="2019-09-09T23:52:00Z">
          <w:pPr>
            <w:pStyle w:val="Prrafodelista"/>
            <w:ind w:left="774"/>
            <w:jc w:val="both"/>
          </w:pPr>
        </w:pPrChange>
      </w:pPr>
    </w:p>
    <w:p w14:paraId="3C71C3C0" w14:textId="77777777" w:rsidR="00261976" w:rsidRDefault="00261976">
      <w:pPr>
        <w:pStyle w:val="Ttulo4"/>
        <w:spacing w:line="360" w:lineRule="auto"/>
        <w:jc w:val="both"/>
        <w:pPrChange w:id="302" w:author="Roca Neyra Renzo Jaime" w:date="2019-09-09T23:52:00Z">
          <w:pPr>
            <w:pStyle w:val="Ttulo4"/>
          </w:pPr>
        </w:pPrChange>
      </w:pPr>
      <w:r>
        <w:t>Línea de señal</w:t>
      </w:r>
    </w:p>
    <w:p w14:paraId="736F7649" w14:textId="77777777" w:rsidR="00F72F5E" w:rsidRDefault="00F72F5E">
      <w:pPr>
        <w:spacing w:line="360" w:lineRule="auto"/>
        <w:jc w:val="both"/>
        <w:pPrChange w:id="303" w:author="Roca Neyra Renzo Jaime" w:date="2019-09-09T23:52:00Z">
          <w:pPr>
            <w:jc w:val="both"/>
          </w:pPr>
        </w:pPrChange>
      </w:pPr>
      <w:r w:rsidRPr="00F72F5E">
        <w:t xml:space="preserve">Cada línea no vacía, sin comentarios, después de la línea de registro en un registro de un solo segmento contiene especificaciones para una señal, comenzando con la señal 0. Los </w:t>
      </w:r>
      <w:r>
        <w:t>ficheros</w:t>
      </w:r>
      <w:r w:rsidRPr="00F72F5E">
        <w:t xml:space="preserve"> de </w:t>
      </w:r>
      <w:r>
        <w:t>cabecera</w:t>
      </w:r>
      <w:r w:rsidRPr="00F72F5E">
        <w:t xml:space="preserve"> deben contener líneas de especificación de señal válidas para al menos tantas señales como se indicaron en el registro línea (la primera línea no vacía, sin comentarios en el </w:t>
      </w:r>
      <w:r>
        <w:t>fichero</w:t>
      </w:r>
      <w:r w:rsidRPr="00F72F5E">
        <w:t>). Las líneas de especificación de señales adicionales no son leídas por las funciones de la biblioteca WFDB. De izquierda a derecha en cada línea, los campos son:</w:t>
      </w:r>
    </w:p>
    <w:p w14:paraId="1619D10C" w14:textId="77777777" w:rsidR="00EC1AAD" w:rsidRDefault="00EC1AAD">
      <w:pPr>
        <w:pStyle w:val="Prrafodelista"/>
        <w:numPr>
          <w:ilvl w:val="0"/>
          <w:numId w:val="5"/>
        </w:numPr>
        <w:spacing w:line="360" w:lineRule="auto"/>
        <w:jc w:val="both"/>
        <w:pPrChange w:id="304" w:author="Roca Neyra Renzo Jaime" w:date="2019-09-09T23:52:00Z">
          <w:pPr>
            <w:pStyle w:val="Prrafodelista"/>
            <w:numPr>
              <w:numId w:val="5"/>
            </w:numPr>
            <w:ind w:hanging="360"/>
            <w:jc w:val="both"/>
          </w:pPr>
        </w:pPrChange>
      </w:pPr>
      <w:r w:rsidRPr="00EC1AAD">
        <w:rPr>
          <w:b/>
        </w:rPr>
        <w:t>Nombre del fichero</w:t>
      </w:r>
      <w:r w:rsidR="00CA05BE">
        <w:rPr>
          <w:b/>
        </w:rPr>
        <w:t xml:space="preserve"> (obligatorio)</w:t>
      </w:r>
      <w:r>
        <w:t>:</w:t>
      </w:r>
      <w:r w:rsidRPr="00EC1AAD">
        <w:t xml:space="preserve"> El nombre del </w:t>
      </w:r>
      <w:r>
        <w:t>fichero</w:t>
      </w:r>
      <w:r w:rsidRPr="00EC1AAD">
        <w:t xml:space="preserve"> en el que se guardan las muestras de la señal. Aunque el nombre del registro suele ser parte del nombre del </w:t>
      </w:r>
      <w:r w:rsidR="006F1BF2">
        <w:t>fichero</w:t>
      </w:r>
      <w:r w:rsidRPr="00EC1AAD">
        <w:t xml:space="preserve"> de señal, esta convención no es un requisito. Tenga en cuenta que varias señales pueden compartir el mismo </w:t>
      </w:r>
      <w:r w:rsidR="006F1BF2">
        <w:t>fichero</w:t>
      </w:r>
      <w:r w:rsidRPr="00EC1AAD">
        <w:t xml:space="preserve"> (es decir, pueden pertenecer al mismo grupo de señales); Sin embargo, todas las entradas para señales que comparten un archivo dado deben ser consecutivas. El nombre de archivo '-' se refiere a la entrada o salida estándar. La suma de las longitudes de los campos de nombre y descripción del está limitada a 80 caracteres.</w:t>
      </w:r>
    </w:p>
    <w:p w14:paraId="77757D04" w14:textId="77777777" w:rsidR="006F1BF2" w:rsidRPr="006F1BF2" w:rsidRDefault="006F1BF2">
      <w:pPr>
        <w:pStyle w:val="Prrafodelista"/>
        <w:numPr>
          <w:ilvl w:val="0"/>
          <w:numId w:val="5"/>
        </w:numPr>
        <w:spacing w:line="360" w:lineRule="auto"/>
        <w:jc w:val="both"/>
        <w:pPrChange w:id="305" w:author="Roca Neyra Renzo Jaime" w:date="2019-09-09T23:52:00Z">
          <w:pPr>
            <w:pStyle w:val="Prrafodelista"/>
            <w:numPr>
              <w:numId w:val="5"/>
            </w:numPr>
            <w:ind w:hanging="360"/>
            <w:jc w:val="both"/>
          </w:pPr>
        </w:pPrChange>
      </w:pPr>
      <w:r>
        <w:rPr>
          <w:b/>
        </w:rPr>
        <w:t>Formato</w:t>
      </w:r>
      <w:r w:rsidR="00CA05BE">
        <w:rPr>
          <w:b/>
        </w:rPr>
        <w:t xml:space="preserve"> (obligatorio)</w:t>
      </w:r>
      <w:r w:rsidRPr="006F1BF2">
        <w:t>:</w:t>
      </w:r>
      <w:r>
        <w:t xml:space="preserve"> </w:t>
      </w:r>
      <w:r w:rsidRPr="006F1BF2">
        <w:t>Este campo es un número entero que especifica el formato de almacenamiento de la señal. Todas las señales en un grupo dado se almacenan en el mismo formato. Los formatos más comunes son el formato 8 (primeras diferencias de ocho bits) y el formato 16 (amplitudes de dieciséis bits</w:t>
      </w:r>
      <w:r>
        <w:t>)</w:t>
      </w:r>
      <w:r w:rsidRPr="006F1BF2">
        <w:t xml:space="preserve">. Los siguientes tres campos opcionales, si están presentes, están vinculados al campo de formato (es decir, no están </w:t>
      </w:r>
      <w:r w:rsidRPr="006F1BF2">
        <w:lastRenderedPageBreak/>
        <w:t>separados de él por espacios en blanco); pueden considerarse modificadores de formato, ya que describen con más detalle la codificación de muestras dentro del archivo de señal.</w:t>
      </w:r>
    </w:p>
    <w:p w14:paraId="714A037A" w14:textId="5C9C515F" w:rsidR="006F1BF2" w:rsidRDefault="006F1BF2">
      <w:pPr>
        <w:pStyle w:val="Prrafodelista"/>
        <w:numPr>
          <w:ilvl w:val="1"/>
          <w:numId w:val="5"/>
        </w:numPr>
        <w:spacing w:line="360" w:lineRule="auto"/>
        <w:jc w:val="both"/>
        <w:pPrChange w:id="306" w:author="Roca Neyra Renzo Jaime" w:date="2019-09-09T23:52:00Z">
          <w:pPr>
            <w:pStyle w:val="Prrafodelista"/>
            <w:numPr>
              <w:ilvl w:val="1"/>
              <w:numId w:val="5"/>
            </w:numPr>
            <w:ind w:left="1440" w:hanging="360"/>
            <w:jc w:val="both"/>
          </w:pPr>
        </w:pPrChange>
      </w:pPr>
      <w:r w:rsidRPr="006F1BF2">
        <w:rPr>
          <w:b/>
        </w:rPr>
        <w:t>Muestras por Frame</w:t>
      </w:r>
      <w:r>
        <w:t xml:space="preserve">: </w:t>
      </w:r>
      <w:r w:rsidRPr="006F1BF2">
        <w:t xml:space="preserve">Si está presente, este campo sigue una 'x' que sirve como separador de campo. Normalmente, todas las señales en un registro dado se muestrean a la frecuencia de muestreo (base) como se especifica en la línea de registro; en este caso, el número de muestras por </w:t>
      </w:r>
      <w:r w:rsidR="00E362A1">
        <w:t>frame</w:t>
      </w:r>
      <w:r w:rsidRPr="006F1BF2">
        <w:t xml:space="preserve"> es 1 para todas las señales, y este campo se omite convencionalmente. Sin embargo, si la señal fue muestreada en algún múltiplo entero, </w:t>
      </w:r>
      <w:r w:rsidRPr="006F1BF2">
        <w:rPr>
          <w:i/>
          <w:iCs/>
        </w:rPr>
        <w:t>n</w:t>
      </w:r>
      <w:r w:rsidRPr="006F1BF2">
        <w:t xml:space="preserve">, de la frecuencia de muestreo base, cada </w:t>
      </w:r>
      <w:r w:rsidRPr="00CA05BE">
        <w:rPr>
          <w:b/>
        </w:rPr>
        <w:t>frame</w:t>
      </w:r>
      <w:r w:rsidR="001F3E8E">
        <w:rPr>
          <w:b/>
        </w:rPr>
        <w:t xml:space="preserve"> </w:t>
      </w:r>
      <w:r w:rsidRPr="006F1BF2">
        <w:t>(conjunto de muestras) contiene </w:t>
      </w:r>
      <w:r w:rsidRPr="006F1BF2">
        <w:rPr>
          <w:i/>
          <w:iCs/>
        </w:rPr>
        <w:t>n</w:t>
      </w:r>
      <w:r w:rsidRPr="006F1BF2">
        <w:t> </w:t>
      </w:r>
      <w:del w:id="307" w:author="Roca Neyra Renzo Jaime" w:date="2019-09-09T23:48:00Z">
        <w:r w:rsidRPr="006F1BF2" w:rsidDel="00B92BF1">
          <w:delText xml:space="preserve">muestras </w:delText>
        </w:r>
        <w:r w:rsidR="002A4302" w:rsidDel="00B92BF1">
          <w:delText xml:space="preserve"> </w:delText>
        </w:r>
        <w:r w:rsidRPr="006F1BF2" w:rsidDel="00B92BF1">
          <w:delText>de</w:delText>
        </w:r>
      </w:del>
      <w:ins w:id="308" w:author="Roca Neyra Renzo Jaime" w:date="2019-09-09T23:48:00Z">
        <w:r w:rsidR="00B92BF1" w:rsidRPr="006F1BF2">
          <w:t xml:space="preserve">muestras </w:t>
        </w:r>
        <w:r w:rsidR="00B92BF1">
          <w:t>de</w:t>
        </w:r>
      </w:ins>
      <w:r w:rsidRPr="006F1BF2">
        <w:t xml:space="preserve"> la señal, y el valor especificado en este campo también es </w:t>
      </w:r>
      <w:r w:rsidRPr="006F1BF2">
        <w:rPr>
          <w:i/>
          <w:iCs/>
        </w:rPr>
        <w:t>n</w:t>
      </w:r>
      <w:r w:rsidRPr="006F1BF2">
        <w:t xml:space="preserve">. (Tenga en cuenta que los múltiplos no enteros de la frecuencia de muestreo base no son compatibles). </w:t>
      </w:r>
    </w:p>
    <w:p w14:paraId="3F74576E" w14:textId="77777777" w:rsidR="00CA05BE" w:rsidRPr="00CA05BE" w:rsidRDefault="00CA05BE">
      <w:pPr>
        <w:pStyle w:val="Prrafodelista"/>
        <w:numPr>
          <w:ilvl w:val="1"/>
          <w:numId w:val="5"/>
        </w:numPr>
        <w:spacing w:line="360" w:lineRule="auto"/>
        <w:jc w:val="both"/>
        <w:pPrChange w:id="309" w:author="Roca Neyra Renzo Jaime" w:date="2019-09-09T23:52:00Z">
          <w:pPr>
            <w:pStyle w:val="Prrafodelista"/>
            <w:numPr>
              <w:ilvl w:val="1"/>
              <w:numId w:val="5"/>
            </w:numPr>
            <w:ind w:left="1440" w:hanging="360"/>
            <w:jc w:val="both"/>
          </w:pPr>
        </w:pPrChange>
      </w:pPr>
      <w:proofErr w:type="spellStart"/>
      <w:r>
        <w:rPr>
          <w:b/>
        </w:rPr>
        <w:t>Skew</w:t>
      </w:r>
      <w:proofErr w:type="spellEnd"/>
      <w:r w:rsidRPr="00CA05BE">
        <w:t>:</w:t>
      </w:r>
      <w:r>
        <w:t xml:space="preserve"> </w:t>
      </w:r>
      <w:r w:rsidRPr="00CA05BE">
        <w:t xml:space="preserve">Si está presente, este campo sigue un ':' que sirve como separador de campo. Idealmente, dentro de un registro dado, las muestras de diferentes señales con el mismo número de muestra son simultáneas (dentro de un intervalo de muestreo). Si este no es el caso (como, por ejemplo, cuando una grabación de cinta analógica multipista se digitaliza y el acimut de la cabeza de reproducción no coincide con el de la cabeza de grabación), el </w:t>
      </w:r>
      <w:proofErr w:type="spellStart"/>
      <w:r>
        <w:t>skew</w:t>
      </w:r>
      <w:proofErr w:type="spellEnd"/>
      <w:r w:rsidRPr="00CA05BE">
        <w:t xml:space="preserve"> entre las señales a veces puede determinarse (por ejemplo, localizando características de forma de onda grabadas con relaciones de tiempo conocidas, como señales de calibración). Si se ha hecho esto, el campo de </w:t>
      </w:r>
      <w:proofErr w:type="spellStart"/>
      <w:r>
        <w:t>skew</w:t>
      </w:r>
      <w:proofErr w:type="spellEnd"/>
      <w:r w:rsidRPr="00CA05BE">
        <w:t xml:space="preserve"> se puede insertar en el archivo de encabezado para indicar el número (positivo) de muestras de la señal que se considera que </w:t>
      </w:r>
      <w:r w:rsidRPr="00CA05BE">
        <w:rPr>
          <w:i/>
          <w:iCs/>
        </w:rPr>
        <w:t>preceden a la</w:t>
      </w:r>
      <w:r w:rsidRPr="00CA05BE">
        <w:t> muestra 0. Estas muestras, si las hay, se incluyen en la suma de comprobación. </w:t>
      </w:r>
    </w:p>
    <w:p w14:paraId="6D4AF764" w14:textId="77777777" w:rsidR="008C0C99" w:rsidRPr="001053AB" w:rsidRDefault="001053AB">
      <w:pPr>
        <w:pStyle w:val="Prrafodelista"/>
        <w:numPr>
          <w:ilvl w:val="1"/>
          <w:numId w:val="5"/>
        </w:numPr>
        <w:spacing w:line="360" w:lineRule="auto"/>
        <w:jc w:val="both"/>
        <w:pPrChange w:id="310" w:author="Roca Neyra Renzo Jaime" w:date="2019-09-09T23:52:00Z">
          <w:pPr>
            <w:pStyle w:val="Prrafodelista"/>
            <w:numPr>
              <w:ilvl w:val="1"/>
              <w:numId w:val="5"/>
            </w:numPr>
            <w:ind w:left="1440" w:hanging="360"/>
            <w:jc w:val="both"/>
          </w:pPr>
        </w:pPrChange>
      </w:pPr>
      <w:r w:rsidRPr="001053AB">
        <w:rPr>
          <w:b/>
        </w:rPr>
        <w:t>Desplazamiento byte</w:t>
      </w:r>
      <w:r>
        <w:t xml:space="preserve">: </w:t>
      </w:r>
      <w:r w:rsidRPr="001053AB">
        <w:t xml:space="preserve">Si está presente, este campo sigue un '+' que sirve como separador de campo. Normalmente, los archivos de señal solo incluyen datos de muestra. Sin embargo, si un archivo de señal incluye un preámbulo, este campo especifica el desplazamiento en bytes desde el comienzo del </w:t>
      </w:r>
      <w:r>
        <w:t>fichero</w:t>
      </w:r>
      <w:r w:rsidRPr="001053AB">
        <w:t xml:space="preserve"> de señal a la muestra 0 (es decir, la longitud del preámbulo). Los datos dentro del preámbulo no se incluyen en la suma de comprobación de la señal. Tenga en cuenta que el desplazamiento de bytes debe ser el mismo para todas las señales dentro de un grupo determinado (use el campo </w:t>
      </w:r>
      <w:proofErr w:type="spellStart"/>
      <w:r>
        <w:t>skew</w:t>
      </w:r>
      <w:proofErr w:type="spellEnd"/>
      <w:r w:rsidRPr="001053AB">
        <w:t xml:space="preserve"> para corregir el </w:t>
      </w:r>
      <w:proofErr w:type="spellStart"/>
      <w:r>
        <w:t>skew</w:t>
      </w:r>
      <w:proofErr w:type="spellEnd"/>
      <w:r w:rsidRPr="001053AB">
        <w:t xml:space="preserve"> </w:t>
      </w:r>
      <w:proofErr w:type="spellStart"/>
      <w:r>
        <w:t>interseñal</w:t>
      </w:r>
      <w:proofErr w:type="spellEnd"/>
      <w:r w:rsidRPr="001053AB">
        <w:t xml:space="preserve">). Esta función se proporciona solo para simplificar la tarea de leer los archivos de señales no generados utilizando la biblioteca WFDB; La biblioteca WFDB no admite ningún medio para escribir dichos </w:t>
      </w:r>
      <w:r w:rsidR="008C0C99">
        <w:t>ficheros</w:t>
      </w:r>
      <w:r w:rsidRPr="001053AB">
        <w:t xml:space="preserve">, y las </w:t>
      </w:r>
      <w:r w:rsidRPr="001053AB">
        <w:lastRenderedPageBreak/>
        <w:t xml:space="preserve">compensaciones de bytes se deben insertar en los </w:t>
      </w:r>
      <w:r w:rsidR="008C0C99">
        <w:t xml:space="preserve">ficheros </w:t>
      </w:r>
      <w:r w:rsidRPr="001053AB">
        <w:t xml:space="preserve">de </w:t>
      </w:r>
      <w:r w:rsidR="008C0C99">
        <w:t xml:space="preserve">cabecera </w:t>
      </w:r>
      <w:r w:rsidRPr="001053AB">
        <w:t>manualmente. </w:t>
      </w:r>
      <w:r w:rsidR="00721B00" w:rsidRPr="001053AB">
        <w:t xml:space="preserve"> </w:t>
      </w:r>
    </w:p>
    <w:p w14:paraId="7001AEC3" w14:textId="77777777" w:rsidR="008C0C99" w:rsidRDefault="008C0C99">
      <w:pPr>
        <w:pStyle w:val="Prrafodelista"/>
        <w:numPr>
          <w:ilvl w:val="0"/>
          <w:numId w:val="5"/>
        </w:numPr>
        <w:spacing w:line="360" w:lineRule="auto"/>
        <w:jc w:val="both"/>
        <w:pPrChange w:id="311" w:author="Roca Neyra Renzo Jaime" w:date="2019-09-09T23:52:00Z">
          <w:pPr>
            <w:pStyle w:val="Prrafodelista"/>
            <w:numPr>
              <w:numId w:val="5"/>
            </w:numPr>
            <w:ind w:hanging="360"/>
            <w:jc w:val="both"/>
          </w:pPr>
        </w:pPrChange>
      </w:pPr>
      <w:r w:rsidRPr="008C0C99">
        <w:rPr>
          <w:b/>
        </w:rPr>
        <w:t>Ganancia</w:t>
      </w:r>
      <w:r>
        <w:t xml:space="preserve">: </w:t>
      </w:r>
      <w:r w:rsidRPr="008C0C99">
        <w:t xml:space="preserve">Este campo es un número de punto flotante que especifica la diferencia en los valores de muestra que se observaría si se produjera un paso de una unidad física en la señal analógica original. Si la ganancia es cero o falta, esto indica que la amplitud de la señal no está calibrada; en tales casos, se puede asumir un valor de </w:t>
      </w:r>
      <w:r>
        <w:t xml:space="preserve">200. Se mide en </w:t>
      </w:r>
      <w:r w:rsidRPr="008C0C99">
        <w:t>unidades ADC</w:t>
      </w:r>
      <w:r w:rsidR="00BE395D">
        <w:t xml:space="preserve"> </w:t>
      </w:r>
      <w:r w:rsidR="0065791F">
        <w:t xml:space="preserve">(Convertidor de analógico </w:t>
      </w:r>
      <w:proofErr w:type="spellStart"/>
      <w:r w:rsidR="0065791F">
        <w:t>a</w:t>
      </w:r>
      <w:proofErr w:type="spellEnd"/>
      <w:r w:rsidR="0065791F">
        <w:t xml:space="preserve"> digital)</w:t>
      </w:r>
      <w:r w:rsidRPr="008C0C99">
        <w:t xml:space="preserve"> por unidad física.</w:t>
      </w:r>
    </w:p>
    <w:p w14:paraId="0B9A5D5D" w14:textId="77777777" w:rsidR="007A411F" w:rsidRDefault="007A411F">
      <w:pPr>
        <w:pStyle w:val="Prrafodelista"/>
        <w:spacing w:line="360" w:lineRule="auto"/>
        <w:jc w:val="both"/>
        <w:pPrChange w:id="312" w:author="Roca Neyra Renzo Jaime" w:date="2019-09-09T23:52:00Z">
          <w:pPr>
            <w:pStyle w:val="Prrafodelista"/>
            <w:jc w:val="both"/>
          </w:pPr>
        </w:pPrChange>
      </w:pPr>
    </w:p>
    <w:p w14:paraId="3BFC6944" w14:textId="77777777" w:rsidR="007A411F" w:rsidRDefault="00DD406D">
      <w:pPr>
        <w:pStyle w:val="Prrafodelista"/>
        <w:numPr>
          <w:ilvl w:val="1"/>
          <w:numId w:val="5"/>
        </w:numPr>
        <w:spacing w:line="360" w:lineRule="auto"/>
        <w:jc w:val="both"/>
        <w:pPrChange w:id="313" w:author="Roca Neyra Renzo Jaime" w:date="2019-09-09T23:52:00Z">
          <w:pPr>
            <w:pStyle w:val="Prrafodelista"/>
            <w:numPr>
              <w:ilvl w:val="1"/>
              <w:numId w:val="5"/>
            </w:numPr>
            <w:ind w:left="1440" w:hanging="360"/>
            <w:jc w:val="both"/>
          </w:pPr>
        </w:pPrChange>
      </w:pPr>
      <w:r>
        <w:rPr>
          <w:b/>
        </w:rPr>
        <w:t>Línea base</w:t>
      </w:r>
      <w:r w:rsidRPr="00DD406D">
        <w:t>:</w:t>
      </w:r>
      <w:r>
        <w:t xml:space="preserve"> </w:t>
      </w:r>
      <w:r w:rsidRPr="00DD406D">
        <w:t>Este campo solo puede estar presente si la ganancia de ADC también está presente. </w:t>
      </w:r>
      <w:r w:rsidR="0065791F">
        <w:t xml:space="preserve">No está </w:t>
      </w:r>
      <w:r w:rsidRPr="00DD406D">
        <w:t>separado por espacios en blanco del campo ganancia ADC; más bien, está rodeado de paréntesis, que lo delimitan. La línea base es un número entero que especifica el valor de muestra correspondiente a 0 unidades físicas. Si está ausente, la línea de base se considera igual a cero ADC. Tenga en cuenta que la línea de base no necesita ser un valor dentro del rango de ADC; por ejemplo, si el rango de entrada del ADC corresponde a 200-300 grados Kelvin, la línea de base es el valor (precisión extendida) que se asignaría a 0 grados Kelvin. </w:t>
      </w:r>
      <w:r w:rsidR="00721B00">
        <w:t xml:space="preserve"> </w:t>
      </w:r>
    </w:p>
    <w:p w14:paraId="5D5F1D2F" w14:textId="77777777" w:rsidR="007A411F" w:rsidRPr="007A411F" w:rsidRDefault="007A411F">
      <w:pPr>
        <w:pStyle w:val="Prrafodelista"/>
        <w:numPr>
          <w:ilvl w:val="1"/>
          <w:numId w:val="5"/>
        </w:numPr>
        <w:spacing w:line="360" w:lineRule="auto"/>
        <w:jc w:val="both"/>
        <w:pPrChange w:id="314" w:author="Roca Neyra Renzo Jaime" w:date="2019-09-09T23:52:00Z">
          <w:pPr>
            <w:pStyle w:val="Prrafodelista"/>
            <w:numPr>
              <w:ilvl w:val="1"/>
              <w:numId w:val="5"/>
            </w:numPr>
            <w:ind w:left="1440" w:hanging="360"/>
            <w:jc w:val="both"/>
          </w:pPr>
        </w:pPrChange>
      </w:pPr>
      <w:r>
        <w:rPr>
          <w:b/>
        </w:rPr>
        <w:t>Unidades</w:t>
      </w:r>
      <w:r w:rsidRPr="007A411F">
        <w:t>:</w:t>
      </w:r>
      <w:r w:rsidRPr="007A411F">
        <w:rPr>
          <w:rFonts w:ascii="Times New Roman" w:eastAsia="Times New Roman" w:hAnsi="Times New Roman" w:cs="Times New Roman"/>
          <w:color w:val="000000"/>
          <w:sz w:val="27"/>
          <w:szCs w:val="27"/>
          <w:lang w:eastAsia="es-ES"/>
        </w:rPr>
        <w:t xml:space="preserve"> </w:t>
      </w:r>
      <w:r w:rsidRPr="007A411F">
        <w:t xml:space="preserve">Este campo solo puede estar presente si la ganancia de ADC también está presente. Sigue el campo de línea base si ese campo está presente, o el campo de ganancia si el campo de línea base está ausente. No está separado por espacios en blanco del campo anterior; más bien, sigue un '/', que sirve como un separador de campo. El campo de unidades es una cadena de caracteres sin espacios en blanco incrustados que especifica el tipo de unidad física. Si el campo de unidades está ausente, se puede suponer que la unidad física es de un </w:t>
      </w:r>
      <w:r w:rsidR="00BE395D">
        <w:t>mili</w:t>
      </w:r>
      <w:r w:rsidR="00BE395D" w:rsidRPr="007A411F">
        <w:t>voltio</w:t>
      </w:r>
      <w:r w:rsidRPr="007A411F">
        <w:t>. </w:t>
      </w:r>
    </w:p>
    <w:p w14:paraId="24EF78DB" w14:textId="77777777" w:rsidR="007A411F" w:rsidRPr="00DD406D" w:rsidRDefault="007A411F">
      <w:pPr>
        <w:pStyle w:val="Prrafodelista"/>
        <w:spacing w:line="360" w:lineRule="auto"/>
        <w:ind w:left="1440"/>
        <w:jc w:val="both"/>
        <w:pPrChange w:id="315" w:author="Roca Neyra Renzo Jaime" w:date="2019-09-09T23:52:00Z">
          <w:pPr>
            <w:pStyle w:val="Prrafodelista"/>
            <w:ind w:left="1440"/>
            <w:jc w:val="both"/>
          </w:pPr>
        </w:pPrChange>
      </w:pPr>
    </w:p>
    <w:p w14:paraId="11FC28CD" w14:textId="77777777" w:rsidR="00FF2A94" w:rsidRPr="00FF2A94" w:rsidRDefault="0065791F">
      <w:pPr>
        <w:pStyle w:val="Prrafodelista"/>
        <w:numPr>
          <w:ilvl w:val="0"/>
          <w:numId w:val="5"/>
        </w:numPr>
        <w:spacing w:line="360" w:lineRule="auto"/>
        <w:jc w:val="both"/>
        <w:pPrChange w:id="316" w:author="Roca Neyra Renzo Jaime" w:date="2019-09-09T23:52:00Z">
          <w:pPr>
            <w:pStyle w:val="Prrafodelista"/>
            <w:numPr>
              <w:numId w:val="5"/>
            </w:numPr>
            <w:ind w:hanging="360"/>
            <w:jc w:val="both"/>
          </w:pPr>
        </w:pPrChange>
      </w:pPr>
      <w:r w:rsidRPr="00FF2A94">
        <w:rPr>
          <w:b/>
        </w:rPr>
        <w:t>Resolución ADC</w:t>
      </w:r>
      <w:r>
        <w:t>:</w:t>
      </w:r>
      <w:r w:rsidR="00FF2A94" w:rsidRPr="00FF2A94">
        <w:rPr>
          <w:rFonts w:ascii="Times New Roman" w:eastAsia="Times New Roman" w:hAnsi="Times New Roman" w:cs="Times New Roman"/>
          <w:color w:val="000000"/>
          <w:sz w:val="27"/>
          <w:szCs w:val="27"/>
          <w:lang w:eastAsia="es-ES"/>
        </w:rPr>
        <w:t xml:space="preserve"> </w:t>
      </w:r>
      <w:r w:rsidR="00FF2A94" w:rsidRPr="00FF2A94">
        <w:t xml:space="preserve">Este campo solo puede estar presente si la ganancia de ADC también está presente. Especifica la resolución del convertidor analógico </w:t>
      </w:r>
      <w:proofErr w:type="spellStart"/>
      <w:r w:rsidR="00FF2A94" w:rsidRPr="00FF2A94">
        <w:t>a</w:t>
      </w:r>
      <w:proofErr w:type="spellEnd"/>
      <w:r w:rsidR="00FF2A94" w:rsidRPr="00FF2A94">
        <w:t xml:space="preserve"> digital utilizado para digitalizar la señal. Los </w:t>
      </w:r>
      <w:proofErr w:type="spellStart"/>
      <w:r w:rsidR="00FF2A94" w:rsidRPr="00FF2A94">
        <w:t>ADCs</w:t>
      </w:r>
      <w:proofErr w:type="spellEnd"/>
      <w:r w:rsidR="00FF2A94" w:rsidRPr="00FF2A94">
        <w:t xml:space="preserve"> típicos tienen resoluciones entre 8 y 16 bits. Si este campo falta o es cero, el valor predeterminado es 12 bits para señales de formato de amplitud, o 10 bits para señales de formato de diferencia (a menos que el campo de </w:t>
      </w:r>
      <w:r w:rsidR="00FF2A94" w:rsidRPr="00FF2A94">
        <w:rPr>
          <w:i/>
          <w:iCs/>
        </w:rPr>
        <w:t>formato</w:t>
      </w:r>
      <w:r w:rsidR="00FF2A94" w:rsidRPr="00FF2A94">
        <w:t> especifique un valor inferior).</w:t>
      </w:r>
    </w:p>
    <w:p w14:paraId="11B5FFA4" w14:textId="77777777" w:rsidR="00DD406D" w:rsidRDefault="00FF2A94">
      <w:pPr>
        <w:pStyle w:val="Prrafodelista"/>
        <w:numPr>
          <w:ilvl w:val="0"/>
          <w:numId w:val="5"/>
        </w:numPr>
        <w:spacing w:line="360" w:lineRule="auto"/>
        <w:jc w:val="both"/>
        <w:pPrChange w:id="317" w:author="Roca Neyra Renzo Jaime" w:date="2019-09-09T23:52:00Z">
          <w:pPr>
            <w:pStyle w:val="Prrafodelista"/>
            <w:numPr>
              <w:numId w:val="5"/>
            </w:numPr>
            <w:ind w:hanging="360"/>
            <w:jc w:val="both"/>
          </w:pPr>
        </w:pPrChange>
      </w:pPr>
      <w:r w:rsidRPr="00FF2A94">
        <w:rPr>
          <w:b/>
        </w:rPr>
        <w:t>ADC cero</w:t>
      </w:r>
      <w:r>
        <w:t xml:space="preserve">: </w:t>
      </w:r>
      <w:r w:rsidRPr="00FF2A94">
        <w:t xml:space="preserve">Este campo solo puede estar presente si la resolución ADC también está presente. Es un número entero que representa la amplitud (valor de muestra) que se observaría si la señal analógica presente en las entradas del ADC tuviera un nivel que </w:t>
      </w:r>
      <w:r w:rsidRPr="00FF2A94">
        <w:lastRenderedPageBreak/>
        <w:t>cayera exactamente en el centro del rango de entrada del ADC. Para un ADC bipolar, este valor suele ser cero, pero un ADC unipolar (offset binario) generalmente produce un valor distinto de cero en el centro de su rango. Junto con la resolución ADC, el contenido de este campo se puede utilizar para determinar el rango de valores de muestra posibles. Si falta este campo, se asume un valor de cero.</w:t>
      </w:r>
    </w:p>
    <w:p w14:paraId="0E1CEEC7" w14:textId="77777777" w:rsidR="00FF2A94" w:rsidRDefault="00FF2A94">
      <w:pPr>
        <w:pStyle w:val="Prrafodelista"/>
        <w:numPr>
          <w:ilvl w:val="0"/>
          <w:numId w:val="5"/>
        </w:numPr>
        <w:spacing w:line="360" w:lineRule="auto"/>
        <w:jc w:val="both"/>
        <w:pPrChange w:id="318" w:author="Roca Neyra Renzo Jaime" w:date="2019-09-09T23:52:00Z">
          <w:pPr>
            <w:pStyle w:val="Prrafodelista"/>
            <w:numPr>
              <w:numId w:val="5"/>
            </w:numPr>
            <w:ind w:hanging="360"/>
            <w:jc w:val="both"/>
          </w:pPr>
        </w:pPrChange>
      </w:pPr>
      <w:r w:rsidRPr="00FF2A94">
        <w:rPr>
          <w:b/>
        </w:rPr>
        <w:t>Valor inicial</w:t>
      </w:r>
      <w:r>
        <w:t xml:space="preserve">: </w:t>
      </w:r>
      <w:r w:rsidRPr="00FF2A94">
        <w:t xml:space="preserve">Este campo solo puede estar presente si el ADC cero también está presente. Especifica el valor de la muestra 0 en la señal, pero se usa solo si la señal se almacena en formato de diferencia. Si falta este campo, se asume un valor igual al </w:t>
      </w:r>
      <w:r>
        <w:t>ADC cero</w:t>
      </w:r>
      <w:r w:rsidRPr="00FF2A94">
        <w:t>.</w:t>
      </w:r>
    </w:p>
    <w:p w14:paraId="0701049D" w14:textId="77777777" w:rsidR="00FF2A94" w:rsidRPr="00FF2A94" w:rsidRDefault="00FF2A94">
      <w:pPr>
        <w:pStyle w:val="Prrafodelista"/>
        <w:numPr>
          <w:ilvl w:val="0"/>
          <w:numId w:val="5"/>
        </w:numPr>
        <w:spacing w:line="360" w:lineRule="auto"/>
        <w:jc w:val="both"/>
        <w:pPrChange w:id="319" w:author="Roca Neyra Renzo Jaime" w:date="2019-09-09T23:52:00Z">
          <w:pPr>
            <w:pStyle w:val="Prrafodelista"/>
            <w:numPr>
              <w:numId w:val="5"/>
            </w:numPr>
            <w:ind w:hanging="360"/>
            <w:jc w:val="both"/>
          </w:pPr>
        </w:pPrChange>
      </w:pPr>
      <w:r>
        <w:rPr>
          <w:b/>
        </w:rPr>
        <w:t>Suma de comprobación</w:t>
      </w:r>
      <w:r w:rsidRPr="00FF2A94">
        <w:t>:</w:t>
      </w:r>
      <w:r w:rsidRPr="00FF2A94">
        <w:rPr>
          <w:rFonts w:ascii="Times New Roman" w:eastAsia="Times New Roman" w:hAnsi="Times New Roman" w:cs="Times New Roman"/>
          <w:color w:val="000000"/>
          <w:sz w:val="27"/>
          <w:szCs w:val="27"/>
          <w:lang w:eastAsia="es-ES"/>
        </w:rPr>
        <w:t xml:space="preserve"> </w:t>
      </w:r>
      <w:r w:rsidRPr="00FF2A94">
        <w:t>Este campo solo puede estar presente si el valor inicial también está presente. Es una suma de comprobación firmada de 16 bits de todas las </w:t>
      </w:r>
      <w:r w:rsidRPr="00FF2A94">
        <w:rPr>
          <w:i/>
          <w:iCs/>
        </w:rPr>
        <w:t>muestras</w:t>
      </w:r>
      <w:r w:rsidRPr="00FF2A94">
        <w:t> en la señal. (Por lo tanto, la suma de verificación es independiente del formato de almacenamiento). Si se lee todo el registro sin omitir muestras, y la línea de registro del encabezado especifica el número correcto de muestras por señal, este campo se compara con una suma de verificación calculada para verificar que el archivo de señal no ha sido corrompido. Se puede usar un valor de cero como un marcador de posición de campo si el número de muestras no está especificado.</w:t>
      </w:r>
    </w:p>
    <w:p w14:paraId="4D1AB6FA" w14:textId="77777777" w:rsidR="00CB2E79" w:rsidRPr="00CB2E79" w:rsidRDefault="00CB2E79">
      <w:pPr>
        <w:pStyle w:val="Prrafodelista"/>
        <w:numPr>
          <w:ilvl w:val="0"/>
          <w:numId w:val="5"/>
        </w:numPr>
        <w:spacing w:line="360" w:lineRule="auto"/>
        <w:jc w:val="both"/>
        <w:pPrChange w:id="320" w:author="Roca Neyra Renzo Jaime" w:date="2019-09-09T23:52:00Z">
          <w:pPr>
            <w:pStyle w:val="Prrafodelista"/>
            <w:numPr>
              <w:numId w:val="5"/>
            </w:numPr>
            <w:ind w:hanging="360"/>
            <w:jc w:val="both"/>
          </w:pPr>
        </w:pPrChange>
      </w:pPr>
      <w:r w:rsidRPr="00FA79B9">
        <w:rPr>
          <w:b/>
        </w:rPr>
        <w:t>Tamaño del bloque</w:t>
      </w:r>
      <w:r>
        <w:t>:</w:t>
      </w:r>
      <w:r w:rsidRPr="00CB2E79">
        <w:rPr>
          <w:rFonts w:ascii="Times New Roman" w:eastAsia="Times New Roman" w:hAnsi="Times New Roman" w:cs="Times New Roman"/>
          <w:color w:val="000000"/>
          <w:sz w:val="27"/>
          <w:szCs w:val="27"/>
          <w:lang w:eastAsia="es-ES"/>
        </w:rPr>
        <w:t xml:space="preserve"> </w:t>
      </w:r>
      <w:r w:rsidRPr="00CB2E79">
        <w:t>Este campo solo puede estar presente si la suma de comprobación está presente. Este campo es un entero y suele ser cero. Sin embargo, si la señal se almacena en un archivo que debe leerse en bloques de un tamaño específico, este campo especifica el tamaño del bloque en bytes. (En los sistemas UNIX, este es el caso solo para los archivos especiales de caracteres, correspondientes a ciertas cintas y archivos de disco sin procesar. Si es necesario, el tamaño de bloque puede aparecer como un número negativo para indicar que el archivo asociado carece de soporte de controlador de</w:t>
      </w:r>
      <w:r w:rsidR="00FA79B9">
        <w:t xml:space="preserve"> E</w:t>
      </w:r>
      <w:r w:rsidRPr="00CB2E79">
        <w:t>/S.) Todas las señales que pertenecen al mismo grupo de señales tienen el mismo tamaño de bloque.</w:t>
      </w:r>
    </w:p>
    <w:p w14:paraId="14EA7AA7" w14:textId="77777777" w:rsidR="00FA79B9" w:rsidRPr="00FA79B9" w:rsidRDefault="00FA79B9">
      <w:pPr>
        <w:pStyle w:val="Prrafodelista"/>
        <w:numPr>
          <w:ilvl w:val="0"/>
          <w:numId w:val="5"/>
        </w:numPr>
        <w:spacing w:line="360" w:lineRule="auto"/>
        <w:jc w:val="both"/>
        <w:pPrChange w:id="321" w:author="Roca Neyra Renzo Jaime" w:date="2019-09-09T23:52:00Z">
          <w:pPr>
            <w:pStyle w:val="Prrafodelista"/>
            <w:numPr>
              <w:numId w:val="5"/>
            </w:numPr>
            <w:ind w:hanging="360"/>
            <w:jc w:val="both"/>
          </w:pPr>
        </w:pPrChange>
      </w:pPr>
      <w:r w:rsidRPr="00FA79B9">
        <w:rPr>
          <w:b/>
        </w:rPr>
        <w:t>Descripción</w:t>
      </w:r>
      <w:r>
        <w:t>:</w:t>
      </w:r>
      <w:r w:rsidRPr="00FA79B9">
        <w:rPr>
          <w:rFonts w:ascii="Times New Roman" w:eastAsia="Times New Roman" w:hAnsi="Times New Roman" w:cs="Times New Roman"/>
          <w:color w:val="000000"/>
          <w:sz w:val="27"/>
          <w:szCs w:val="27"/>
          <w:lang w:eastAsia="es-ES"/>
        </w:rPr>
        <w:t xml:space="preserve"> </w:t>
      </w:r>
      <w:r w:rsidRPr="00FA79B9">
        <w:t xml:space="preserve">Este campo solo puede estar presente si el tamaño del bloque está presente. Cualquier texto entre el campo de tamaño de bloque y el final de la línea se toma como una descripción de la señal. Al crear nuevos registros, siga el estilo utilizado para documentar las señales en los </w:t>
      </w:r>
      <w:r>
        <w:t>ficheros</w:t>
      </w:r>
      <w:r w:rsidRPr="00FA79B9">
        <w:t xml:space="preserve"> de </w:t>
      </w:r>
      <w:r>
        <w:t>cabecera</w:t>
      </w:r>
      <w:r w:rsidRPr="00FA79B9">
        <w:t xml:space="preserve"> existentes. A diferencia de los otros campos en el </w:t>
      </w:r>
      <w:r>
        <w:t>fichero</w:t>
      </w:r>
      <w:r w:rsidRPr="00FA79B9">
        <w:t xml:space="preserve"> de cabecera, la descripción puede incluir espacios incrustados; tenga en cuenta que los espacios en blanco entre el tamaño de bloque y los campos de descripción no se consideran parte de la descripción, sin embargo. Si la </w:t>
      </w:r>
      <w:r w:rsidRPr="00FA79B9">
        <w:lastRenderedPageBreak/>
        <w:t xml:space="preserve">descripción no está presente, las funciones de biblioteca WFDB que leen </w:t>
      </w:r>
      <w:r>
        <w:t>ficheros</w:t>
      </w:r>
      <w:r w:rsidRPr="00FA79B9">
        <w:t xml:space="preserve"> de cabecera den una descripción de la forma 'registro </w:t>
      </w:r>
      <w:r w:rsidRPr="00FA79B9">
        <w:rPr>
          <w:i/>
          <w:iCs/>
        </w:rPr>
        <w:t>x</w:t>
      </w:r>
      <w:r w:rsidRPr="00FA79B9">
        <w:t xml:space="preserve">, </w:t>
      </w:r>
      <w:r>
        <w:t xml:space="preserve">de </w:t>
      </w:r>
      <w:r w:rsidRPr="00FA79B9">
        <w:t>la señal </w:t>
      </w:r>
      <w:r w:rsidRPr="00FA79B9">
        <w:rPr>
          <w:i/>
          <w:iCs/>
        </w:rPr>
        <w:t>y</w:t>
      </w:r>
      <w:r w:rsidRPr="00FA79B9">
        <w:t>'</w:t>
      </w:r>
      <w:r>
        <w:t>.</w:t>
      </w:r>
    </w:p>
    <w:p w14:paraId="02700661" w14:textId="77777777" w:rsidR="00CA05BE" w:rsidRPr="00F72F5E" w:rsidRDefault="00CA05BE">
      <w:pPr>
        <w:pStyle w:val="Prrafodelista"/>
        <w:spacing w:line="360" w:lineRule="auto"/>
        <w:jc w:val="both"/>
        <w:pPrChange w:id="322" w:author="Roca Neyra Renzo Jaime" w:date="2019-09-09T23:52:00Z">
          <w:pPr>
            <w:pStyle w:val="Prrafodelista"/>
            <w:jc w:val="both"/>
          </w:pPr>
        </w:pPrChange>
      </w:pPr>
    </w:p>
    <w:p w14:paraId="1EB16313" w14:textId="77777777" w:rsidR="00F72F5E" w:rsidRPr="00F72F5E" w:rsidRDefault="00F72F5E">
      <w:pPr>
        <w:spacing w:line="360" w:lineRule="auto"/>
        <w:jc w:val="both"/>
        <w:pPrChange w:id="323" w:author="Roca Neyra Renzo Jaime" w:date="2019-09-09T23:52:00Z">
          <w:pPr>
            <w:jc w:val="both"/>
          </w:pPr>
        </w:pPrChange>
      </w:pPr>
    </w:p>
    <w:p w14:paraId="16328D59" w14:textId="77777777" w:rsidR="00261976" w:rsidRDefault="00261976">
      <w:pPr>
        <w:pStyle w:val="Ttulo4"/>
        <w:spacing w:line="360" w:lineRule="auto"/>
        <w:jc w:val="both"/>
        <w:pPrChange w:id="324" w:author="Roca Neyra Renzo Jaime" w:date="2019-09-09T23:52:00Z">
          <w:pPr>
            <w:pStyle w:val="Ttulo4"/>
          </w:pPr>
        </w:pPrChange>
      </w:pPr>
      <w:r>
        <w:t>Línea de segmento</w:t>
      </w:r>
    </w:p>
    <w:p w14:paraId="2C6557B7" w14:textId="77777777" w:rsidR="00F72F5E" w:rsidRDefault="00F72F5E">
      <w:pPr>
        <w:spacing w:line="360" w:lineRule="auto"/>
        <w:jc w:val="both"/>
        <w:pPrChange w:id="325" w:author="Roca Neyra Renzo Jaime" w:date="2019-09-09T23:52:00Z">
          <w:pPr>
            <w:jc w:val="both"/>
          </w:pPr>
        </w:pPrChange>
      </w:pPr>
      <w:r w:rsidRPr="00F72F5E">
        <w:t xml:space="preserve">Cada línea no vacía, sin comentarios, después de la línea de registro en el </w:t>
      </w:r>
      <w:r w:rsidR="00FA79B9">
        <w:t>fichero</w:t>
      </w:r>
      <w:r w:rsidRPr="00F72F5E">
        <w:t xml:space="preserve"> de </w:t>
      </w:r>
      <w:r w:rsidR="00FA79B9">
        <w:t>cabecera</w:t>
      </w:r>
      <w:r w:rsidRPr="00F72F5E">
        <w:t xml:space="preserve"> de </w:t>
      </w:r>
      <w:r w:rsidRPr="00D83199">
        <w:rPr>
          <w:b/>
        </w:rPr>
        <w:t>nivel superior</w:t>
      </w:r>
      <w:r w:rsidRPr="00F72F5E">
        <w:t xml:space="preserve"> de un registro de múltiples segmentos contiene especificaciones para un segmento, comenzando con el segmento 0. (Las </w:t>
      </w:r>
      <w:r w:rsidR="00BE395D">
        <w:t>líneas</w:t>
      </w:r>
      <w:r w:rsidRPr="00F72F5E">
        <w:t xml:space="preserve"> de información no se pueden usar en el </w:t>
      </w:r>
      <w:r w:rsidR="007902EE">
        <w:t>fichero</w:t>
      </w:r>
      <w:r w:rsidRPr="00F72F5E">
        <w:t xml:space="preserve"> de </w:t>
      </w:r>
      <w:r w:rsidR="00FA79B9">
        <w:t>cabecera</w:t>
      </w:r>
      <w:r w:rsidR="00FA79B9" w:rsidRPr="00F72F5E">
        <w:t xml:space="preserve"> </w:t>
      </w:r>
      <w:r w:rsidRPr="00F72F5E">
        <w:t xml:space="preserve">de nivel superior de un registro de varios segmentos.) Los archivos de </w:t>
      </w:r>
      <w:r w:rsidR="00FA79B9">
        <w:t>cabecera</w:t>
      </w:r>
      <w:r w:rsidR="00FA79B9" w:rsidRPr="00F72F5E">
        <w:t xml:space="preserve"> </w:t>
      </w:r>
      <w:r w:rsidRPr="00F72F5E">
        <w:t xml:space="preserve">de nivel superior deben contener líneas de especificación de segmento válidas para al menos tantos segmentos como se indicaron en la línea de registro. Las líneas de especificación de </w:t>
      </w:r>
      <w:r w:rsidR="00721B00">
        <w:t>segmento extras son ignoradas</w:t>
      </w:r>
      <w:r w:rsidRPr="00F72F5E">
        <w:t>.</w:t>
      </w:r>
    </w:p>
    <w:p w14:paraId="46E2CCCA" w14:textId="77777777" w:rsidR="00EC1AAD" w:rsidRDefault="00EC1AAD">
      <w:pPr>
        <w:spacing w:line="360" w:lineRule="auto"/>
        <w:jc w:val="both"/>
        <w:pPrChange w:id="326" w:author="Roca Neyra Renzo Jaime" w:date="2019-09-09T23:52:00Z">
          <w:pPr>
            <w:jc w:val="both"/>
          </w:pPr>
        </w:pPrChange>
      </w:pPr>
      <w:r w:rsidRPr="00EC1AAD">
        <w:t xml:space="preserve">Un </w:t>
      </w:r>
      <w:r w:rsidRPr="00C47F95">
        <w:rPr>
          <w:b/>
        </w:rPr>
        <w:t>segmento</w:t>
      </w:r>
      <w:r w:rsidRPr="00EC1AAD">
        <w:t xml:space="preserve"> es simplemente un registro ordinario (segmento único), con su propio encabezado y archivos de señal. Al incluir segmentos en un registro de varios segmentos, las señales de WFDB pueden leer las señales dentro de ellos como si fueran señales continuas, comenzando con las del segmento 0 y continuando con las del segmento 1, sin necesidad de que las aplicaciones hagan nada. Especial para pasar de un segmento a otro. Las únicas restricciones son que los segmentos no pu</w:t>
      </w:r>
      <w:r w:rsidR="00BE395D">
        <w:t>eden contener otros segmentos (</w:t>
      </w:r>
      <w:r w:rsidRPr="00EC1AAD">
        <w:t>deben ser registros de un solo segmento), las frecuencias de muestreo no deben cambiar de segmento a segmento, y la cantidad de muestras por señal debe definirse para cada segmento en la línea de registro de</w:t>
      </w:r>
      <w:r w:rsidR="00D83199">
        <w:t>l</w:t>
      </w:r>
      <w:r w:rsidRPr="00EC1AAD">
        <w:t xml:space="preserve"> propio </w:t>
      </w:r>
      <w:r w:rsidR="00D83199">
        <w:t xml:space="preserve">fichero de cabecera de nivel inferior </w:t>
      </w:r>
      <w:r w:rsidRPr="00EC1AAD">
        <w:t>del segmento.</w:t>
      </w:r>
    </w:p>
    <w:p w14:paraId="05D73BE6" w14:textId="77777777" w:rsidR="00D83199" w:rsidRDefault="00EC1AAD">
      <w:pPr>
        <w:spacing w:line="360" w:lineRule="auto"/>
        <w:jc w:val="both"/>
        <w:pPrChange w:id="327" w:author="Roca Neyra Renzo Jaime" w:date="2019-09-09T23:52:00Z">
          <w:pPr>
            <w:jc w:val="both"/>
          </w:pPr>
        </w:pPrChange>
      </w:pPr>
      <w:r w:rsidRPr="00EC1AAD">
        <w:t>Se defin</w:t>
      </w:r>
      <w:r w:rsidR="00BE395D">
        <w:t>en dos tipos de registros multi</w:t>
      </w:r>
      <w:r w:rsidR="00BE395D" w:rsidRPr="00EC1AAD">
        <w:t>segmentos</w:t>
      </w:r>
      <w:r w:rsidR="00BE395D">
        <w:t>. En un registro de diseño fijo</w:t>
      </w:r>
      <w:r w:rsidRPr="00EC1AAD">
        <w:t xml:space="preserve">, la disposición de las señales es constante en todos los segmentos, y la ganancia de la señal, la línea de base, las unidades, la resolución del ADC y el cero, y la descripción coinciden con las señales correspondientes en todos los segmentos (estas recomendaciones no son </w:t>
      </w:r>
      <w:r w:rsidR="00BE395D">
        <w:t>exigidas por la biblioteca WFDB</w:t>
      </w:r>
      <w:r w:rsidRPr="00EC1AAD">
        <w:t xml:space="preserve">, pero es probable que las aplicaciones existentes se comporten de forma impredecible si no se siguen). </w:t>
      </w:r>
    </w:p>
    <w:p w14:paraId="2D21AA37" w14:textId="77777777" w:rsidR="00EC1AAD" w:rsidRPr="00EC1AAD" w:rsidRDefault="00EC1AAD">
      <w:pPr>
        <w:spacing w:line="360" w:lineRule="auto"/>
        <w:jc w:val="both"/>
        <w:pPrChange w:id="328" w:author="Roca Neyra Renzo Jaime" w:date="2019-09-09T23:52:00Z">
          <w:pPr>
            <w:jc w:val="both"/>
          </w:pPr>
        </w:pPrChange>
      </w:pPr>
      <w:r w:rsidRPr="00EC1AAD">
        <w:t>Sin embargo, tenga en cuenta que no es necesario utilizar el mismo formato de almacenamiento de señal en todos los segmentos, y en algunos casos es posible que se ahorre mucho espacio al seleccionar un formato óptimo para cada segmento. Cada segmento de un registro de diseño fijo es un registro ordinario que contiene una o más muestras.</w:t>
      </w:r>
    </w:p>
    <w:p w14:paraId="7F8BDAA4" w14:textId="77777777" w:rsidR="00EC1AAD" w:rsidRPr="00EC1AAD" w:rsidRDefault="00EC1AAD">
      <w:pPr>
        <w:spacing w:line="360" w:lineRule="auto"/>
        <w:jc w:val="both"/>
        <w:pPrChange w:id="329" w:author="Roca Neyra Renzo Jaime" w:date="2019-09-09T23:52:00Z">
          <w:pPr/>
        </w:pPrChange>
      </w:pPr>
      <w:r w:rsidRPr="00EC1AAD">
        <w:lastRenderedPageBreak/>
        <w:t xml:space="preserve">En un registro de diseño variable, la disposición de las señales puede variar, las señales pueden estar ausentes en algunos segmentos y las ganancias y líneas de base pueden cambiar entre los segmentos. Un registro de diseño variable se puede identificar por la presencia de un segmento de diseño, que debe ser el segmento 0 y debe tener una longitud de 0 muestras. El segmento de diseño no tiene archivos de señal asociados; su archivo de encabezado especifica la disposición deseada de las señales y sus ganancias y líneas de base. Los nombres de los archivos de señal en un encabezado de segmento de diseño se registran como '~'. Cuando se lee utilizando la biblioteca de WFDB versión 10.3.17 o posterior, las señales de un registro de diseño variable se reorganizan, se cambian y se vuelven a escalar según sea necesario para presentar las señales en la disposición y con las ganancias y líneas de base especificadas en </w:t>
      </w:r>
      <w:r w:rsidR="006F057F">
        <w:t xml:space="preserve">la cabecera </w:t>
      </w:r>
      <w:r w:rsidRPr="00EC1AAD">
        <w:t>del segmento de diseño.</w:t>
      </w:r>
    </w:p>
    <w:p w14:paraId="334FBD8A" w14:textId="77777777" w:rsidR="00C628F1" w:rsidRDefault="00C628F1">
      <w:pPr>
        <w:spacing w:line="360" w:lineRule="auto"/>
        <w:jc w:val="both"/>
        <w:pPrChange w:id="330" w:author="Roca Neyra Renzo Jaime" w:date="2019-09-09T23:52:00Z">
          <w:pPr>
            <w:jc w:val="both"/>
          </w:pPr>
        </w:pPrChange>
      </w:pPr>
      <w:r w:rsidRPr="00C628F1">
        <w:t>Cada línea de especificación de segmento contiene los siguientes campos, separados por espacios en blanco:</w:t>
      </w:r>
    </w:p>
    <w:p w14:paraId="152729A2" w14:textId="77777777" w:rsidR="00C628F1" w:rsidRDefault="00C628F1">
      <w:pPr>
        <w:pStyle w:val="Prrafodelista"/>
        <w:numPr>
          <w:ilvl w:val="0"/>
          <w:numId w:val="6"/>
        </w:numPr>
        <w:spacing w:line="360" w:lineRule="auto"/>
        <w:jc w:val="both"/>
        <w:pPrChange w:id="331" w:author="Roca Neyra Renzo Jaime" w:date="2019-09-09T23:52:00Z">
          <w:pPr>
            <w:pStyle w:val="Prrafodelista"/>
            <w:numPr>
              <w:numId w:val="6"/>
            </w:numPr>
            <w:ind w:hanging="360"/>
            <w:jc w:val="both"/>
          </w:pPr>
        </w:pPrChange>
      </w:pPr>
      <w:r w:rsidRPr="00C628F1">
        <w:rPr>
          <w:b/>
        </w:rPr>
        <w:t>Nombre de registro</w:t>
      </w:r>
      <w:r>
        <w:rPr>
          <w:b/>
        </w:rPr>
        <w:t xml:space="preserve"> (obligatorio)</w:t>
      </w:r>
      <w:r>
        <w:t xml:space="preserve">: </w:t>
      </w:r>
      <w:r w:rsidRPr="00C628F1">
        <w:t>Una cadena de caracteres que identifica el registro de un solo segmento que comprende el segmento. Al igual que en la línea de registro, el nombre del registro puede incluir letras, dígitos y guiones bajos ('_') solamente.</w:t>
      </w:r>
    </w:p>
    <w:p w14:paraId="1A74DECE" w14:textId="77777777" w:rsidR="00C628F1" w:rsidRPr="00C628F1" w:rsidRDefault="00C628F1">
      <w:pPr>
        <w:pStyle w:val="Prrafodelista"/>
        <w:numPr>
          <w:ilvl w:val="0"/>
          <w:numId w:val="6"/>
        </w:numPr>
        <w:spacing w:line="360" w:lineRule="auto"/>
        <w:jc w:val="both"/>
        <w:pPrChange w:id="332" w:author="Roca Neyra Renzo Jaime" w:date="2019-09-09T23:52:00Z">
          <w:pPr>
            <w:pStyle w:val="Prrafodelista"/>
            <w:numPr>
              <w:numId w:val="6"/>
            </w:numPr>
            <w:ind w:hanging="360"/>
            <w:jc w:val="both"/>
          </w:pPr>
        </w:pPrChange>
      </w:pPr>
      <w:r w:rsidRPr="00C628F1">
        <w:rPr>
          <w:b/>
        </w:rPr>
        <w:t>Número de muestras por señal</w:t>
      </w:r>
      <w:r>
        <w:rPr>
          <w:b/>
        </w:rPr>
        <w:t xml:space="preserve"> (obligatorio)</w:t>
      </w:r>
      <w:r>
        <w:t xml:space="preserve">: </w:t>
      </w:r>
      <w:r w:rsidRPr="00C628F1">
        <w:t>Este número debe coincidir con el número especificado en el archivo de encabezado para el registro de un solo segmento que comprende el segmento.</w:t>
      </w:r>
    </w:p>
    <w:p w14:paraId="10944C19" w14:textId="77777777" w:rsidR="00C628F1" w:rsidRPr="00C628F1" w:rsidRDefault="00C628F1">
      <w:pPr>
        <w:pStyle w:val="Prrafodelista"/>
        <w:spacing w:line="360" w:lineRule="auto"/>
        <w:jc w:val="both"/>
        <w:pPrChange w:id="333" w:author="Roca Neyra Renzo Jaime" w:date="2019-09-09T23:52:00Z">
          <w:pPr>
            <w:pStyle w:val="Prrafodelista"/>
            <w:jc w:val="both"/>
          </w:pPr>
        </w:pPrChange>
      </w:pPr>
    </w:p>
    <w:p w14:paraId="24380498" w14:textId="77777777" w:rsidR="00F72F5E" w:rsidRPr="00F72F5E" w:rsidRDefault="00C628F1">
      <w:pPr>
        <w:spacing w:line="360" w:lineRule="auto"/>
        <w:jc w:val="both"/>
        <w:pPrChange w:id="334" w:author="Roca Neyra Renzo Jaime" w:date="2019-09-09T23:52:00Z">
          <w:pPr>
            <w:jc w:val="both"/>
          </w:pPr>
        </w:pPrChange>
      </w:pPr>
      <w:r w:rsidRPr="00C628F1">
        <w:t>Los registros de diseño variable pueden contener </w:t>
      </w:r>
      <w:r w:rsidRPr="00C628F1">
        <w:rPr>
          <w:i/>
          <w:iCs/>
        </w:rPr>
        <w:t>segmentos nulos</w:t>
      </w:r>
      <w:r w:rsidRPr="00C628F1">
        <w:t>, que pueden identificarse si el nombre del registro dado en la línea de especificación del segmento es '~'. El número de muestras por señal indica la longitud del segmento nulo; cuando se leen, estas muestras tienen el valor WFDB_INVALID_DATA</w:t>
      </w:r>
      <w:r>
        <w:t xml:space="preserve">. </w:t>
      </w:r>
      <w:r w:rsidRPr="00C628F1">
        <w:t xml:space="preserve">Los segmentos nulos no tienen </w:t>
      </w:r>
      <w:r>
        <w:t>fichero</w:t>
      </w:r>
      <w:r w:rsidRPr="00C628F1">
        <w:t xml:space="preserve"> de </w:t>
      </w:r>
      <w:r>
        <w:t xml:space="preserve">cabecera </w:t>
      </w:r>
      <w:r w:rsidRPr="00C628F1">
        <w:t>o señal</w:t>
      </w:r>
      <w:r w:rsidR="00BE395D">
        <w:t>es</w:t>
      </w:r>
      <w:r w:rsidRPr="00C628F1">
        <w:t xml:space="preserve"> </w:t>
      </w:r>
      <w:r w:rsidR="00BE395D" w:rsidRPr="00C628F1">
        <w:t>asociadas</w:t>
      </w:r>
      <w:r w:rsidRPr="00C628F1">
        <w:t>.</w:t>
      </w:r>
    </w:p>
    <w:p w14:paraId="141506D3" w14:textId="163E7731" w:rsidR="00261976" w:rsidDel="0006300A" w:rsidRDefault="00261976">
      <w:pPr>
        <w:pStyle w:val="Ttulo4"/>
        <w:spacing w:line="360" w:lineRule="auto"/>
        <w:jc w:val="both"/>
        <w:rPr>
          <w:moveFrom w:id="335" w:author="Roca Neyra Renzo Jaime" w:date="2019-09-10T23:46:00Z"/>
        </w:rPr>
        <w:pPrChange w:id="336" w:author="Roca Neyra Renzo Jaime" w:date="2019-09-09T23:52:00Z">
          <w:pPr>
            <w:pStyle w:val="Ttulo4"/>
          </w:pPr>
        </w:pPrChange>
      </w:pPr>
      <w:moveFromRangeStart w:id="337" w:author="Roca Neyra Renzo Jaime" w:date="2019-09-10T23:46:00Z" w:name="move19051620"/>
      <w:moveFrom w:id="338" w:author="Roca Neyra Renzo Jaime" w:date="2019-09-10T23:46:00Z">
        <w:r w:rsidDel="0006300A">
          <w:t xml:space="preserve">Línea de </w:t>
        </w:r>
        <w:r w:rsidR="00F72F5E" w:rsidDel="0006300A">
          <w:t>información/comentario</w:t>
        </w:r>
      </w:moveFrom>
    </w:p>
    <w:p w14:paraId="05B38AB2" w14:textId="12FEC7C3" w:rsidR="00F72F5E" w:rsidDel="0006300A" w:rsidRDefault="00F72F5E">
      <w:pPr>
        <w:spacing w:line="360" w:lineRule="auto"/>
        <w:jc w:val="both"/>
        <w:rPr>
          <w:moveFrom w:id="339" w:author="Roca Neyra Renzo Jaime" w:date="2019-09-10T23:46:00Z"/>
        </w:rPr>
        <w:pPrChange w:id="340" w:author="Roca Neyra Renzo Jaime" w:date="2019-09-09T23:52:00Z">
          <w:pPr>
            <w:jc w:val="both"/>
          </w:pPr>
        </w:pPrChange>
      </w:pPr>
      <w:moveFrom w:id="341" w:author="Roca Neyra Renzo Jaime" w:date="2019-09-10T23:46:00Z">
        <w:r w:rsidRPr="00F72F5E" w:rsidDel="0006300A">
          <w:t xml:space="preserve">Las líneas de comentarios siguen a la última línea de especificación de señal en un </w:t>
        </w:r>
        <w:r w:rsidR="007902EE" w:rsidDel="0006300A">
          <w:t>fichero</w:t>
        </w:r>
        <w:r w:rsidRPr="00F72F5E" w:rsidDel="0006300A">
          <w:t xml:space="preserve"> de </w:t>
        </w:r>
        <w:r w:rsidR="007902EE" w:rsidDel="0006300A">
          <w:t>cabecera</w:t>
        </w:r>
        <w:r w:rsidR="00F00870" w:rsidDel="0006300A">
          <w:t>.</w:t>
        </w:r>
        <w:r w:rsidRPr="00F72F5E" w:rsidDel="0006300A">
          <w:t xml:space="preserve"> El contenido de estas líneas (excluyendo el carácter de comentario inicial '#') se conoce como 'cadenas de información'. No debe haber espacios en blanco antes </w:t>
        </w:r>
        <w:r w:rsidR="00F00870" w:rsidDel="0006300A">
          <w:t>del '#' inicial en ninguna línea</w:t>
        </w:r>
        <w:r w:rsidRPr="00F72F5E" w:rsidDel="0006300A">
          <w:t>.</w:t>
        </w:r>
      </w:moveFrom>
    </w:p>
    <w:p w14:paraId="53DC916D" w14:textId="50152FB5" w:rsidR="00FF4EC2" w:rsidRPr="00F72F5E" w:rsidDel="0006300A" w:rsidRDefault="00AB10CC">
      <w:pPr>
        <w:spacing w:line="360" w:lineRule="auto"/>
        <w:jc w:val="both"/>
        <w:rPr>
          <w:moveFrom w:id="342" w:author="Roca Neyra Renzo Jaime" w:date="2019-09-10T23:46:00Z"/>
        </w:rPr>
        <w:pPrChange w:id="343" w:author="Roca Neyra Renzo Jaime" w:date="2019-09-09T23:52:00Z">
          <w:pPr>
            <w:jc w:val="both"/>
          </w:pPr>
        </w:pPrChange>
      </w:pPr>
      <w:moveFrom w:id="344" w:author="Roca Neyra Renzo Jaime" w:date="2019-09-10T23:46:00Z">
        <w:r w:rsidDel="0006300A">
          <w:t>Las</w:t>
        </w:r>
        <w:r w:rsidR="00C628F1" w:rsidDel="0006300A">
          <w:t xml:space="preserve"> líneas de información no están habilitadas para los registro</w:t>
        </w:r>
        <w:r w:rsidR="00835683" w:rsidDel="0006300A">
          <w:t>s</w:t>
        </w:r>
        <w:r w:rsidR="00C628F1" w:rsidDel="0006300A">
          <w:t xml:space="preserve"> multisegmentos</w:t>
        </w:r>
        <w:r w:rsidR="00F00870" w:rsidDel="0006300A">
          <w:t>.</w:t>
        </w:r>
      </w:moveFrom>
    </w:p>
    <w:p w14:paraId="4FC3D65E" w14:textId="57D413A3" w:rsidR="00261976" w:rsidDel="0006300A" w:rsidRDefault="00261976">
      <w:pPr>
        <w:spacing w:line="360" w:lineRule="auto"/>
        <w:jc w:val="both"/>
        <w:rPr>
          <w:moveFrom w:id="345" w:author="Roca Neyra Renzo Jaime" w:date="2019-09-10T23:46:00Z"/>
        </w:rPr>
        <w:pPrChange w:id="346" w:author="Roca Neyra Renzo Jaime" w:date="2019-09-09T23:52:00Z">
          <w:pPr>
            <w:jc w:val="both"/>
          </w:pPr>
        </w:pPrChange>
      </w:pPr>
    </w:p>
    <w:p w14:paraId="7E0228BB" w14:textId="77777777" w:rsidR="0006300A" w:rsidRDefault="0006300A" w:rsidP="0006300A">
      <w:pPr>
        <w:pStyle w:val="Ttulo4"/>
        <w:spacing w:line="360" w:lineRule="auto"/>
        <w:jc w:val="both"/>
        <w:rPr>
          <w:moveTo w:id="347" w:author="Roca Neyra Renzo Jaime" w:date="2019-09-10T23:46:00Z"/>
        </w:rPr>
      </w:pPr>
      <w:bookmarkStart w:id="348" w:name="_Toc17721536"/>
      <w:moveFromRangeEnd w:id="337"/>
      <w:moveToRangeStart w:id="349" w:author="Roca Neyra Renzo Jaime" w:date="2019-09-10T23:46:00Z" w:name="move19051620"/>
      <w:moveTo w:id="350" w:author="Roca Neyra Renzo Jaime" w:date="2019-09-10T23:46:00Z">
        <w:r>
          <w:t>Línea de información/comentario</w:t>
        </w:r>
      </w:moveTo>
    </w:p>
    <w:p w14:paraId="33E189F1" w14:textId="77777777" w:rsidR="0006300A" w:rsidRDefault="0006300A" w:rsidP="0006300A">
      <w:pPr>
        <w:spacing w:line="360" w:lineRule="auto"/>
        <w:jc w:val="both"/>
        <w:rPr>
          <w:moveTo w:id="351" w:author="Roca Neyra Renzo Jaime" w:date="2019-09-10T23:46:00Z"/>
        </w:rPr>
      </w:pPr>
      <w:moveTo w:id="352" w:author="Roca Neyra Renzo Jaime" w:date="2019-09-10T23:46:00Z">
        <w:r w:rsidRPr="00F72F5E">
          <w:t xml:space="preserve">Las líneas de comentarios siguen a la última línea de especificación de señal en un </w:t>
        </w:r>
        <w:r>
          <w:t>fichero</w:t>
        </w:r>
        <w:r w:rsidRPr="00F72F5E">
          <w:t xml:space="preserve"> de </w:t>
        </w:r>
        <w:r>
          <w:t>cabecera.</w:t>
        </w:r>
        <w:r w:rsidRPr="00F72F5E">
          <w:t xml:space="preserve"> El contenido de estas líneas (excluyendo el carácter de comentario inicial '#') se conoce como 'cadenas de información'. No debe haber espacios en blanco antes </w:t>
        </w:r>
        <w:r>
          <w:t>del '#' inicial en ninguna línea</w:t>
        </w:r>
        <w:r w:rsidRPr="00F72F5E">
          <w:t>.</w:t>
        </w:r>
      </w:moveTo>
    </w:p>
    <w:p w14:paraId="6E75ADB4" w14:textId="77777777" w:rsidR="0006300A" w:rsidRPr="00F72F5E" w:rsidRDefault="0006300A" w:rsidP="0006300A">
      <w:pPr>
        <w:spacing w:line="360" w:lineRule="auto"/>
        <w:jc w:val="both"/>
        <w:rPr>
          <w:moveTo w:id="353" w:author="Roca Neyra Renzo Jaime" w:date="2019-09-10T23:46:00Z"/>
        </w:rPr>
      </w:pPr>
      <w:moveTo w:id="354" w:author="Roca Neyra Renzo Jaime" w:date="2019-09-10T23:46:00Z">
        <w:r>
          <w:t>Las líneas de información no están habilitadas para los registros multisegmentos.</w:t>
        </w:r>
      </w:moveTo>
    </w:p>
    <w:p w14:paraId="3395B359" w14:textId="77777777" w:rsidR="0006300A" w:rsidRDefault="0006300A" w:rsidP="0006300A">
      <w:pPr>
        <w:spacing w:line="360" w:lineRule="auto"/>
        <w:jc w:val="both"/>
        <w:rPr>
          <w:moveTo w:id="355" w:author="Roca Neyra Renzo Jaime" w:date="2019-09-10T23:46:00Z"/>
        </w:rPr>
      </w:pPr>
    </w:p>
    <w:moveToRangeEnd w:id="349"/>
    <w:p w14:paraId="2703B0D6" w14:textId="77777777" w:rsidR="003945F3" w:rsidRDefault="003945F3">
      <w:pPr>
        <w:pStyle w:val="Ttulo3"/>
        <w:spacing w:line="360" w:lineRule="auto"/>
        <w:jc w:val="both"/>
        <w:pPrChange w:id="356" w:author="Roca Neyra Renzo Jaime" w:date="2019-09-09T23:52:00Z">
          <w:pPr>
            <w:pStyle w:val="Ttulo3"/>
          </w:pPr>
        </w:pPrChange>
      </w:pPr>
      <w:r>
        <w:lastRenderedPageBreak/>
        <w:t>Fichero de calibración</w:t>
      </w:r>
      <w:bookmarkEnd w:id="348"/>
    </w:p>
    <w:p w14:paraId="53A3CFAB" w14:textId="0E3FE640" w:rsidR="00411BC6" w:rsidRDefault="00BC233A" w:rsidP="00AD0AFE">
      <w:pPr>
        <w:spacing w:line="360" w:lineRule="auto"/>
        <w:jc w:val="both"/>
        <w:rPr>
          <w:ins w:id="357" w:author="Roca Neyra Renzo Jaime" w:date="2019-09-10T23:53:00Z"/>
        </w:rPr>
      </w:pPr>
      <w:r w:rsidRPr="00BC233A">
        <w:t xml:space="preserve">A diferencia de los </w:t>
      </w:r>
      <w:r>
        <w:t>ficheros</w:t>
      </w:r>
      <w:r w:rsidRPr="00BC233A">
        <w:t xml:space="preserve"> de </w:t>
      </w:r>
      <w:r>
        <w:t>cabecera</w:t>
      </w:r>
      <w:r w:rsidRPr="00BC233A">
        <w:t>, señal y anotación, los archivos de calibración no están asociados con registros individuales. Solo se necesita un archivo de calibración si tiene registros que contengan señales que no sean ECG; en este caso, es probable que un solo archivo de calibración sea adecuado para usar con todos sus registros. Los archivos de calibración son archivos de texto, con líneas terminadas por pares ASCII de reto</w:t>
      </w:r>
      <w:r w:rsidR="00CA76B4">
        <w:t>rno de carro / avance de línea.</w:t>
      </w:r>
    </w:p>
    <w:p w14:paraId="4470E218" w14:textId="399E7914" w:rsidR="00A9154E" w:rsidRDefault="00A9154E" w:rsidP="00AD0AFE">
      <w:pPr>
        <w:spacing w:line="360" w:lineRule="auto"/>
        <w:jc w:val="both"/>
        <w:rPr>
          <w:ins w:id="358" w:author="Roca Neyra Renzo Jaime" w:date="2019-09-10T23:53:00Z"/>
        </w:rPr>
      </w:pPr>
    </w:p>
    <w:p w14:paraId="0F97BD40" w14:textId="4B43F094" w:rsidR="00A9154E" w:rsidRDefault="00A9154E" w:rsidP="00AD0AFE">
      <w:pPr>
        <w:spacing w:line="360" w:lineRule="auto"/>
        <w:jc w:val="both"/>
        <w:rPr>
          <w:ins w:id="359" w:author="Roca Neyra Renzo Jaime" w:date="2019-09-10T23:53:00Z"/>
        </w:rPr>
      </w:pPr>
    </w:p>
    <w:p w14:paraId="08713DAD" w14:textId="7B57DC80" w:rsidR="00A9154E" w:rsidRDefault="00A9154E" w:rsidP="00AD0AFE">
      <w:pPr>
        <w:spacing w:line="360" w:lineRule="auto"/>
        <w:jc w:val="both"/>
        <w:rPr>
          <w:ins w:id="360" w:author="Roca Neyra Renzo Jaime" w:date="2019-09-10T23:53:00Z"/>
        </w:rPr>
      </w:pPr>
    </w:p>
    <w:p w14:paraId="74B325B7" w14:textId="17BACA34" w:rsidR="00A9154E" w:rsidRDefault="00A9154E" w:rsidP="00AD0AFE">
      <w:pPr>
        <w:spacing w:line="360" w:lineRule="auto"/>
        <w:jc w:val="both"/>
        <w:rPr>
          <w:ins w:id="361" w:author="Roca Neyra Renzo Jaime" w:date="2019-09-10T23:53:00Z"/>
        </w:rPr>
      </w:pPr>
    </w:p>
    <w:p w14:paraId="73EBF5F1" w14:textId="3E472293" w:rsidR="00A9154E" w:rsidRDefault="00A9154E" w:rsidP="00AD0AFE">
      <w:pPr>
        <w:spacing w:line="360" w:lineRule="auto"/>
        <w:jc w:val="both"/>
        <w:rPr>
          <w:ins w:id="362" w:author="Roca Neyra Renzo Jaime" w:date="2019-09-10T23:53:00Z"/>
        </w:rPr>
      </w:pPr>
    </w:p>
    <w:p w14:paraId="4A063D57" w14:textId="6C6C0792" w:rsidR="00A9154E" w:rsidRDefault="00A9154E" w:rsidP="00AD0AFE">
      <w:pPr>
        <w:spacing w:line="360" w:lineRule="auto"/>
        <w:jc w:val="both"/>
        <w:rPr>
          <w:ins w:id="363" w:author="Roca Neyra Renzo Jaime" w:date="2019-09-10T23:53:00Z"/>
        </w:rPr>
      </w:pPr>
    </w:p>
    <w:p w14:paraId="076B6B7F" w14:textId="3F079990" w:rsidR="00A9154E" w:rsidRDefault="00A9154E" w:rsidP="00AD0AFE">
      <w:pPr>
        <w:spacing w:line="360" w:lineRule="auto"/>
        <w:jc w:val="both"/>
        <w:rPr>
          <w:ins w:id="364" w:author="Roca Neyra Renzo Jaime" w:date="2019-09-10T23:53:00Z"/>
        </w:rPr>
      </w:pPr>
    </w:p>
    <w:p w14:paraId="219B0C85" w14:textId="543C10AC" w:rsidR="00A9154E" w:rsidRDefault="00A9154E" w:rsidP="00AD0AFE">
      <w:pPr>
        <w:spacing w:line="360" w:lineRule="auto"/>
        <w:jc w:val="both"/>
        <w:rPr>
          <w:ins w:id="365" w:author="Roca Neyra Renzo Jaime" w:date="2019-09-10T23:53:00Z"/>
        </w:rPr>
      </w:pPr>
    </w:p>
    <w:p w14:paraId="1F5885D5" w14:textId="2212ECB6" w:rsidR="00A9154E" w:rsidRDefault="00A9154E" w:rsidP="00AD0AFE">
      <w:pPr>
        <w:spacing w:line="360" w:lineRule="auto"/>
        <w:jc w:val="both"/>
        <w:rPr>
          <w:ins w:id="366" w:author="Roca Neyra Renzo Jaime" w:date="2019-09-10T23:53:00Z"/>
        </w:rPr>
      </w:pPr>
    </w:p>
    <w:p w14:paraId="4B0FBBA9" w14:textId="359F2F6B" w:rsidR="00A9154E" w:rsidRDefault="00A9154E" w:rsidP="00AD0AFE">
      <w:pPr>
        <w:spacing w:line="360" w:lineRule="auto"/>
        <w:jc w:val="both"/>
        <w:rPr>
          <w:ins w:id="367" w:author="Roca Neyra Renzo Jaime" w:date="2019-09-10T23:53:00Z"/>
        </w:rPr>
      </w:pPr>
    </w:p>
    <w:p w14:paraId="36EADA5D" w14:textId="6AC7E7FE" w:rsidR="00A9154E" w:rsidRDefault="00A9154E" w:rsidP="00AD0AFE">
      <w:pPr>
        <w:spacing w:line="360" w:lineRule="auto"/>
        <w:jc w:val="both"/>
        <w:rPr>
          <w:ins w:id="368" w:author="Roca Neyra Renzo Jaime" w:date="2019-09-10T23:53:00Z"/>
        </w:rPr>
      </w:pPr>
    </w:p>
    <w:p w14:paraId="121BDCAF" w14:textId="51EDDE25" w:rsidR="00A9154E" w:rsidRDefault="00A9154E" w:rsidP="00AD0AFE">
      <w:pPr>
        <w:spacing w:line="360" w:lineRule="auto"/>
        <w:jc w:val="both"/>
        <w:rPr>
          <w:ins w:id="369" w:author="Roca Neyra Renzo Jaime" w:date="2019-09-10T23:53:00Z"/>
        </w:rPr>
      </w:pPr>
    </w:p>
    <w:p w14:paraId="2D70109A" w14:textId="3F39B1A5" w:rsidR="00A9154E" w:rsidRDefault="00A9154E" w:rsidP="00AD0AFE">
      <w:pPr>
        <w:spacing w:line="360" w:lineRule="auto"/>
        <w:jc w:val="both"/>
        <w:rPr>
          <w:ins w:id="370" w:author="Roca Neyra Renzo Jaime" w:date="2019-09-10T23:53:00Z"/>
        </w:rPr>
      </w:pPr>
    </w:p>
    <w:p w14:paraId="2360EEA5" w14:textId="58AFF267" w:rsidR="00A9154E" w:rsidRDefault="00A9154E" w:rsidP="00AD0AFE">
      <w:pPr>
        <w:spacing w:line="360" w:lineRule="auto"/>
        <w:jc w:val="both"/>
        <w:rPr>
          <w:ins w:id="371" w:author="Roca Neyra Renzo Jaime" w:date="2019-09-10T23:53:00Z"/>
        </w:rPr>
      </w:pPr>
    </w:p>
    <w:p w14:paraId="70F337AD" w14:textId="3DABD505" w:rsidR="00A9154E" w:rsidRDefault="00A9154E" w:rsidP="00AD0AFE">
      <w:pPr>
        <w:spacing w:line="360" w:lineRule="auto"/>
        <w:jc w:val="both"/>
        <w:rPr>
          <w:ins w:id="372" w:author="Roca Neyra Renzo Jaime" w:date="2019-09-10T23:53:00Z"/>
        </w:rPr>
      </w:pPr>
    </w:p>
    <w:p w14:paraId="0417ED52" w14:textId="24F827BA" w:rsidR="00A9154E" w:rsidRDefault="00A9154E" w:rsidP="00AD0AFE">
      <w:pPr>
        <w:spacing w:line="360" w:lineRule="auto"/>
        <w:jc w:val="both"/>
        <w:rPr>
          <w:ins w:id="373" w:author="Roca Neyra Renzo Jaime" w:date="2019-09-10T23:53:00Z"/>
        </w:rPr>
      </w:pPr>
    </w:p>
    <w:p w14:paraId="5F18C23E" w14:textId="53E09CCA" w:rsidR="00A9154E" w:rsidRDefault="00A9154E" w:rsidP="00AD0AFE">
      <w:pPr>
        <w:spacing w:line="360" w:lineRule="auto"/>
        <w:jc w:val="both"/>
        <w:rPr>
          <w:ins w:id="374" w:author="Roca Neyra Renzo Jaime" w:date="2019-09-10T23:53:00Z"/>
        </w:rPr>
      </w:pPr>
    </w:p>
    <w:p w14:paraId="6AEBCA2C" w14:textId="72B7DD30" w:rsidR="00A9154E" w:rsidRDefault="00A9154E" w:rsidP="00AD0AFE">
      <w:pPr>
        <w:spacing w:line="360" w:lineRule="auto"/>
        <w:jc w:val="both"/>
        <w:rPr>
          <w:ins w:id="375" w:author="Roca Neyra Renzo Jaime" w:date="2019-09-10T23:53:00Z"/>
        </w:rPr>
      </w:pPr>
    </w:p>
    <w:p w14:paraId="12AD6729" w14:textId="77777777" w:rsidR="00A9154E" w:rsidRDefault="00A9154E">
      <w:pPr>
        <w:spacing w:line="360" w:lineRule="auto"/>
        <w:jc w:val="both"/>
        <w:pPrChange w:id="376" w:author="Roca Neyra Renzo Jaime" w:date="2019-09-09T23:52:00Z">
          <w:pPr>
            <w:jc w:val="both"/>
          </w:pPr>
        </w:pPrChange>
      </w:pPr>
    </w:p>
    <w:p w14:paraId="4E62A95D" w14:textId="73EA8AFE" w:rsidR="006F0A02" w:rsidDel="00B92BF1" w:rsidRDefault="006F0A02">
      <w:pPr>
        <w:spacing w:line="360" w:lineRule="auto"/>
        <w:jc w:val="both"/>
        <w:rPr>
          <w:del w:id="377" w:author="Roca Neyra Renzo Jaime" w:date="2019-09-09T23:49:00Z"/>
        </w:rPr>
        <w:pPrChange w:id="378" w:author="Roca Neyra Renzo Jaime" w:date="2019-09-09T23:52:00Z">
          <w:pPr>
            <w:jc w:val="both"/>
          </w:pPr>
        </w:pPrChange>
      </w:pPr>
    </w:p>
    <w:p w14:paraId="3A08313F" w14:textId="07E3182E" w:rsidR="006F0A02" w:rsidDel="00B92BF1" w:rsidRDefault="006F0A02">
      <w:pPr>
        <w:spacing w:line="360" w:lineRule="auto"/>
        <w:jc w:val="both"/>
        <w:rPr>
          <w:del w:id="379" w:author="Roca Neyra Renzo Jaime" w:date="2019-09-09T23:49:00Z"/>
        </w:rPr>
        <w:pPrChange w:id="380" w:author="Roca Neyra Renzo Jaime" w:date="2019-09-09T23:52:00Z">
          <w:pPr>
            <w:jc w:val="both"/>
          </w:pPr>
        </w:pPrChange>
      </w:pPr>
    </w:p>
    <w:p w14:paraId="67561D45" w14:textId="2E235163" w:rsidR="00303891" w:rsidDel="00B92BF1" w:rsidRDefault="00303891">
      <w:pPr>
        <w:spacing w:line="360" w:lineRule="auto"/>
        <w:jc w:val="both"/>
        <w:rPr>
          <w:del w:id="381" w:author="Roca Neyra Renzo Jaime" w:date="2019-09-09T23:49:00Z"/>
        </w:rPr>
        <w:pPrChange w:id="382" w:author="Roca Neyra Renzo Jaime" w:date="2019-09-09T23:52:00Z">
          <w:pPr>
            <w:jc w:val="both"/>
          </w:pPr>
        </w:pPrChange>
      </w:pPr>
    </w:p>
    <w:p w14:paraId="6DADC2AB" w14:textId="1BF6110B" w:rsidR="00303891" w:rsidDel="00B92BF1" w:rsidRDefault="00303891">
      <w:pPr>
        <w:spacing w:line="360" w:lineRule="auto"/>
        <w:jc w:val="both"/>
        <w:rPr>
          <w:del w:id="383" w:author="Roca Neyra Renzo Jaime" w:date="2019-09-09T23:49:00Z"/>
        </w:rPr>
        <w:pPrChange w:id="384" w:author="Roca Neyra Renzo Jaime" w:date="2019-09-09T23:52:00Z">
          <w:pPr>
            <w:jc w:val="both"/>
          </w:pPr>
        </w:pPrChange>
      </w:pPr>
    </w:p>
    <w:p w14:paraId="3E121BD3" w14:textId="49F890D0" w:rsidR="00303891" w:rsidDel="00B92BF1" w:rsidRDefault="00303891">
      <w:pPr>
        <w:spacing w:line="360" w:lineRule="auto"/>
        <w:jc w:val="both"/>
        <w:rPr>
          <w:del w:id="385" w:author="Roca Neyra Renzo Jaime" w:date="2019-09-09T23:49:00Z"/>
        </w:rPr>
        <w:pPrChange w:id="386" w:author="Roca Neyra Renzo Jaime" w:date="2019-09-09T23:52:00Z">
          <w:pPr>
            <w:jc w:val="both"/>
          </w:pPr>
        </w:pPrChange>
      </w:pPr>
    </w:p>
    <w:p w14:paraId="57C23150" w14:textId="5FD84FC8" w:rsidR="00303891" w:rsidDel="00B92BF1" w:rsidRDefault="00303891">
      <w:pPr>
        <w:spacing w:line="360" w:lineRule="auto"/>
        <w:jc w:val="both"/>
        <w:rPr>
          <w:del w:id="387" w:author="Roca Neyra Renzo Jaime" w:date="2019-09-09T23:49:00Z"/>
        </w:rPr>
        <w:pPrChange w:id="388" w:author="Roca Neyra Renzo Jaime" w:date="2019-09-09T23:52:00Z">
          <w:pPr>
            <w:jc w:val="both"/>
          </w:pPr>
        </w:pPrChange>
      </w:pPr>
    </w:p>
    <w:p w14:paraId="4FEAA4BA" w14:textId="08798BCB" w:rsidR="00303891" w:rsidDel="00B92BF1" w:rsidRDefault="00303891">
      <w:pPr>
        <w:spacing w:line="360" w:lineRule="auto"/>
        <w:jc w:val="both"/>
        <w:rPr>
          <w:del w:id="389" w:author="Roca Neyra Renzo Jaime" w:date="2019-09-09T23:49:00Z"/>
        </w:rPr>
        <w:pPrChange w:id="390" w:author="Roca Neyra Renzo Jaime" w:date="2019-09-09T23:52:00Z">
          <w:pPr>
            <w:jc w:val="both"/>
          </w:pPr>
        </w:pPrChange>
      </w:pPr>
    </w:p>
    <w:p w14:paraId="77BE452A" w14:textId="77777777" w:rsidR="00CD2D2E" w:rsidRDefault="00CD2D2E">
      <w:pPr>
        <w:pStyle w:val="Ttulo2"/>
        <w:spacing w:line="360" w:lineRule="auto"/>
        <w:jc w:val="both"/>
        <w:pPrChange w:id="391" w:author="Roca Neyra Renzo Jaime" w:date="2019-09-09T23:52:00Z">
          <w:pPr>
            <w:pStyle w:val="Ttulo2"/>
          </w:pPr>
        </w:pPrChange>
      </w:pPr>
      <w:bookmarkStart w:id="392" w:name="_Toc17721537"/>
      <w:r>
        <w:t>Fichero</w:t>
      </w:r>
      <w:r w:rsidR="00D82A3E">
        <w:t xml:space="preserve"> EDF</w:t>
      </w:r>
      <w:bookmarkEnd w:id="392"/>
    </w:p>
    <w:p w14:paraId="5970550A" w14:textId="77777777" w:rsidR="00CD2D2E" w:rsidRDefault="006F0A02">
      <w:pPr>
        <w:spacing w:line="360" w:lineRule="auto"/>
        <w:jc w:val="both"/>
        <w:pPrChange w:id="393" w:author="Roca Neyra Renzo Jaime" w:date="2019-09-09T23:52:00Z">
          <w:pPr/>
        </w:pPrChange>
      </w:pPr>
      <w:r w:rsidRPr="006F0A02">
        <w:t>El formato de datos europeo (EDF</w:t>
      </w:r>
      <w:r w:rsidR="00416BF0">
        <w:t>) es</w:t>
      </w:r>
      <w:r w:rsidR="00D82A3E">
        <w:t xml:space="preserve"> </w:t>
      </w:r>
      <w:r w:rsidRPr="006F0A02">
        <w:t xml:space="preserve">un formato abierto ampliamente soportado para el intercambio de señales fisiológicas registradas, especialmente </w:t>
      </w:r>
      <w:proofErr w:type="spellStart"/>
      <w:r w:rsidRPr="006F0A02">
        <w:t>polisomnogramas</w:t>
      </w:r>
      <w:proofErr w:type="spellEnd"/>
      <w:r w:rsidR="00F00870">
        <w:t xml:space="preserve"> (prueba usada en el estudio del sueño)</w:t>
      </w:r>
      <w:r w:rsidRPr="006F0A02">
        <w:t>. Los archivos EDF encapsulan equivalentes funcionales de los archivos de encabezado y señal, y los archivos EDF + también pueden incluir flujos de anotación (almacenados como señales).</w:t>
      </w:r>
    </w:p>
    <w:p w14:paraId="457B5958" w14:textId="77777777" w:rsidR="006F0A02" w:rsidRPr="00574D3A" w:rsidRDefault="006F0A02">
      <w:pPr>
        <w:spacing w:line="360" w:lineRule="auto"/>
        <w:jc w:val="both"/>
        <w:rPr>
          <w:rFonts w:cstheme="minorHAnsi"/>
        </w:rPr>
        <w:pPrChange w:id="394" w:author="Roca Neyra Renzo Jaime" w:date="2019-09-09T23:52:00Z">
          <w:pPr/>
        </w:pPrChange>
      </w:pPr>
      <w:r w:rsidRPr="006F0A02">
        <w:t xml:space="preserve">Los archivos EDF comienzan con un encabezado (texto) incrustado que contiene especificaciones de las señales y una cantidad limitada de información demográfica, seguido de las muestras binarias de las señales. Dentro de cada bloque de muestras, típicamente de un </w:t>
      </w:r>
      <w:r w:rsidRPr="00574D3A">
        <w:rPr>
          <w:rFonts w:cstheme="minorHAnsi"/>
        </w:rPr>
        <w:t xml:space="preserve">segundo a un minuto de duración, todas las muestras de la primera señal se almacenan </w:t>
      </w:r>
      <w:r w:rsidRPr="00F00870">
        <w:rPr>
          <w:rFonts w:cstheme="minorHAnsi"/>
          <w:b/>
        </w:rPr>
        <w:t>consecutivamente</w:t>
      </w:r>
      <w:r w:rsidRPr="00574D3A">
        <w:rPr>
          <w:rFonts w:cstheme="minorHAnsi"/>
        </w:rPr>
        <w:t>, seguidas de todas las muestras de la segunda señal, etc.</w:t>
      </w:r>
    </w:p>
    <w:p w14:paraId="281F5059" w14:textId="68FF6CE5" w:rsidR="006F0A02" w:rsidRPr="00574D3A" w:rsidRDefault="006F0A02">
      <w:pPr>
        <w:spacing w:line="360" w:lineRule="auto"/>
        <w:jc w:val="both"/>
        <w:rPr>
          <w:rFonts w:cstheme="minorHAnsi"/>
        </w:rPr>
        <w:pPrChange w:id="395" w:author="Roca Neyra Renzo Jaime" w:date="2019-09-09T23:52:00Z">
          <w:pPr/>
        </w:pPrChange>
      </w:pPr>
      <w:r w:rsidRPr="00574D3A">
        <w:rPr>
          <w:rFonts w:cstheme="minorHAnsi"/>
        </w:rPr>
        <w:t xml:space="preserve">El nombre del </w:t>
      </w:r>
      <w:del w:id="396" w:author="Roca Neyra Renzo Jaime" w:date="2019-09-09T23:47:00Z">
        <w:r w:rsidRPr="00574D3A" w:rsidDel="00B92BF1">
          <w:rPr>
            <w:rFonts w:cstheme="minorHAnsi"/>
          </w:rPr>
          <w:delText>ar</w:delText>
        </w:r>
        <w:r w:rsidR="00F00870" w:rsidDel="00B92BF1">
          <w:rPr>
            <w:rFonts w:cstheme="minorHAnsi"/>
          </w:rPr>
          <w:delText>chivo,</w:delText>
        </w:r>
      </w:del>
      <w:ins w:id="397" w:author="Roca Neyra Renzo Jaime" w:date="2019-09-09T23:47:00Z">
        <w:r w:rsidR="00B92BF1" w:rsidRPr="00574D3A">
          <w:rPr>
            <w:rFonts w:cstheme="minorHAnsi"/>
          </w:rPr>
          <w:t>ar</w:t>
        </w:r>
        <w:r w:rsidR="00B92BF1">
          <w:rPr>
            <w:rFonts w:cstheme="minorHAnsi"/>
          </w:rPr>
          <w:t>chivo</w:t>
        </w:r>
      </w:ins>
      <w:r w:rsidR="00F00870">
        <w:rPr>
          <w:rFonts w:cstheme="minorHAnsi"/>
        </w:rPr>
        <w:t xml:space="preserve"> tiene como extensión .</w:t>
      </w:r>
      <w:proofErr w:type="spellStart"/>
      <w:r w:rsidR="00F00870">
        <w:rPr>
          <w:rFonts w:cstheme="minorHAnsi"/>
        </w:rPr>
        <w:t>edf</w:t>
      </w:r>
      <w:proofErr w:type="spellEnd"/>
      <w:r w:rsidR="00F00870">
        <w:rPr>
          <w:rFonts w:cstheme="minorHAnsi"/>
        </w:rPr>
        <w:t xml:space="preserve">, tanto para </w:t>
      </w:r>
      <w:r w:rsidR="00F00870" w:rsidRPr="006F0A02">
        <w:t xml:space="preserve">EDF </w:t>
      </w:r>
      <w:r w:rsidR="00F00870">
        <w:rPr>
          <w:rFonts w:cstheme="minorHAnsi"/>
        </w:rPr>
        <w:t xml:space="preserve">y </w:t>
      </w:r>
      <w:r w:rsidR="00F00870" w:rsidRPr="006F0A02">
        <w:t xml:space="preserve">EDF </w:t>
      </w:r>
      <w:r w:rsidR="00F00870">
        <w:rPr>
          <w:rFonts w:cstheme="minorHAnsi"/>
        </w:rPr>
        <w:t xml:space="preserve">+. </w:t>
      </w:r>
    </w:p>
    <w:p w14:paraId="545A35D4" w14:textId="35A8579B" w:rsidR="002F4317" w:rsidRDefault="006900D6">
      <w:pPr>
        <w:spacing w:line="360" w:lineRule="auto"/>
        <w:jc w:val="both"/>
        <w:rPr>
          <w:rFonts w:cstheme="minorHAnsi"/>
        </w:rPr>
        <w:pPrChange w:id="398" w:author="Roca Neyra Renzo Jaime" w:date="2019-09-09T23:52:00Z">
          <w:pPr/>
        </w:pPrChange>
      </w:pPr>
      <w:r w:rsidRPr="00574D3A">
        <w:rPr>
          <w:rFonts w:cstheme="minorHAnsi"/>
        </w:rPr>
        <w:t xml:space="preserve">Un </w:t>
      </w:r>
      <w:r w:rsidR="00F00870">
        <w:rPr>
          <w:rFonts w:cstheme="minorHAnsi"/>
        </w:rPr>
        <w:t xml:space="preserve">fichero </w:t>
      </w:r>
      <w:proofErr w:type="spellStart"/>
      <w:r w:rsidR="00F00870">
        <w:rPr>
          <w:rFonts w:cstheme="minorHAnsi"/>
        </w:rPr>
        <w:t>edf</w:t>
      </w:r>
      <w:proofErr w:type="spellEnd"/>
      <w:r w:rsidRPr="00574D3A">
        <w:rPr>
          <w:rFonts w:cstheme="minorHAnsi"/>
        </w:rPr>
        <w:t xml:space="preserve"> contiene una grabación poligráfica digitalizada ininterrumpida</w:t>
      </w:r>
      <w:r w:rsidR="00F00870">
        <w:rPr>
          <w:rFonts w:cstheme="minorHAnsi"/>
        </w:rPr>
        <w:t xml:space="preserve"> y </w:t>
      </w:r>
      <w:r w:rsidRPr="00574D3A">
        <w:rPr>
          <w:rFonts w:cstheme="minorHAnsi"/>
        </w:rPr>
        <w:t>consta de un registro de encabezado seguido de registros de datos</w:t>
      </w:r>
      <w:sdt>
        <w:sdtPr>
          <w:rPr>
            <w:rFonts w:cstheme="minorHAnsi"/>
          </w:rPr>
          <w:id w:val="-1271000968"/>
          <w:citation/>
        </w:sdtPr>
        <w:sdtContent>
          <w:r w:rsidR="001B0667">
            <w:rPr>
              <w:rFonts w:cstheme="minorHAnsi"/>
            </w:rPr>
            <w:fldChar w:fldCharType="begin"/>
          </w:r>
          <w:r w:rsidR="001B0667">
            <w:rPr>
              <w:rFonts w:cstheme="minorHAnsi"/>
            </w:rPr>
            <w:instrText xml:space="preserve"> CITATION Eur \l 3082 </w:instrText>
          </w:r>
          <w:r w:rsidR="001B0667">
            <w:rPr>
              <w:rFonts w:cstheme="minorHAnsi"/>
            </w:rPr>
            <w:fldChar w:fldCharType="separate"/>
          </w:r>
          <w:r w:rsidR="00AD2EE7">
            <w:rPr>
              <w:rFonts w:cstheme="minorHAnsi"/>
              <w:noProof/>
            </w:rPr>
            <w:t xml:space="preserve"> </w:t>
          </w:r>
          <w:r w:rsidR="00AD2EE7" w:rsidRPr="00AD2EE7">
            <w:rPr>
              <w:rFonts w:cstheme="minorHAnsi"/>
              <w:noProof/>
            </w:rPr>
            <w:t>[9]</w:t>
          </w:r>
          <w:r w:rsidR="001B0667">
            <w:rPr>
              <w:rFonts w:cstheme="minorHAnsi"/>
            </w:rPr>
            <w:fldChar w:fldCharType="end"/>
          </w:r>
        </w:sdtContent>
      </w:sdt>
      <w:r w:rsidRPr="00574D3A">
        <w:rPr>
          <w:rFonts w:cstheme="minorHAnsi"/>
        </w:rPr>
        <w:t xml:space="preserve">. </w:t>
      </w:r>
    </w:p>
    <w:p w14:paraId="23CFFB81" w14:textId="77777777" w:rsidR="00D82A3E" w:rsidRPr="00D82A3E" w:rsidRDefault="00D82A3E">
      <w:pPr>
        <w:pStyle w:val="Ttulo3"/>
        <w:spacing w:line="360" w:lineRule="auto"/>
        <w:jc w:val="both"/>
        <w:pPrChange w:id="399" w:author="Roca Neyra Renzo Jaime" w:date="2019-09-09T23:52:00Z">
          <w:pPr>
            <w:pStyle w:val="Ttulo3"/>
          </w:pPr>
        </w:pPrChange>
      </w:pPr>
      <w:bookmarkStart w:id="400" w:name="_Toc17721538"/>
      <w:r>
        <w:t>Registro de encabezado</w:t>
      </w:r>
      <w:bookmarkEnd w:id="400"/>
    </w:p>
    <w:p w14:paraId="7CF05681" w14:textId="77777777" w:rsidR="002F4317" w:rsidRPr="00D82A3E" w:rsidRDefault="006900D6">
      <w:pPr>
        <w:spacing w:line="360" w:lineRule="auto"/>
        <w:jc w:val="both"/>
        <w:rPr>
          <w:rFonts w:cstheme="minorHAnsi"/>
        </w:rPr>
        <w:pPrChange w:id="401" w:author="Roca Neyra Renzo Jaime" w:date="2019-09-09T23:52:00Z">
          <w:pPr/>
        </w:pPrChange>
      </w:pPr>
      <w:r w:rsidRPr="008904BC">
        <w:rPr>
          <w:rFonts w:cstheme="minorHAnsi"/>
        </w:rPr>
        <w:t>El registro de encabezado</w:t>
      </w:r>
      <w:r w:rsidRPr="00D82A3E">
        <w:rPr>
          <w:rFonts w:cstheme="minorHAnsi"/>
        </w:rPr>
        <w:t xml:space="preserve"> de longitud variable identifica al paciente y especifica las características técnicas de las señales grabadas. </w:t>
      </w:r>
    </w:p>
    <w:p w14:paraId="2B33A07B" w14:textId="77777777" w:rsidR="00385AA9" w:rsidRDefault="001E49AD">
      <w:pPr>
        <w:spacing w:line="360" w:lineRule="auto"/>
        <w:jc w:val="both"/>
        <w:rPr>
          <w:rFonts w:cstheme="minorHAnsi"/>
        </w:rPr>
        <w:pPrChange w:id="402" w:author="Roca Neyra Renzo Jaime" w:date="2019-09-09T23:52:00Z">
          <w:pPr/>
        </w:pPrChange>
      </w:pPr>
      <w:r w:rsidRPr="008904BC">
        <w:rPr>
          <w:rFonts w:cstheme="minorHAnsi"/>
        </w:rPr>
        <w:t xml:space="preserve">Los primeros 256 bytes </w:t>
      </w:r>
      <w:r w:rsidR="00892188">
        <w:rPr>
          <w:rFonts w:cstheme="minorHAnsi"/>
        </w:rPr>
        <w:t xml:space="preserve">en </w:t>
      </w:r>
      <w:r w:rsidR="00892188" w:rsidRPr="0096547F">
        <w:rPr>
          <w:rFonts w:cstheme="minorHAnsi"/>
          <w:b/>
        </w:rPr>
        <w:t>ASCII</w:t>
      </w:r>
      <w:r w:rsidR="00892188">
        <w:rPr>
          <w:rFonts w:cstheme="minorHAnsi"/>
        </w:rPr>
        <w:t xml:space="preserve"> </w:t>
      </w:r>
      <w:r w:rsidRPr="008904BC">
        <w:rPr>
          <w:rFonts w:cstheme="minorHAnsi"/>
        </w:rPr>
        <w:t>del registro de encabezado especifican</w:t>
      </w:r>
      <w:r w:rsidR="008866AB">
        <w:rPr>
          <w:rFonts w:cstheme="minorHAnsi"/>
        </w:rPr>
        <w:t xml:space="preserve"> los siguientes campos y subcampos (los cuales están separados por espacios en blanco, y estos no pueden contener dentro espacios en blanco</w:t>
      </w:r>
      <w:r w:rsidR="00900FB9">
        <w:rPr>
          <w:rFonts w:cstheme="minorHAnsi"/>
        </w:rPr>
        <w:t>,</w:t>
      </w:r>
      <w:r w:rsidR="00900FB9" w:rsidRPr="00900FB9">
        <w:rPr>
          <w:rFonts w:cstheme="minorHAnsi"/>
          <w:color w:val="000000"/>
          <w:szCs w:val="27"/>
          <w:shd w:val="clear" w:color="auto" w:fill="FFFFFF"/>
        </w:rPr>
        <w:t xml:space="preserve"> </w:t>
      </w:r>
      <w:r w:rsidR="00900FB9">
        <w:rPr>
          <w:rFonts w:cstheme="minorHAnsi"/>
          <w:color w:val="000000"/>
          <w:szCs w:val="27"/>
          <w:shd w:val="clear" w:color="auto" w:fill="FFFFFF"/>
        </w:rPr>
        <w:t>Si cualquiera de estos</w:t>
      </w:r>
      <w:r w:rsidR="00900FB9" w:rsidRPr="00387FA2">
        <w:rPr>
          <w:rFonts w:cstheme="minorHAnsi"/>
          <w:color w:val="000000"/>
          <w:szCs w:val="27"/>
          <w:shd w:val="clear" w:color="auto" w:fill="FFFFFF"/>
        </w:rPr>
        <w:t xml:space="preserve"> </w:t>
      </w:r>
      <w:r w:rsidR="00900FB9">
        <w:rPr>
          <w:rFonts w:cstheme="minorHAnsi"/>
          <w:color w:val="000000"/>
          <w:szCs w:val="27"/>
          <w:shd w:val="clear" w:color="auto" w:fill="FFFFFF"/>
        </w:rPr>
        <w:t>sub</w:t>
      </w:r>
      <w:r w:rsidR="00900FB9" w:rsidRPr="00387FA2">
        <w:rPr>
          <w:rFonts w:cstheme="minorHAnsi"/>
          <w:color w:val="000000"/>
          <w:szCs w:val="27"/>
          <w:shd w:val="clear" w:color="auto" w:fill="FFFFFF"/>
        </w:rPr>
        <w:t>campo</w:t>
      </w:r>
      <w:r w:rsidR="00900FB9">
        <w:rPr>
          <w:rFonts w:cstheme="minorHAnsi"/>
          <w:color w:val="000000"/>
          <w:szCs w:val="27"/>
          <w:shd w:val="clear" w:color="auto" w:fill="FFFFFF"/>
        </w:rPr>
        <w:t>s es</w:t>
      </w:r>
      <w:r w:rsidR="00900FB9" w:rsidRPr="00387FA2">
        <w:rPr>
          <w:rFonts w:cstheme="minorHAnsi"/>
          <w:color w:val="000000"/>
          <w:szCs w:val="27"/>
          <w:shd w:val="clear" w:color="auto" w:fill="FFFFFF"/>
        </w:rPr>
        <w:t xml:space="preserve"> desconocido</w:t>
      </w:r>
      <w:r w:rsidR="00900FB9">
        <w:rPr>
          <w:rFonts w:cstheme="minorHAnsi"/>
          <w:color w:val="000000"/>
          <w:szCs w:val="27"/>
          <w:shd w:val="clear" w:color="auto" w:fill="FFFFFF"/>
        </w:rPr>
        <w:t>, confidencial o no aplicable, se representará por una ‘X’</w:t>
      </w:r>
      <w:r w:rsidR="008866AB">
        <w:rPr>
          <w:rFonts w:cstheme="minorHAnsi"/>
        </w:rPr>
        <w:t>)</w:t>
      </w:r>
      <w:r w:rsidR="00385AA9">
        <w:rPr>
          <w:rFonts w:cstheme="minorHAnsi"/>
        </w:rPr>
        <w:t>:</w:t>
      </w:r>
    </w:p>
    <w:p w14:paraId="76A04DD8" w14:textId="77777777" w:rsidR="00892188" w:rsidRPr="00892188" w:rsidRDefault="00892188">
      <w:pPr>
        <w:pStyle w:val="Prrafodelista"/>
        <w:numPr>
          <w:ilvl w:val="0"/>
          <w:numId w:val="10"/>
        </w:numPr>
        <w:spacing w:line="360" w:lineRule="auto"/>
        <w:jc w:val="both"/>
        <w:rPr>
          <w:rFonts w:cstheme="minorHAnsi"/>
        </w:rPr>
        <w:pPrChange w:id="403" w:author="Roca Neyra Renzo Jaime" w:date="2019-09-09T23:52:00Z">
          <w:pPr>
            <w:pStyle w:val="Prrafodelista"/>
            <w:numPr>
              <w:numId w:val="10"/>
            </w:numPr>
            <w:ind w:hanging="360"/>
          </w:pPr>
        </w:pPrChange>
      </w:pPr>
      <w:r w:rsidRPr="00892188">
        <w:rPr>
          <w:rFonts w:cstheme="minorHAnsi"/>
          <w:color w:val="000000"/>
          <w:sz w:val="27"/>
          <w:szCs w:val="27"/>
          <w:shd w:val="clear" w:color="auto" w:fill="FFFFFF"/>
        </w:rPr>
        <w:t> </w:t>
      </w:r>
      <w:r w:rsidRPr="00892188">
        <w:rPr>
          <w:rFonts w:cstheme="minorHAnsi"/>
          <w:b/>
          <w:color w:val="000000"/>
          <w:szCs w:val="27"/>
          <w:shd w:val="clear" w:color="auto" w:fill="FFFFFF"/>
        </w:rPr>
        <w:t>Versión</w:t>
      </w:r>
      <w:r>
        <w:rPr>
          <w:rFonts w:cstheme="minorHAnsi"/>
          <w:b/>
          <w:color w:val="000000"/>
          <w:szCs w:val="27"/>
          <w:shd w:val="clear" w:color="auto" w:fill="FFFFFF"/>
        </w:rPr>
        <w:t xml:space="preserve">: </w:t>
      </w:r>
      <w:r>
        <w:rPr>
          <w:rFonts w:cstheme="minorHAnsi"/>
          <w:color w:val="000000"/>
          <w:szCs w:val="27"/>
          <w:shd w:val="clear" w:color="auto" w:fill="FFFFFF"/>
        </w:rPr>
        <w:t>Los 8 primeros bytes especifican la versión</w:t>
      </w:r>
      <w:r w:rsidRPr="00892188">
        <w:rPr>
          <w:rFonts w:cstheme="minorHAnsi"/>
          <w:color w:val="000000"/>
          <w:szCs w:val="27"/>
          <w:shd w:val="clear" w:color="auto" w:fill="FFFFFF"/>
        </w:rPr>
        <w:t xml:space="preserve"> de</w:t>
      </w:r>
      <w:r>
        <w:rPr>
          <w:rFonts w:cstheme="minorHAnsi"/>
          <w:color w:val="000000"/>
          <w:szCs w:val="27"/>
          <w:shd w:val="clear" w:color="auto" w:fill="FFFFFF"/>
        </w:rPr>
        <w:t>l</w:t>
      </w:r>
      <w:r w:rsidRPr="00892188">
        <w:rPr>
          <w:rFonts w:cstheme="minorHAnsi"/>
          <w:color w:val="000000"/>
          <w:szCs w:val="27"/>
          <w:shd w:val="clear" w:color="auto" w:fill="FFFFFF"/>
        </w:rPr>
        <w:t xml:space="preserve"> formato de datos</w:t>
      </w:r>
      <w:r>
        <w:rPr>
          <w:rFonts w:cstheme="minorHAnsi"/>
          <w:color w:val="000000"/>
          <w:szCs w:val="27"/>
          <w:shd w:val="clear" w:color="auto" w:fill="FFFFFF"/>
        </w:rPr>
        <w:t xml:space="preserve">. </w:t>
      </w:r>
    </w:p>
    <w:p w14:paraId="7ED75C63" w14:textId="77777777" w:rsidR="00385AA9" w:rsidRPr="00892188" w:rsidRDefault="00892188">
      <w:pPr>
        <w:pStyle w:val="Prrafodelista"/>
        <w:numPr>
          <w:ilvl w:val="0"/>
          <w:numId w:val="10"/>
        </w:numPr>
        <w:spacing w:line="360" w:lineRule="auto"/>
        <w:jc w:val="both"/>
        <w:rPr>
          <w:rFonts w:cstheme="minorHAnsi"/>
          <w:b/>
        </w:rPr>
        <w:pPrChange w:id="404" w:author="Roca Neyra Renzo Jaime" w:date="2019-09-09T23:52:00Z">
          <w:pPr>
            <w:pStyle w:val="Prrafodelista"/>
            <w:numPr>
              <w:numId w:val="10"/>
            </w:numPr>
            <w:ind w:hanging="360"/>
          </w:pPr>
        </w:pPrChange>
      </w:pPr>
      <w:r w:rsidRPr="00892188">
        <w:rPr>
          <w:rFonts w:cstheme="minorHAnsi"/>
          <w:b/>
          <w:color w:val="000000"/>
          <w:szCs w:val="27"/>
          <w:shd w:val="clear" w:color="auto" w:fill="FFFFFF"/>
        </w:rPr>
        <w:t>Identificación paciente</w:t>
      </w:r>
      <w:r>
        <w:rPr>
          <w:rFonts w:cstheme="minorHAnsi"/>
          <w:b/>
          <w:color w:val="000000"/>
          <w:szCs w:val="27"/>
          <w:shd w:val="clear" w:color="auto" w:fill="FFFFFF"/>
        </w:rPr>
        <w:t xml:space="preserve">: </w:t>
      </w:r>
      <w:r w:rsidRPr="00892188">
        <w:rPr>
          <w:rFonts w:cstheme="minorHAnsi"/>
          <w:color w:val="000000"/>
          <w:szCs w:val="27"/>
          <w:shd w:val="clear" w:color="auto" w:fill="FFFFFF"/>
        </w:rPr>
        <w:t>Los</w:t>
      </w:r>
      <w:r>
        <w:rPr>
          <w:rFonts w:cstheme="minorHAnsi"/>
          <w:color w:val="000000"/>
          <w:szCs w:val="27"/>
          <w:shd w:val="clear" w:color="auto" w:fill="FFFFFF"/>
        </w:rPr>
        <w:t xml:space="preserve"> siguientes 80 bytes identifican la información local del paciente.</w:t>
      </w:r>
      <w:r w:rsidR="006B435F">
        <w:rPr>
          <w:rFonts w:cstheme="minorHAnsi"/>
          <w:color w:val="000000"/>
          <w:szCs w:val="27"/>
          <w:shd w:val="clear" w:color="auto" w:fill="FFFFFF"/>
        </w:rPr>
        <w:t xml:space="preserve"> </w:t>
      </w:r>
      <w:r w:rsidR="008866AB">
        <w:rPr>
          <w:rFonts w:cstheme="minorHAnsi"/>
          <w:color w:val="000000"/>
          <w:szCs w:val="27"/>
          <w:shd w:val="clear" w:color="auto" w:fill="FFFFFF"/>
        </w:rPr>
        <w:t>Constan de los siguientes subcampos:</w:t>
      </w:r>
    </w:p>
    <w:p w14:paraId="27004B29" w14:textId="77777777" w:rsidR="00892188" w:rsidRPr="00892188" w:rsidRDefault="00892188">
      <w:pPr>
        <w:pStyle w:val="Prrafodelista"/>
        <w:numPr>
          <w:ilvl w:val="1"/>
          <w:numId w:val="10"/>
        </w:numPr>
        <w:spacing w:line="360" w:lineRule="auto"/>
        <w:jc w:val="both"/>
        <w:rPr>
          <w:rFonts w:cstheme="minorHAnsi"/>
          <w:b/>
        </w:rPr>
        <w:pPrChange w:id="405" w:author="Roca Neyra Renzo Jaime" w:date="2019-09-09T23:52:00Z">
          <w:pPr>
            <w:pStyle w:val="Prrafodelista"/>
            <w:numPr>
              <w:ilvl w:val="1"/>
              <w:numId w:val="10"/>
            </w:numPr>
            <w:ind w:left="1440" w:hanging="360"/>
          </w:pPr>
        </w:pPrChange>
      </w:pPr>
      <w:r>
        <w:rPr>
          <w:rFonts w:cstheme="minorHAnsi"/>
          <w:b/>
          <w:color w:val="000000"/>
          <w:szCs w:val="27"/>
          <w:shd w:val="clear" w:color="auto" w:fill="FFFFFF"/>
        </w:rPr>
        <w:t>Código:</w:t>
      </w:r>
      <w:r>
        <w:rPr>
          <w:rFonts w:cstheme="minorHAnsi"/>
          <w:color w:val="000000"/>
          <w:szCs w:val="27"/>
          <w:shd w:val="clear" w:color="auto" w:fill="FFFFFF"/>
        </w:rPr>
        <w:t xml:space="preserve"> Código por el cual se conoce al paciente en la administración del hospital.</w:t>
      </w:r>
    </w:p>
    <w:p w14:paraId="51502DD9" w14:textId="77777777" w:rsidR="00892188" w:rsidRPr="00892188" w:rsidRDefault="00892188">
      <w:pPr>
        <w:pStyle w:val="Prrafodelista"/>
        <w:numPr>
          <w:ilvl w:val="1"/>
          <w:numId w:val="10"/>
        </w:numPr>
        <w:spacing w:line="360" w:lineRule="auto"/>
        <w:jc w:val="both"/>
        <w:rPr>
          <w:rFonts w:cstheme="minorHAnsi"/>
          <w:b/>
        </w:rPr>
        <w:pPrChange w:id="406" w:author="Roca Neyra Renzo Jaime" w:date="2019-09-09T23:52:00Z">
          <w:pPr>
            <w:pStyle w:val="Prrafodelista"/>
            <w:numPr>
              <w:ilvl w:val="1"/>
              <w:numId w:val="10"/>
            </w:numPr>
            <w:ind w:left="1440" w:hanging="360"/>
          </w:pPr>
        </w:pPrChange>
      </w:pPr>
      <w:r>
        <w:rPr>
          <w:rFonts w:cstheme="minorHAnsi"/>
          <w:b/>
          <w:color w:val="000000"/>
          <w:szCs w:val="27"/>
          <w:shd w:val="clear" w:color="auto" w:fill="FFFFFF"/>
        </w:rPr>
        <w:t>Sexo</w:t>
      </w:r>
      <w:r w:rsidRPr="006B435F">
        <w:rPr>
          <w:rFonts w:cstheme="minorHAnsi"/>
          <w:color w:val="000000"/>
          <w:szCs w:val="27"/>
          <w:shd w:val="clear" w:color="auto" w:fill="FFFFFF"/>
        </w:rPr>
        <w:t xml:space="preserve">: </w:t>
      </w:r>
      <w:r w:rsidR="006B435F" w:rsidRPr="006B435F">
        <w:rPr>
          <w:rFonts w:cstheme="minorHAnsi"/>
          <w:color w:val="000000"/>
          <w:szCs w:val="27"/>
          <w:shd w:val="clear" w:color="auto" w:fill="FFFFFF"/>
        </w:rPr>
        <w:t>Especificado en inglés,</w:t>
      </w:r>
      <w:r w:rsidR="006B435F">
        <w:rPr>
          <w:rFonts w:cstheme="minorHAnsi"/>
          <w:b/>
          <w:color w:val="000000"/>
          <w:szCs w:val="27"/>
          <w:shd w:val="clear" w:color="auto" w:fill="FFFFFF"/>
        </w:rPr>
        <w:t xml:space="preserve"> </w:t>
      </w:r>
      <w:r w:rsidR="006B435F">
        <w:rPr>
          <w:rFonts w:cstheme="minorHAnsi"/>
          <w:color w:val="000000"/>
          <w:szCs w:val="27"/>
          <w:shd w:val="clear" w:color="auto" w:fill="FFFFFF"/>
        </w:rPr>
        <w:t>p</w:t>
      </w:r>
      <w:r>
        <w:rPr>
          <w:rFonts w:cstheme="minorHAnsi"/>
          <w:color w:val="000000"/>
          <w:szCs w:val="27"/>
          <w:shd w:val="clear" w:color="auto" w:fill="FFFFFF"/>
        </w:rPr>
        <w:t>uede ser F (</w:t>
      </w:r>
      <w:proofErr w:type="spellStart"/>
      <w:r w:rsidRPr="00E82D34">
        <w:rPr>
          <w:rFonts w:cstheme="minorHAnsi"/>
          <w:i/>
          <w:color w:val="000000"/>
          <w:szCs w:val="27"/>
          <w:shd w:val="clear" w:color="auto" w:fill="FFFFFF"/>
        </w:rPr>
        <w:t>Female</w:t>
      </w:r>
      <w:proofErr w:type="spellEnd"/>
      <w:r>
        <w:rPr>
          <w:rFonts w:cstheme="minorHAnsi"/>
          <w:color w:val="000000"/>
          <w:szCs w:val="27"/>
          <w:shd w:val="clear" w:color="auto" w:fill="FFFFFF"/>
        </w:rPr>
        <w:t>) o M (</w:t>
      </w:r>
      <w:proofErr w:type="spellStart"/>
      <w:r w:rsidRPr="00E82D34">
        <w:rPr>
          <w:rFonts w:cstheme="minorHAnsi"/>
          <w:i/>
          <w:color w:val="000000"/>
          <w:szCs w:val="27"/>
          <w:shd w:val="clear" w:color="auto" w:fill="FFFFFF"/>
        </w:rPr>
        <w:t>Male</w:t>
      </w:r>
      <w:proofErr w:type="spellEnd"/>
      <w:r>
        <w:rPr>
          <w:rFonts w:cstheme="minorHAnsi"/>
          <w:color w:val="000000"/>
          <w:szCs w:val="27"/>
          <w:shd w:val="clear" w:color="auto" w:fill="FFFFFF"/>
        </w:rPr>
        <w:t>).</w:t>
      </w:r>
    </w:p>
    <w:p w14:paraId="0BFBC264" w14:textId="77777777" w:rsidR="00892188" w:rsidRPr="006B435F" w:rsidRDefault="006B435F">
      <w:pPr>
        <w:pStyle w:val="Prrafodelista"/>
        <w:numPr>
          <w:ilvl w:val="1"/>
          <w:numId w:val="10"/>
        </w:numPr>
        <w:spacing w:line="360" w:lineRule="auto"/>
        <w:jc w:val="both"/>
        <w:rPr>
          <w:rFonts w:cstheme="minorHAnsi"/>
          <w:b/>
        </w:rPr>
        <w:pPrChange w:id="407" w:author="Roca Neyra Renzo Jaime" w:date="2019-09-09T23:52:00Z">
          <w:pPr>
            <w:pStyle w:val="Prrafodelista"/>
            <w:numPr>
              <w:ilvl w:val="1"/>
              <w:numId w:val="10"/>
            </w:numPr>
            <w:ind w:left="1440" w:hanging="360"/>
          </w:pPr>
        </w:pPrChange>
      </w:pPr>
      <w:r>
        <w:rPr>
          <w:rFonts w:cstheme="minorHAnsi"/>
          <w:b/>
          <w:color w:val="000000"/>
          <w:szCs w:val="27"/>
          <w:shd w:val="clear" w:color="auto" w:fill="FFFFFF"/>
        </w:rPr>
        <w:t>Fecha de nacimiento:</w:t>
      </w:r>
      <w:r w:rsidR="00892188">
        <w:rPr>
          <w:rFonts w:cstheme="minorHAnsi"/>
          <w:color w:val="000000"/>
          <w:szCs w:val="27"/>
          <w:shd w:val="clear" w:color="auto" w:fill="FFFFFF"/>
        </w:rPr>
        <w:tab/>
      </w:r>
      <w:r>
        <w:rPr>
          <w:rFonts w:cstheme="minorHAnsi"/>
          <w:color w:val="000000"/>
          <w:szCs w:val="27"/>
          <w:shd w:val="clear" w:color="auto" w:fill="FFFFFF"/>
        </w:rPr>
        <w:t xml:space="preserve">En formato </w:t>
      </w:r>
      <w:r w:rsidR="005111AA">
        <w:rPr>
          <w:rFonts w:cstheme="minorHAnsi"/>
          <w:color w:val="000000"/>
          <w:szCs w:val="27"/>
          <w:shd w:val="clear" w:color="auto" w:fill="FFFFFF"/>
        </w:rPr>
        <w:t>‘</w:t>
      </w:r>
      <w:proofErr w:type="spellStart"/>
      <w:r>
        <w:rPr>
          <w:rFonts w:cstheme="minorHAnsi"/>
          <w:color w:val="000000"/>
          <w:szCs w:val="27"/>
          <w:shd w:val="clear" w:color="auto" w:fill="FFFFFF"/>
        </w:rPr>
        <w:t>dd</w:t>
      </w:r>
      <w:proofErr w:type="spellEnd"/>
      <w:r>
        <w:rPr>
          <w:rFonts w:cstheme="minorHAnsi"/>
          <w:color w:val="000000"/>
          <w:szCs w:val="27"/>
          <w:shd w:val="clear" w:color="auto" w:fill="FFFFFF"/>
        </w:rPr>
        <w:t>-MMM-</w:t>
      </w:r>
      <w:proofErr w:type="spellStart"/>
      <w:r>
        <w:rPr>
          <w:rFonts w:cstheme="minorHAnsi"/>
          <w:color w:val="000000"/>
          <w:szCs w:val="27"/>
          <w:shd w:val="clear" w:color="auto" w:fill="FFFFFF"/>
        </w:rPr>
        <w:t>aaaa</w:t>
      </w:r>
      <w:proofErr w:type="spellEnd"/>
      <w:r w:rsidR="005111AA">
        <w:rPr>
          <w:rFonts w:cstheme="minorHAnsi"/>
          <w:color w:val="000000"/>
          <w:szCs w:val="27"/>
          <w:shd w:val="clear" w:color="auto" w:fill="FFFFFF"/>
        </w:rPr>
        <w:t>’</w:t>
      </w:r>
      <w:r>
        <w:rPr>
          <w:rFonts w:cstheme="minorHAnsi"/>
          <w:color w:val="000000"/>
          <w:szCs w:val="27"/>
          <w:shd w:val="clear" w:color="auto" w:fill="FFFFFF"/>
        </w:rPr>
        <w:t xml:space="preserve"> con las abreviaturas del mes en inglés. </w:t>
      </w:r>
    </w:p>
    <w:p w14:paraId="545D20A9" w14:textId="77777777" w:rsidR="00387FA2" w:rsidRPr="00387FA2" w:rsidRDefault="006B435F">
      <w:pPr>
        <w:pStyle w:val="Prrafodelista"/>
        <w:numPr>
          <w:ilvl w:val="1"/>
          <w:numId w:val="10"/>
        </w:numPr>
        <w:spacing w:line="360" w:lineRule="auto"/>
        <w:jc w:val="both"/>
        <w:rPr>
          <w:rFonts w:cstheme="minorHAnsi"/>
          <w:b/>
        </w:rPr>
        <w:pPrChange w:id="408" w:author="Roca Neyra Renzo Jaime" w:date="2019-09-09T23:52:00Z">
          <w:pPr>
            <w:pStyle w:val="Prrafodelista"/>
            <w:numPr>
              <w:ilvl w:val="1"/>
              <w:numId w:val="10"/>
            </w:numPr>
            <w:ind w:left="1440" w:hanging="360"/>
          </w:pPr>
        </w:pPrChange>
      </w:pPr>
      <w:r>
        <w:rPr>
          <w:rFonts w:cstheme="minorHAnsi"/>
          <w:b/>
          <w:color w:val="000000"/>
          <w:szCs w:val="27"/>
          <w:shd w:val="clear" w:color="auto" w:fill="FFFFFF"/>
        </w:rPr>
        <w:t>Nombre:</w:t>
      </w:r>
      <w:r>
        <w:rPr>
          <w:rFonts w:cstheme="minorHAnsi"/>
          <w:b/>
        </w:rPr>
        <w:t xml:space="preserve"> </w:t>
      </w:r>
      <w:r w:rsidRPr="006B435F">
        <w:rPr>
          <w:rFonts w:cstheme="minorHAnsi"/>
        </w:rPr>
        <w:t>Nombre del paciente</w:t>
      </w:r>
      <w:r>
        <w:rPr>
          <w:rFonts w:cstheme="minorHAnsi"/>
        </w:rPr>
        <w:t>.</w:t>
      </w:r>
    </w:p>
    <w:p w14:paraId="13BAE54A" w14:textId="77777777" w:rsidR="00387FA2" w:rsidRPr="008840B3" w:rsidRDefault="00347B66">
      <w:pPr>
        <w:pStyle w:val="Prrafodelista"/>
        <w:numPr>
          <w:ilvl w:val="1"/>
          <w:numId w:val="10"/>
        </w:numPr>
        <w:spacing w:line="360" w:lineRule="auto"/>
        <w:jc w:val="both"/>
        <w:rPr>
          <w:rFonts w:cstheme="minorHAnsi"/>
          <w:b/>
        </w:rPr>
        <w:pPrChange w:id="409" w:author="Roca Neyra Renzo Jaime" w:date="2019-09-09T23:52:00Z">
          <w:pPr>
            <w:pStyle w:val="Prrafodelista"/>
            <w:numPr>
              <w:ilvl w:val="1"/>
              <w:numId w:val="10"/>
            </w:numPr>
            <w:ind w:left="1440" w:hanging="360"/>
          </w:pPr>
        </w:pPrChange>
      </w:pPr>
      <w:r>
        <w:rPr>
          <w:rFonts w:cstheme="minorHAnsi"/>
          <w:b/>
          <w:color w:val="000000"/>
          <w:szCs w:val="27"/>
          <w:shd w:val="clear" w:color="auto" w:fill="FFFFFF"/>
        </w:rPr>
        <w:t>Subcampos adicionales</w:t>
      </w:r>
      <w:r w:rsidR="00387FA2">
        <w:rPr>
          <w:rFonts w:cstheme="minorHAnsi"/>
          <w:b/>
          <w:color w:val="000000"/>
          <w:szCs w:val="27"/>
          <w:shd w:val="clear" w:color="auto" w:fill="FFFFFF"/>
        </w:rPr>
        <w:t>:</w:t>
      </w:r>
      <w:r w:rsidR="00387FA2">
        <w:rPr>
          <w:rFonts w:cstheme="minorHAnsi"/>
          <w:b/>
        </w:rPr>
        <w:t xml:space="preserve"> </w:t>
      </w:r>
      <w:r>
        <w:rPr>
          <w:rFonts w:cstheme="minorHAnsi"/>
        </w:rPr>
        <w:t>Puede existir más subcampos</w:t>
      </w:r>
      <w:r w:rsidR="00900FB9">
        <w:rPr>
          <w:rFonts w:cstheme="minorHAnsi"/>
        </w:rPr>
        <w:t xml:space="preserve"> con los bytes restantes</w:t>
      </w:r>
      <w:r>
        <w:rPr>
          <w:rFonts w:cstheme="minorHAnsi"/>
        </w:rPr>
        <w:t>.</w:t>
      </w:r>
      <w:r w:rsidR="00387FA2" w:rsidRPr="008840B3">
        <w:rPr>
          <w:rFonts w:cstheme="minorHAnsi"/>
          <w:color w:val="000000"/>
          <w:szCs w:val="27"/>
          <w:shd w:val="clear" w:color="auto" w:fill="FFFFFF"/>
        </w:rPr>
        <w:br/>
      </w:r>
    </w:p>
    <w:p w14:paraId="03FAFEF6" w14:textId="77777777" w:rsidR="005F0B64" w:rsidRPr="008866AB" w:rsidRDefault="005F0B64">
      <w:pPr>
        <w:pStyle w:val="Prrafodelista"/>
        <w:numPr>
          <w:ilvl w:val="0"/>
          <w:numId w:val="10"/>
        </w:numPr>
        <w:spacing w:line="360" w:lineRule="auto"/>
        <w:jc w:val="both"/>
        <w:rPr>
          <w:rFonts w:cstheme="minorHAnsi"/>
          <w:b/>
        </w:rPr>
        <w:pPrChange w:id="410" w:author="Roca Neyra Renzo Jaime" w:date="2019-09-09T23:52:00Z">
          <w:pPr>
            <w:pStyle w:val="Prrafodelista"/>
            <w:numPr>
              <w:numId w:val="10"/>
            </w:numPr>
            <w:ind w:hanging="360"/>
          </w:pPr>
        </w:pPrChange>
      </w:pPr>
      <w:r>
        <w:rPr>
          <w:rFonts w:cstheme="minorHAnsi"/>
          <w:b/>
          <w:color w:val="000000"/>
          <w:szCs w:val="27"/>
          <w:shd w:val="clear" w:color="auto" w:fill="FFFFFF"/>
        </w:rPr>
        <w:lastRenderedPageBreak/>
        <w:t>Identificación de la grabación</w:t>
      </w:r>
      <w:r w:rsidR="00387FA2">
        <w:rPr>
          <w:rFonts w:cstheme="minorHAnsi"/>
          <w:b/>
          <w:color w:val="000000"/>
          <w:szCs w:val="27"/>
          <w:shd w:val="clear" w:color="auto" w:fill="FFFFFF"/>
        </w:rPr>
        <w:t xml:space="preserve">: </w:t>
      </w:r>
      <w:r w:rsidR="00387FA2">
        <w:rPr>
          <w:rFonts w:cstheme="minorHAnsi"/>
          <w:color w:val="000000"/>
          <w:szCs w:val="27"/>
          <w:shd w:val="clear" w:color="auto" w:fill="FFFFFF"/>
        </w:rPr>
        <w:t>Los siguientes 80</w:t>
      </w:r>
      <w:r w:rsidR="00FF3FB4">
        <w:rPr>
          <w:rFonts w:cstheme="minorHAnsi"/>
          <w:color w:val="000000"/>
          <w:szCs w:val="27"/>
          <w:shd w:val="clear" w:color="auto" w:fill="FFFFFF"/>
        </w:rPr>
        <w:t xml:space="preserve"> </w:t>
      </w:r>
      <w:r w:rsidR="00387FA2">
        <w:rPr>
          <w:rFonts w:cstheme="minorHAnsi"/>
          <w:color w:val="000000"/>
          <w:szCs w:val="27"/>
          <w:shd w:val="clear" w:color="auto" w:fill="FFFFFF"/>
        </w:rPr>
        <w:t>bytes</w:t>
      </w:r>
      <w:r w:rsidR="008866AB">
        <w:rPr>
          <w:rFonts w:cstheme="minorHAnsi"/>
          <w:color w:val="000000"/>
          <w:szCs w:val="27"/>
          <w:shd w:val="clear" w:color="auto" w:fill="FFFFFF"/>
        </w:rPr>
        <w:t xml:space="preserve"> identifican de forma local la grabación.</w:t>
      </w:r>
      <w:r w:rsidR="008866AB">
        <w:rPr>
          <w:rFonts w:cstheme="minorHAnsi"/>
          <w:b/>
        </w:rPr>
        <w:t xml:space="preserve"> </w:t>
      </w:r>
      <w:r w:rsidR="008866AB">
        <w:rPr>
          <w:rFonts w:cstheme="minorHAnsi"/>
        </w:rPr>
        <w:t>Consta de los siguientes subcampos:</w:t>
      </w:r>
    </w:p>
    <w:p w14:paraId="4F13C3E3" w14:textId="77777777" w:rsidR="008866AB" w:rsidRPr="008866AB" w:rsidRDefault="008866AB">
      <w:pPr>
        <w:pStyle w:val="Prrafodelista"/>
        <w:numPr>
          <w:ilvl w:val="1"/>
          <w:numId w:val="10"/>
        </w:numPr>
        <w:spacing w:line="360" w:lineRule="auto"/>
        <w:jc w:val="both"/>
        <w:rPr>
          <w:rFonts w:cstheme="minorHAnsi"/>
          <w:b/>
        </w:rPr>
        <w:pPrChange w:id="411" w:author="Roca Neyra Renzo Jaime" w:date="2019-09-09T23:52:00Z">
          <w:pPr>
            <w:pStyle w:val="Prrafodelista"/>
            <w:numPr>
              <w:ilvl w:val="1"/>
              <w:numId w:val="10"/>
            </w:numPr>
            <w:ind w:left="1440" w:hanging="360"/>
          </w:pPr>
        </w:pPrChange>
      </w:pPr>
      <w:proofErr w:type="spellStart"/>
      <w:r>
        <w:rPr>
          <w:rFonts w:cstheme="minorHAnsi"/>
          <w:b/>
          <w:color w:val="000000"/>
          <w:szCs w:val="27"/>
          <w:shd w:val="clear" w:color="auto" w:fill="FFFFFF"/>
        </w:rPr>
        <w:t>Startdate</w:t>
      </w:r>
      <w:proofErr w:type="spellEnd"/>
      <w:r>
        <w:rPr>
          <w:rFonts w:cstheme="minorHAnsi"/>
          <w:b/>
          <w:color w:val="000000"/>
          <w:szCs w:val="27"/>
          <w:shd w:val="clear" w:color="auto" w:fill="FFFFFF"/>
        </w:rPr>
        <w:t xml:space="preserve">: </w:t>
      </w:r>
      <w:r>
        <w:rPr>
          <w:rFonts w:cstheme="minorHAnsi"/>
          <w:color w:val="000000"/>
          <w:szCs w:val="27"/>
          <w:shd w:val="clear" w:color="auto" w:fill="FFFFFF"/>
        </w:rPr>
        <w:t>Texto literal ‘</w:t>
      </w:r>
      <w:proofErr w:type="spellStart"/>
      <w:r w:rsidRPr="00E82D34">
        <w:rPr>
          <w:rFonts w:cstheme="minorHAnsi"/>
          <w:i/>
          <w:color w:val="000000"/>
          <w:szCs w:val="27"/>
          <w:shd w:val="clear" w:color="auto" w:fill="FFFFFF"/>
        </w:rPr>
        <w:t>Startdate</w:t>
      </w:r>
      <w:proofErr w:type="spellEnd"/>
      <w:r w:rsidRPr="00E82D34">
        <w:rPr>
          <w:rFonts w:cstheme="minorHAnsi"/>
          <w:i/>
          <w:color w:val="000000"/>
          <w:szCs w:val="27"/>
          <w:shd w:val="clear" w:color="auto" w:fill="FFFFFF"/>
        </w:rPr>
        <w:t>’</w:t>
      </w:r>
      <w:r w:rsidR="002D58F7">
        <w:rPr>
          <w:rFonts w:cstheme="minorHAnsi"/>
          <w:color w:val="000000"/>
          <w:szCs w:val="27"/>
          <w:shd w:val="clear" w:color="auto" w:fill="FFFFFF"/>
        </w:rPr>
        <w:t xml:space="preserve"> al inicio de la identificación de la grabación.</w:t>
      </w:r>
    </w:p>
    <w:p w14:paraId="444EAEDC" w14:textId="77777777" w:rsidR="008866AB" w:rsidRPr="00E82D34" w:rsidRDefault="008866AB">
      <w:pPr>
        <w:pStyle w:val="Prrafodelista"/>
        <w:numPr>
          <w:ilvl w:val="1"/>
          <w:numId w:val="10"/>
        </w:numPr>
        <w:spacing w:line="360" w:lineRule="auto"/>
        <w:jc w:val="both"/>
        <w:rPr>
          <w:rFonts w:cstheme="minorHAnsi"/>
          <w:b/>
        </w:rPr>
        <w:pPrChange w:id="412" w:author="Roca Neyra Renzo Jaime" w:date="2019-09-09T23:52:00Z">
          <w:pPr>
            <w:pStyle w:val="Prrafodelista"/>
            <w:numPr>
              <w:ilvl w:val="1"/>
              <w:numId w:val="10"/>
            </w:numPr>
            <w:ind w:left="1440" w:hanging="360"/>
          </w:pPr>
        </w:pPrChange>
      </w:pPr>
      <w:r>
        <w:rPr>
          <w:rFonts w:cstheme="minorHAnsi"/>
          <w:b/>
          <w:color w:val="000000"/>
          <w:szCs w:val="27"/>
          <w:shd w:val="clear" w:color="auto" w:fill="FFFFFF"/>
        </w:rPr>
        <w:t>Fecha de inicio:</w:t>
      </w:r>
      <w:r>
        <w:rPr>
          <w:rFonts w:cstheme="minorHAnsi"/>
          <w:b/>
        </w:rPr>
        <w:t xml:space="preserve"> </w:t>
      </w:r>
      <w:r w:rsidR="002D58F7">
        <w:rPr>
          <w:rFonts w:cstheme="minorHAnsi"/>
        </w:rPr>
        <w:t>En format</w:t>
      </w:r>
      <w:r>
        <w:rPr>
          <w:rFonts w:cstheme="minorHAnsi"/>
        </w:rPr>
        <w:t xml:space="preserve">o </w:t>
      </w:r>
      <w:r w:rsidR="005111AA">
        <w:rPr>
          <w:rFonts w:cstheme="minorHAnsi"/>
        </w:rPr>
        <w:t>‘</w:t>
      </w:r>
      <w:proofErr w:type="spellStart"/>
      <w:r>
        <w:rPr>
          <w:rFonts w:cstheme="minorHAnsi"/>
        </w:rPr>
        <w:t>dd</w:t>
      </w:r>
      <w:proofErr w:type="spellEnd"/>
      <w:r>
        <w:rPr>
          <w:rFonts w:cstheme="minorHAnsi"/>
        </w:rPr>
        <w:t>-MMM-</w:t>
      </w:r>
      <w:proofErr w:type="spellStart"/>
      <w:r>
        <w:rPr>
          <w:rFonts w:cstheme="minorHAnsi"/>
        </w:rPr>
        <w:t>aaaa</w:t>
      </w:r>
      <w:proofErr w:type="spellEnd"/>
      <w:r w:rsidR="005111AA">
        <w:rPr>
          <w:rFonts w:cstheme="minorHAnsi"/>
        </w:rPr>
        <w:t>’</w:t>
      </w:r>
      <w:r>
        <w:rPr>
          <w:rFonts w:cstheme="minorHAnsi"/>
        </w:rPr>
        <w:t xml:space="preserve"> con </w:t>
      </w:r>
      <w:r w:rsidR="00E82D34">
        <w:rPr>
          <w:rFonts w:cstheme="minorHAnsi"/>
        </w:rPr>
        <w:t xml:space="preserve">el mes </w:t>
      </w:r>
      <w:r w:rsidR="00C41C52">
        <w:rPr>
          <w:rFonts w:cstheme="minorHAnsi"/>
        </w:rPr>
        <w:t>en inglés</w:t>
      </w:r>
      <w:r>
        <w:rPr>
          <w:rFonts w:cstheme="minorHAnsi"/>
        </w:rPr>
        <w:t>.</w:t>
      </w:r>
    </w:p>
    <w:p w14:paraId="19970E22" w14:textId="77777777" w:rsidR="00E82D34" w:rsidRPr="00E82D34" w:rsidRDefault="00E82D34">
      <w:pPr>
        <w:pStyle w:val="Prrafodelista"/>
        <w:numPr>
          <w:ilvl w:val="1"/>
          <w:numId w:val="10"/>
        </w:numPr>
        <w:spacing w:line="360" w:lineRule="auto"/>
        <w:jc w:val="both"/>
        <w:rPr>
          <w:rFonts w:cstheme="minorHAnsi"/>
          <w:b/>
        </w:rPr>
        <w:pPrChange w:id="413" w:author="Roca Neyra Renzo Jaime" w:date="2019-09-09T23:52:00Z">
          <w:pPr>
            <w:pStyle w:val="Prrafodelista"/>
            <w:numPr>
              <w:ilvl w:val="1"/>
              <w:numId w:val="10"/>
            </w:numPr>
            <w:ind w:left="1440" w:hanging="360"/>
          </w:pPr>
        </w:pPrChange>
      </w:pPr>
      <w:r>
        <w:rPr>
          <w:rFonts w:cstheme="minorHAnsi"/>
          <w:b/>
          <w:color w:val="000000"/>
          <w:szCs w:val="27"/>
          <w:shd w:val="clear" w:color="auto" w:fill="FFFFFF"/>
        </w:rPr>
        <w:t>Código de investigación</w:t>
      </w:r>
      <w:r w:rsidRPr="00E82D34">
        <w:rPr>
          <w:rFonts w:cstheme="minorHAnsi"/>
          <w:color w:val="000000"/>
          <w:szCs w:val="27"/>
          <w:shd w:val="clear" w:color="auto" w:fill="FFFFFF"/>
        </w:rPr>
        <w:t>:</w:t>
      </w:r>
      <w:r w:rsidRPr="00E82D34">
        <w:rPr>
          <w:rFonts w:cstheme="minorHAnsi"/>
        </w:rPr>
        <w:t xml:space="preserve"> El código de </w:t>
      </w:r>
      <w:r w:rsidR="00BD626C">
        <w:rPr>
          <w:rFonts w:cstheme="minorHAnsi"/>
        </w:rPr>
        <w:t xml:space="preserve">investigación de la </w:t>
      </w:r>
      <w:r w:rsidRPr="00E82D34">
        <w:rPr>
          <w:rFonts w:cstheme="minorHAnsi"/>
        </w:rPr>
        <w:t>administración del hospital, es decir, el número EEG</w:t>
      </w:r>
      <w:r>
        <w:rPr>
          <w:rFonts w:cstheme="minorHAnsi"/>
        </w:rPr>
        <w:t>(</w:t>
      </w:r>
      <w:r w:rsidRPr="00E82D34">
        <w:rPr>
          <w:rFonts w:cstheme="minorHAnsi"/>
        </w:rPr>
        <w:t>Electroencefalografía</w:t>
      </w:r>
      <w:r>
        <w:rPr>
          <w:rFonts w:cstheme="minorHAnsi"/>
        </w:rPr>
        <w:t>)</w:t>
      </w:r>
      <w:r w:rsidRPr="00E82D34">
        <w:rPr>
          <w:rFonts w:cstheme="minorHAnsi"/>
        </w:rPr>
        <w:t xml:space="preserve"> o PSG</w:t>
      </w:r>
      <w:r>
        <w:rPr>
          <w:rFonts w:cstheme="minorHAnsi"/>
        </w:rPr>
        <w:t>(p</w:t>
      </w:r>
      <w:r w:rsidRPr="00E82D34">
        <w:rPr>
          <w:rFonts w:cstheme="minorHAnsi"/>
        </w:rPr>
        <w:t>olisomnografía nocturna</w:t>
      </w:r>
      <w:r>
        <w:rPr>
          <w:rFonts w:cstheme="minorHAnsi"/>
        </w:rPr>
        <w:t>)</w:t>
      </w:r>
      <w:r w:rsidRPr="00E82D34">
        <w:rPr>
          <w:rFonts w:cstheme="minorHAnsi"/>
        </w:rPr>
        <w:t>.</w:t>
      </w:r>
    </w:p>
    <w:p w14:paraId="5305EA85" w14:textId="77777777" w:rsidR="00E82D34" w:rsidRPr="00BD626C" w:rsidRDefault="00BD626C">
      <w:pPr>
        <w:pStyle w:val="Prrafodelista"/>
        <w:numPr>
          <w:ilvl w:val="1"/>
          <w:numId w:val="10"/>
        </w:numPr>
        <w:spacing w:line="360" w:lineRule="auto"/>
        <w:jc w:val="both"/>
        <w:rPr>
          <w:rFonts w:cstheme="minorHAnsi"/>
          <w:b/>
        </w:rPr>
        <w:pPrChange w:id="414" w:author="Roca Neyra Renzo Jaime" w:date="2019-09-09T23:52:00Z">
          <w:pPr>
            <w:pStyle w:val="Prrafodelista"/>
            <w:numPr>
              <w:ilvl w:val="1"/>
              <w:numId w:val="10"/>
            </w:numPr>
            <w:ind w:left="1440" w:hanging="360"/>
          </w:pPr>
        </w:pPrChange>
      </w:pPr>
      <w:r>
        <w:rPr>
          <w:rFonts w:cstheme="minorHAnsi"/>
          <w:b/>
        </w:rPr>
        <w:t xml:space="preserve">Código del investigador: </w:t>
      </w:r>
      <w:r>
        <w:rPr>
          <w:rFonts w:cstheme="minorHAnsi"/>
        </w:rPr>
        <w:t>Código que especifica el investigador o técnico responsable.</w:t>
      </w:r>
    </w:p>
    <w:p w14:paraId="2502C4B0" w14:textId="77777777" w:rsidR="00BD626C" w:rsidRPr="00900FB9" w:rsidRDefault="00BD626C">
      <w:pPr>
        <w:pStyle w:val="Prrafodelista"/>
        <w:numPr>
          <w:ilvl w:val="1"/>
          <w:numId w:val="10"/>
        </w:numPr>
        <w:spacing w:line="360" w:lineRule="auto"/>
        <w:jc w:val="both"/>
        <w:rPr>
          <w:rFonts w:cstheme="minorHAnsi"/>
          <w:b/>
        </w:rPr>
        <w:pPrChange w:id="415" w:author="Roca Neyra Renzo Jaime" w:date="2019-09-09T23:52:00Z">
          <w:pPr>
            <w:pStyle w:val="Prrafodelista"/>
            <w:numPr>
              <w:ilvl w:val="1"/>
              <w:numId w:val="10"/>
            </w:numPr>
            <w:ind w:left="1440" w:hanging="360"/>
          </w:pPr>
        </w:pPrChange>
      </w:pPr>
      <w:r>
        <w:rPr>
          <w:rFonts w:cstheme="minorHAnsi"/>
          <w:b/>
        </w:rPr>
        <w:t xml:space="preserve">Código del equipo: </w:t>
      </w:r>
      <w:r>
        <w:rPr>
          <w:rFonts w:cstheme="minorHAnsi"/>
        </w:rPr>
        <w:t>Código que específica el equipo utilizado.</w:t>
      </w:r>
    </w:p>
    <w:p w14:paraId="76405BA4" w14:textId="77777777" w:rsidR="00900FB9" w:rsidRPr="00FF3FB4" w:rsidRDefault="00900FB9">
      <w:pPr>
        <w:pStyle w:val="Prrafodelista"/>
        <w:numPr>
          <w:ilvl w:val="1"/>
          <w:numId w:val="10"/>
        </w:numPr>
        <w:spacing w:line="360" w:lineRule="auto"/>
        <w:jc w:val="both"/>
        <w:rPr>
          <w:rFonts w:cstheme="minorHAnsi"/>
          <w:b/>
        </w:rPr>
        <w:pPrChange w:id="416" w:author="Roca Neyra Renzo Jaime" w:date="2019-09-09T23:52:00Z">
          <w:pPr>
            <w:pStyle w:val="Prrafodelista"/>
            <w:numPr>
              <w:ilvl w:val="1"/>
              <w:numId w:val="10"/>
            </w:numPr>
            <w:ind w:left="1440" w:hanging="360"/>
          </w:pPr>
        </w:pPrChange>
      </w:pPr>
      <w:r>
        <w:rPr>
          <w:rFonts w:cstheme="minorHAnsi"/>
          <w:b/>
          <w:color w:val="000000"/>
          <w:szCs w:val="27"/>
          <w:shd w:val="clear" w:color="auto" w:fill="FFFFFF"/>
        </w:rPr>
        <w:t>Subcampos adicionales:</w:t>
      </w:r>
      <w:r>
        <w:rPr>
          <w:rFonts w:cstheme="minorHAnsi"/>
          <w:b/>
        </w:rPr>
        <w:t xml:space="preserve"> </w:t>
      </w:r>
      <w:r>
        <w:rPr>
          <w:rFonts w:cstheme="minorHAnsi"/>
        </w:rPr>
        <w:t>Puede existir más subcampos con los bytes restantes.</w:t>
      </w:r>
    </w:p>
    <w:p w14:paraId="1E089C44" w14:textId="77777777" w:rsidR="00FF3FB4" w:rsidRPr="00FF3FB4" w:rsidRDefault="00FF3FB4">
      <w:pPr>
        <w:pStyle w:val="Prrafodelista"/>
        <w:spacing w:line="360" w:lineRule="auto"/>
        <w:ind w:left="1440"/>
        <w:jc w:val="both"/>
        <w:rPr>
          <w:rFonts w:cstheme="minorHAnsi"/>
          <w:b/>
        </w:rPr>
        <w:pPrChange w:id="417" w:author="Roca Neyra Renzo Jaime" w:date="2019-09-09T23:52:00Z">
          <w:pPr>
            <w:pStyle w:val="Prrafodelista"/>
            <w:ind w:left="1440"/>
          </w:pPr>
        </w:pPrChange>
      </w:pPr>
    </w:p>
    <w:p w14:paraId="4B5F8F94" w14:textId="77777777" w:rsidR="00900FB9" w:rsidRPr="00FF3FB4" w:rsidRDefault="00FF3FB4">
      <w:pPr>
        <w:pStyle w:val="Prrafodelista"/>
        <w:numPr>
          <w:ilvl w:val="0"/>
          <w:numId w:val="10"/>
        </w:numPr>
        <w:spacing w:line="360" w:lineRule="auto"/>
        <w:jc w:val="both"/>
        <w:rPr>
          <w:rFonts w:cstheme="minorHAnsi"/>
          <w:b/>
        </w:rPr>
        <w:pPrChange w:id="418" w:author="Roca Neyra Renzo Jaime" w:date="2019-09-09T23:52:00Z">
          <w:pPr>
            <w:pStyle w:val="Prrafodelista"/>
            <w:numPr>
              <w:numId w:val="10"/>
            </w:numPr>
            <w:ind w:hanging="360"/>
          </w:pPr>
        </w:pPrChange>
      </w:pPr>
      <w:r>
        <w:rPr>
          <w:rFonts w:cstheme="minorHAnsi"/>
          <w:b/>
        </w:rPr>
        <w:t xml:space="preserve">Fecha de inicio de la grabación: </w:t>
      </w:r>
      <w:r w:rsidR="005111AA">
        <w:rPr>
          <w:rFonts w:cstheme="minorHAnsi"/>
        </w:rPr>
        <w:t>L</w:t>
      </w:r>
      <w:r w:rsidR="005111AA" w:rsidRPr="00FF3FB4">
        <w:rPr>
          <w:rFonts w:cstheme="minorHAnsi"/>
        </w:rPr>
        <w:t>os siguientes 8 bytes</w:t>
      </w:r>
      <w:r w:rsidR="005111AA">
        <w:rPr>
          <w:rFonts w:cstheme="minorHAnsi"/>
        </w:rPr>
        <w:t xml:space="preserve"> identifican</w:t>
      </w:r>
      <w:r w:rsidR="005111AA" w:rsidRPr="004D669A">
        <w:rPr>
          <w:rFonts w:cstheme="minorHAnsi"/>
        </w:rPr>
        <w:t xml:space="preserve"> la </w:t>
      </w:r>
      <w:r w:rsidR="005111AA">
        <w:rPr>
          <w:rFonts w:cstheme="minorHAnsi"/>
        </w:rPr>
        <w:t>fecha</w:t>
      </w:r>
      <w:r w:rsidR="005111AA" w:rsidRPr="004D669A">
        <w:rPr>
          <w:rFonts w:cstheme="minorHAnsi"/>
        </w:rPr>
        <w:t xml:space="preserve"> local en la ubicación del paciente cuando se inició la grabación</w:t>
      </w:r>
      <w:r w:rsidR="005111AA">
        <w:rPr>
          <w:rFonts w:cstheme="minorHAnsi"/>
        </w:rPr>
        <w:t xml:space="preserve"> en formato ‘</w:t>
      </w:r>
      <w:proofErr w:type="spellStart"/>
      <w:r w:rsidR="005111AA">
        <w:rPr>
          <w:rFonts w:cstheme="minorHAnsi"/>
        </w:rPr>
        <w:t>dd.MM.yy</w:t>
      </w:r>
      <w:proofErr w:type="spellEnd"/>
      <w:r w:rsidR="005111AA">
        <w:rPr>
          <w:rFonts w:cstheme="minorHAnsi"/>
        </w:rPr>
        <w:t>’.</w:t>
      </w:r>
    </w:p>
    <w:p w14:paraId="2C14076B" w14:textId="77777777" w:rsidR="00FF3FB4" w:rsidRPr="00696BBE" w:rsidRDefault="00FF3FB4">
      <w:pPr>
        <w:pStyle w:val="Prrafodelista"/>
        <w:numPr>
          <w:ilvl w:val="0"/>
          <w:numId w:val="10"/>
        </w:numPr>
        <w:spacing w:line="360" w:lineRule="auto"/>
        <w:jc w:val="both"/>
        <w:rPr>
          <w:rFonts w:cstheme="minorHAnsi"/>
        </w:rPr>
        <w:pPrChange w:id="419" w:author="Roca Neyra Renzo Jaime" w:date="2019-09-09T23:52:00Z">
          <w:pPr>
            <w:pStyle w:val="Prrafodelista"/>
            <w:numPr>
              <w:numId w:val="10"/>
            </w:numPr>
            <w:ind w:hanging="360"/>
          </w:pPr>
        </w:pPrChange>
      </w:pPr>
      <w:r w:rsidRPr="00696BBE">
        <w:rPr>
          <w:rFonts w:cstheme="minorHAnsi"/>
          <w:b/>
        </w:rPr>
        <w:t>Hora de inicio de la grabación:</w:t>
      </w:r>
      <w:r w:rsidRPr="00696BBE">
        <w:rPr>
          <w:rFonts w:cstheme="minorHAnsi"/>
        </w:rPr>
        <w:t xml:space="preserve"> Los siguientes 8 bytes</w:t>
      </w:r>
      <w:r w:rsidR="004D669A" w:rsidRPr="00696BBE">
        <w:rPr>
          <w:rFonts w:cstheme="minorHAnsi"/>
        </w:rPr>
        <w:t xml:space="preserve"> identifican la hora local en la ubicación del paciente cuando se inició la grabación</w:t>
      </w:r>
      <w:r w:rsidR="005111AA" w:rsidRPr="00696BBE">
        <w:rPr>
          <w:rFonts w:cstheme="minorHAnsi"/>
        </w:rPr>
        <w:t xml:space="preserve"> en formato ‘</w:t>
      </w:r>
      <w:proofErr w:type="spellStart"/>
      <w:r w:rsidR="00C41C52">
        <w:rPr>
          <w:rFonts w:cstheme="minorHAnsi"/>
        </w:rPr>
        <w:t>HH</w:t>
      </w:r>
      <w:r w:rsidR="005111AA" w:rsidRPr="00696BBE">
        <w:rPr>
          <w:rFonts w:cstheme="minorHAnsi"/>
        </w:rPr>
        <w:t>.mm.ss</w:t>
      </w:r>
      <w:proofErr w:type="spellEnd"/>
      <w:r w:rsidR="005111AA" w:rsidRPr="00696BBE">
        <w:rPr>
          <w:rFonts w:cstheme="minorHAnsi"/>
        </w:rPr>
        <w:t>’</w:t>
      </w:r>
      <w:r w:rsidR="004D669A" w:rsidRPr="00696BBE">
        <w:rPr>
          <w:rFonts w:cstheme="minorHAnsi"/>
        </w:rPr>
        <w:t>.</w:t>
      </w:r>
      <w:r w:rsidR="00696BBE" w:rsidRPr="00696BBE">
        <w:t xml:space="preserve"> </w:t>
      </w:r>
      <w:r w:rsidR="00696BBE" w:rsidRPr="00696BBE">
        <w:rPr>
          <w:rFonts w:cstheme="minorHAnsi"/>
        </w:rPr>
        <w:t xml:space="preserve">La medianoche es 00:00:00. </w:t>
      </w:r>
    </w:p>
    <w:p w14:paraId="176D67DE" w14:textId="77777777" w:rsidR="00FF3FB4" w:rsidRPr="00181E52" w:rsidRDefault="008B5AAF">
      <w:pPr>
        <w:pStyle w:val="Prrafodelista"/>
        <w:numPr>
          <w:ilvl w:val="0"/>
          <w:numId w:val="10"/>
        </w:numPr>
        <w:spacing w:line="360" w:lineRule="auto"/>
        <w:jc w:val="both"/>
        <w:rPr>
          <w:rFonts w:cstheme="minorHAnsi"/>
          <w:b/>
        </w:rPr>
        <w:pPrChange w:id="420" w:author="Roca Neyra Renzo Jaime" w:date="2019-09-09T23:52:00Z">
          <w:pPr>
            <w:pStyle w:val="Prrafodelista"/>
            <w:numPr>
              <w:numId w:val="10"/>
            </w:numPr>
            <w:ind w:hanging="360"/>
          </w:pPr>
        </w:pPrChange>
      </w:pPr>
      <w:proofErr w:type="spellStart"/>
      <w:r>
        <w:rPr>
          <w:rFonts w:cstheme="minorHAnsi"/>
          <w:b/>
        </w:rPr>
        <w:t>Nº</w:t>
      </w:r>
      <w:proofErr w:type="spellEnd"/>
      <w:r w:rsidR="005111AA">
        <w:rPr>
          <w:rFonts w:cstheme="minorHAnsi"/>
          <w:b/>
        </w:rPr>
        <w:t xml:space="preserve"> de bytes en el registro de encabezado: </w:t>
      </w:r>
      <w:r w:rsidR="005111AA">
        <w:rPr>
          <w:rFonts w:cstheme="minorHAnsi"/>
        </w:rPr>
        <w:t xml:space="preserve">Suma de los 256 bytes del inicio + (256 bytes x </w:t>
      </w:r>
      <w:proofErr w:type="spellStart"/>
      <w:r w:rsidR="005111AA">
        <w:rPr>
          <w:rFonts w:cstheme="minorHAnsi"/>
        </w:rPr>
        <w:t>nº</w:t>
      </w:r>
      <w:proofErr w:type="spellEnd"/>
      <w:r w:rsidR="005111AA">
        <w:rPr>
          <w:rFonts w:cstheme="minorHAnsi"/>
        </w:rPr>
        <w:t xml:space="preserve"> de señales).</w:t>
      </w:r>
    </w:p>
    <w:p w14:paraId="5B367AE0" w14:textId="77777777" w:rsidR="00181E52" w:rsidRPr="00104742" w:rsidRDefault="00181E52">
      <w:pPr>
        <w:pStyle w:val="Prrafodelista"/>
        <w:numPr>
          <w:ilvl w:val="0"/>
          <w:numId w:val="10"/>
        </w:numPr>
        <w:spacing w:line="360" w:lineRule="auto"/>
        <w:jc w:val="both"/>
        <w:rPr>
          <w:rFonts w:cstheme="minorHAnsi"/>
          <w:b/>
        </w:rPr>
        <w:pPrChange w:id="421" w:author="Roca Neyra Renzo Jaime" w:date="2019-09-09T23:52:00Z">
          <w:pPr>
            <w:pStyle w:val="Prrafodelista"/>
            <w:numPr>
              <w:numId w:val="10"/>
            </w:numPr>
            <w:ind w:hanging="360"/>
          </w:pPr>
        </w:pPrChange>
      </w:pPr>
      <w:r>
        <w:rPr>
          <w:rFonts w:cstheme="minorHAnsi"/>
          <w:b/>
        </w:rPr>
        <w:t xml:space="preserve">Campo reservado: </w:t>
      </w:r>
      <w:r w:rsidRPr="00181E52">
        <w:rPr>
          <w:rFonts w:cstheme="minorHAnsi"/>
        </w:rPr>
        <w:t>Los siguientes</w:t>
      </w:r>
      <w:r>
        <w:rPr>
          <w:rFonts w:cstheme="minorHAnsi"/>
        </w:rPr>
        <w:t xml:space="preserve"> 44 bytes </w:t>
      </w:r>
      <w:r w:rsidRPr="00181E52">
        <w:rPr>
          <w:rFonts w:cstheme="minorHAnsi"/>
        </w:rPr>
        <w:t>debe</w:t>
      </w:r>
      <w:r>
        <w:rPr>
          <w:rFonts w:cstheme="minorHAnsi"/>
        </w:rPr>
        <w:t>n</w:t>
      </w:r>
      <w:r w:rsidR="00104742">
        <w:rPr>
          <w:rFonts w:cstheme="minorHAnsi"/>
        </w:rPr>
        <w:t xml:space="preserve"> son usado en EDF + para diferenciar entre una grabación continua o discontinua.</w:t>
      </w:r>
    </w:p>
    <w:p w14:paraId="5414CB4D" w14:textId="77777777" w:rsidR="00104742" w:rsidRPr="00104742" w:rsidRDefault="00104742">
      <w:pPr>
        <w:pStyle w:val="Prrafodelista"/>
        <w:numPr>
          <w:ilvl w:val="1"/>
          <w:numId w:val="10"/>
        </w:numPr>
        <w:spacing w:line="360" w:lineRule="auto"/>
        <w:jc w:val="both"/>
        <w:rPr>
          <w:rFonts w:cstheme="minorHAnsi"/>
          <w:b/>
        </w:rPr>
        <w:pPrChange w:id="422" w:author="Roca Neyra Renzo Jaime" w:date="2019-09-09T23:52:00Z">
          <w:pPr>
            <w:pStyle w:val="Prrafodelista"/>
            <w:numPr>
              <w:ilvl w:val="1"/>
              <w:numId w:val="10"/>
            </w:numPr>
            <w:ind w:left="1440" w:hanging="360"/>
          </w:pPr>
        </w:pPrChange>
      </w:pPr>
      <w:r>
        <w:rPr>
          <w:rFonts w:cstheme="minorHAnsi"/>
          <w:b/>
        </w:rPr>
        <w:t xml:space="preserve">Tipo grabación: </w:t>
      </w:r>
    </w:p>
    <w:p w14:paraId="3CC82057" w14:textId="77777777" w:rsidR="00104742" w:rsidRPr="00104742" w:rsidRDefault="00104742">
      <w:pPr>
        <w:pStyle w:val="Prrafodelista"/>
        <w:numPr>
          <w:ilvl w:val="2"/>
          <w:numId w:val="10"/>
        </w:numPr>
        <w:spacing w:line="360" w:lineRule="auto"/>
        <w:jc w:val="both"/>
        <w:rPr>
          <w:rFonts w:cstheme="minorHAnsi"/>
          <w:b/>
        </w:rPr>
        <w:pPrChange w:id="423" w:author="Roca Neyra Renzo Jaime" w:date="2019-09-09T23:52:00Z">
          <w:pPr>
            <w:pStyle w:val="Prrafodelista"/>
            <w:numPr>
              <w:ilvl w:val="2"/>
              <w:numId w:val="10"/>
            </w:numPr>
            <w:ind w:left="2160" w:hanging="360"/>
          </w:pPr>
        </w:pPrChange>
      </w:pPr>
      <w:r>
        <w:rPr>
          <w:rFonts w:cstheme="minorHAnsi"/>
        </w:rPr>
        <w:t xml:space="preserve"> ‘EDF +C’: Se tiene r</w:t>
      </w:r>
      <w:r w:rsidRPr="00104742">
        <w:rPr>
          <w:rFonts w:cstheme="minorHAnsi"/>
        </w:rPr>
        <w:t>egistros de datos contiguos, es decir, la hora de inicio de cada registro de datos coincide con</w:t>
      </w:r>
      <w:r w:rsidR="0096547F">
        <w:rPr>
          <w:rFonts w:cstheme="minorHAnsi"/>
        </w:rPr>
        <w:t xml:space="preserve"> la hora</w:t>
      </w:r>
      <w:r w:rsidRPr="00104742">
        <w:rPr>
          <w:rFonts w:cstheme="minorHAnsi"/>
        </w:rPr>
        <w:t xml:space="preserve"> final</w:t>
      </w:r>
      <w:r w:rsidR="0096547F">
        <w:rPr>
          <w:rFonts w:cstheme="minorHAnsi"/>
        </w:rPr>
        <w:t xml:space="preserve"> del anterior registro de datos</w:t>
      </w:r>
      <w:r w:rsidRPr="00104742">
        <w:rPr>
          <w:rFonts w:cstheme="minorHAnsi"/>
        </w:rPr>
        <w:t>.</w:t>
      </w:r>
      <w:r w:rsidR="00AA53DC">
        <w:rPr>
          <w:rFonts w:cstheme="minorHAnsi"/>
        </w:rPr>
        <w:t xml:space="preserve"> L a hora final de cada registro de datos se calcula sumando la hora de inicio del anterior + la duración en segundo del registro.</w:t>
      </w:r>
    </w:p>
    <w:p w14:paraId="648D7B80" w14:textId="77777777" w:rsidR="00104742" w:rsidRPr="00104742" w:rsidRDefault="00104742">
      <w:pPr>
        <w:pStyle w:val="Prrafodelista"/>
        <w:numPr>
          <w:ilvl w:val="2"/>
          <w:numId w:val="10"/>
        </w:numPr>
        <w:spacing w:line="360" w:lineRule="auto"/>
        <w:jc w:val="both"/>
        <w:rPr>
          <w:rFonts w:cstheme="minorHAnsi"/>
          <w:b/>
        </w:rPr>
        <w:pPrChange w:id="424" w:author="Roca Neyra Renzo Jaime" w:date="2019-09-09T23:52:00Z">
          <w:pPr>
            <w:pStyle w:val="Prrafodelista"/>
            <w:numPr>
              <w:ilvl w:val="2"/>
              <w:numId w:val="10"/>
            </w:numPr>
            <w:ind w:left="2160" w:hanging="360"/>
          </w:pPr>
        </w:pPrChange>
      </w:pPr>
      <w:r>
        <w:rPr>
          <w:rFonts w:cstheme="minorHAnsi"/>
        </w:rPr>
        <w:t>‘EDF +D’: Si</w:t>
      </w:r>
      <w:r w:rsidR="0096547F">
        <w:rPr>
          <w:rFonts w:cstheme="minorHAnsi"/>
        </w:rPr>
        <w:t xml:space="preserve"> tiene registro de datos discontinuos</w:t>
      </w:r>
      <w:r>
        <w:rPr>
          <w:rFonts w:cstheme="minorHAnsi"/>
        </w:rPr>
        <w:t>.</w:t>
      </w:r>
    </w:p>
    <w:p w14:paraId="22C7CBCC" w14:textId="77777777" w:rsidR="00104742" w:rsidRPr="00387FA2" w:rsidRDefault="00104742">
      <w:pPr>
        <w:pStyle w:val="Prrafodelista"/>
        <w:spacing w:line="360" w:lineRule="auto"/>
        <w:ind w:left="1440"/>
        <w:jc w:val="both"/>
        <w:rPr>
          <w:rFonts w:cstheme="minorHAnsi"/>
          <w:b/>
        </w:rPr>
        <w:pPrChange w:id="425" w:author="Roca Neyra Renzo Jaime" w:date="2019-09-09T23:52:00Z">
          <w:pPr>
            <w:pStyle w:val="Prrafodelista"/>
            <w:ind w:left="1440"/>
          </w:pPr>
        </w:pPrChange>
      </w:pPr>
    </w:p>
    <w:p w14:paraId="65E212F8" w14:textId="77777777" w:rsidR="0096547F" w:rsidRPr="00AA53DC" w:rsidRDefault="0096547F">
      <w:pPr>
        <w:pStyle w:val="Prrafodelista"/>
        <w:numPr>
          <w:ilvl w:val="0"/>
          <w:numId w:val="10"/>
        </w:numPr>
        <w:spacing w:line="360" w:lineRule="auto"/>
        <w:jc w:val="both"/>
        <w:rPr>
          <w:rFonts w:cstheme="minorHAnsi"/>
          <w:b/>
        </w:rPr>
        <w:pPrChange w:id="426" w:author="Roca Neyra Renzo Jaime" w:date="2019-09-09T23:52:00Z">
          <w:pPr>
            <w:pStyle w:val="Prrafodelista"/>
            <w:numPr>
              <w:numId w:val="10"/>
            </w:numPr>
            <w:ind w:hanging="360"/>
          </w:pPr>
        </w:pPrChange>
      </w:pPr>
      <w:proofErr w:type="spellStart"/>
      <w:r>
        <w:rPr>
          <w:rFonts w:cstheme="minorHAnsi"/>
          <w:b/>
        </w:rPr>
        <w:t>Nº</w:t>
      </w:r>
      <w:proofErr w:type="spellEnd"/>
      <w:r>
        <w:rPr>
          <w:rFonts w:cstheme="minorHAnsi"/>
          <w:b/>
        </w:rPr>
        <w:t xml:space="preserve"> de registro de datos</w:t>
      </w:r>
      <w:r w:rsidRPr="00AA53DC">
        <w:rPr>
          <w:rFonts w:cstheme="minorHAnsi"/>
        </w:rPr>
        <w:t xml:space="preserve">: </w:t>
      </w:r>
      <w:r w:rsidR="00AA53DC" w:rsidRPr="00AA53DC">
        <w:rPr>
          <w:rFonts w:cstheme="minorHAnsi"/>
        </w:rPr>
        <w:t>Los siguientes 8 bytes representa el número de registros de datos,</w:t>
      </w:r>
      <w:r w:rsidR="00AA53DC">
        <w:rPr>
          <w:rFonts w:cstheme="minorHAnsi"/>
        </w:rPr>
        <w:t xml:space="preserve"> -1</w:t>
      </w:r>
      <w:r w:rsidR="00AA53DC">
        <w:rPr>
          <w:rFonts w:cstheme="minorHAnsi"/>
          <w:b/>
        </w:rPr>
        <w:t xml:space="preserve"> </w:t>
      </w:r>
      <w:r w:rsidR="00AA53DC">
        <w:rPr>
          <w:rFonts w:cstheme="minorHAnsi"/>
        </w:rPr>
        <w:t>si se desconoce en vez de ‘X’.</w:t>
      </w:r>
    </w:p>
    <w:p w14:paraId="2CFEA756" w14:textId="77777777" w:rsidR="00AA53DC" w:rsidRPr="00913332" w:rsidRDefault="00AA53DC">
      <w:pPr>
        <w:pStyle w:val="Prrafodelista"/>
        <w:numPr>
          <w:ilvl w:val="0"/>
          <w:numId w:val="10"/>
        </w:numPr>
        <w:spacing w:line="360" w:lineRule="auto"/>
        <w:jc w:val="both"/>
        <w:rPr>
          <w:rFonts w:cstheme="minorHAnsi"/>
        </w:rPr>
        <w:pPrChange w:id="427" w:author="Roca Neyra Renzo Jaime" w:date="2019-09-09T23:52:00Z">
          <w:pPr>
            <w:pStyle w:val="Prrafodelista"/>
            <w:numPr>
              <w:numId w:val="10"/>
            </w:numPr>
            <w:ind w:hanging="360"/>
          </w:pPr>
        </w:pPrChange>
      </w:pPr>
      <w:r w:rsidRPr="00913332">
        <w:rPr>
          <w:rFonts w:cstheme="minorHAnsi"/>
          <w:b/>
        </w:rPr>
        <w:t>Duración de un registro de datos</w:t>
      </w:r>
      <w:r w:rsidRPr="00913332">
        <w:rPr>
          <w:rFonts w:cstheme="minorHAnsi"/>
        </w:rPr>
        <w:t>: Los siguientes 8 bytes representa la duración en segundo</w:t>
      </w:r>
      <w:r w:rsidR="008B5AAF" w:rsidRPr="00913332">
        <w:rPr>
          <w:rFonts w:cstheme="minorHAnsi"/>
        </w:rPr>
        <w:t>s</w:t>
      </w:r>
      <w:r w:rsidRPr="00913332">
        <w:rPr>
          <w:rFonts w:cstheme="minorHAnsi"/>
        </w:rPr>
        <w:t xml:space="preserve"> de un registro de datos.  No se puede utilizar </w:t>
      </w:r>
      <w:r w:rsidR="008B5AAF" w:rsidRPr="00913332">
        <w:rPr>
          <w:rFonts w:cstheme="minorHAnsi"/>
        </w:rPr>
        <w:t xml:space="preserve">una </w:t>
      </w:r>
      <w:r w:rsidRPr="00913332">
        <w:rPr>
          <w:rFonts w:cstheme="minorHAnsi"/>
        </w:rPr>
        <w:t>coma (,) con carácter separador de decimal.</w:t>
      </w:r>
      <w:r w:rsidR="00913332" w:rsidRPr="00913332">
        <w:t xml:space="preserve"> </w:t>
      </w:r>
      <w:r w:rsidR="00913332" w:rsidRPr="00913332">
        <w:rPr>
          <w:rFonts w:cstheme="minorHAnsi"/>
        </w:rPr>
        <w:t>Se recomienda que la duración de cada registro de datos sea un número entero de segundos.</w:t>
      </w:r>
    </w:p>
    <w:p w14:paraId="40664FA8" w14:textId="77777777" w:rsidR="008B5AAF" w:rsidRPr="00AA53DC" w:rsidRDefault="008B5AAF">
      <w:pPr>
        <w:pStyle w:val="Prrafodelista"/>
        <w:numPr>
          <w:ilvl w:val="0"/>
          <w:numId w:val="10"/>
        </w:numPr>
        <w:spacing w:line="360" w:lineRule="auto"/>
        <w:jc w:val="both"/>
        <w:rPr>
          <w:rFonts w:cstheme="minorHAnsi"/>
        </w:rPr>
        <w:pPrChange w:id="428" w:author="Roca Neyra Renzo Jaime" w:date="2019-09-09T23:52:00Z">
          <w:pPr>
            <w:pStyle w:val="Prrafodelista"/>
            <w:numPr>
              <w:numId w:val="10"/>
            </w:numPr>
            <w:ind w:hanging="360"/>
          </w:pPr>
        </w:pPrChange>
      </w:pPr>
      <w:proofErr w:type="spellStart"/>
      <w:r>
        <w:rPr>
          <w:rFonts w:cstheme="minorHAnsi"/>
          <w:b/>
        </w:rPr>
        <w:lastRenderedPageBreak/>
        <w:t>Nº</w:t>
      </w:r>
      <w:proofErr w:type="spellEnd"/>
      <w:r>
        <w:rPr>
          <w:rFonts w:cstheme="minorHAnsi"/>
          <w:b/>
        </w:rPr>
        <w:t xml:space="preserve"> de señales</w:t>
      </w:r>
      <w:r w:rsidR="00F33EC4">
        <w:rPr>
          <w:rFonts w:cstheme="minorHAnsi"/>
          <w:b/>
        </w:rPr>
        <w:t xml:space="preserve"> (</w:t>
      </w:r>
      <w:proofErr w:type="spellStart"/>
      <w:r w:rsidR="00F33EC4">
        <w:rPr>
          <w:rFonts w:cstheme="minorHAnsi"/>
          <w:b/>
        </w:rPr>
        <w:t>ns</w:t>
      </w:r>
      <w:proofErr w:type="spellEnd"/>
      <w:r w:rsidR="00F33EC4">
        <w:rPr>
          <w:rFonts w:cstheme="minorHAnsi"/>
          <w:b/>
        </w:rPr>
        <w:t>)</w:t>
      </w:r>
      <w:r w:rsidRPr="008B5AAF">
        <w:rPr>
          <w:rFonts w:cstheme="minorHAnsi"/>
        </w:rPr>
        <w:t>:</w:t>
      </w:r>
      <w:r>
        <w:rPr>
          <w:rFonts w:cstheme="minorHAnsi"/>
        </w:rPr>
        <w:t xml:space="preserve"> Los siguientes 4 bytes representa el número de señales en </w:t>
      </w:r>
      <w:r w:rsidR="001B2F34">
        <w:rPr>
          <w:rFonts w:cstheme="minorHAnsi"/>
        </w:rPr>
        <w:t xml:space="preserve">cada </w:t>
      </w:r>
      <w:r>
        <w:rPr>
          <w:rFonts w:cstheme="minorHAnsi"/>
        </w:rPr>
        <w:t>registro de datos.</w:t>
      </w:r>
    </w:p>
    <w:p w14:paraId="300AA976" w14:textId="77777777" w:rsidR="00FF3FB4" w:rsidRPr="008866AB" w:rsidRDefault="00FF3FB4">
      <w:pPr>
        <w:pStyle w:val="Prrafodelista"/>
        <w:spacing w:line="360" w:lineRule="auto"/>
        <w:ind w:left="1440"/>
        <w:jc w:val="both"/>
        <w:rPr>
          <w:rFonts w:cstheme="minorHAnsi"/>
          <w:b/>
        </w:rPr>
        <w:pPrChange w:id="429" w:author="Roca Neyra Renzo Jaime" w:date="2019-09-09T23:52:00Z">
          <w:pPr>
            <w:pStyle w:val="Prrafodelista"/>
            <w:ind w:left="1440"/>
          </w:pPr>
        </w:pPrChange>
      </w:pPr>
    </w:p>
    <w:p w14:paraId="2413EE02" w14:textId="77777777" w:rsidR="008866AB" w:rsidRDefault="008B5AAF">
      <w:pPr>
        <w:spacing w:line="360" w:lineRule="auto"/>
        <w:jc w:val="both"/>
        <w:rPr>
          <w:rFonts w:cstheme="minorHAnsi"/>
        </w:rPr>
        <w:pPrChange w:id="430" w:author="Roca Neyra Renzo Jaime" w:date="2019-09-09T23:52:00Z">
          <w:pPr/>
        </w:pPrChange>
      </w:pPr>
      <w:r w:rsidRPr="008904BC">
        <w:rPr>
          <w:rFonts w:cstheme="minorHAnsi"/>
        </w:rPr>
        <w:t xml:space="preserve">Los </w:t>
      </w:r>
      <w:r>
        <w:rPr>
          <w:rFonts w:cstheme="minorHAnsi"/>
        </w:rPr>
        <w:t>siguientes</w:t>
      </w:r>
      <w:r w:rsidRPr="008904BC">
        <w:rPr>
          <w:rFonts w:cstheme="minorHAnsi"/>
        </w:rPr>
        <w:t xml:space="preserve"> </w:t>
      </w:r>
      <w:r w:rsidR="00F33EC4">
        <w:rPr>
          <w:rFonts w:cstheme="minorHAnsi"/>
        </w:rPr>
        <w:t>(</w:t>
      </w:r>
      <w:r w:rsidRPr="008904BC">
        <w:rPr>
          <w:rFonts w:cstheme="minorHAnsi"/>
        </w:rPr>
        <w:t xml:space="preserve">256 </w:t>
      </w:r>
      <w:r w:rsidR="00F33EC4">
        <w:rPr>
          <w:rFonts w:cstheme="minorHAnsi"/>
        </w:rPr>
        <w:t xml:space="preserve">x </w:t>
      </w:r>
      <w:proofErr w:type="spellStart"/>
      <w:r w:rsidR="00F33EC4">
        <w:rPr>
          <w:rFonts w:cstheme="minorHAnsi"/>
        </w:rPr>
        <w:t>ns</w:t>
      </w:r>
      <w:proofErr w:type="spellEnd"/>
      <w:r w:rsidR="00F33EC4">
        <w:rPr>
          <w:rFonts w:cstheme="minorHAnsi"/>
        </w:rPr>
        <w:t>) bytes</w:t>
      </w:r>
      <w:r w:rsidRPr="008904BC">
        <w:rPr>
          <w:rFonts w:cstheme="minorHAnsi"/>
        </w:rPr>
        <w:t xml:space="preserve"> </w:t>
      </w:r>
      <w:r>
        <w:rPr>
          <w:rFonts w:cstheme="minorHAnsi"/>
        </w:rPr>
        <w:t xml:space="preserve">en </w:t>
      </w:r>
      <w:r w:rsidRPr="0096547F">
        <w:rPr>
          <w:rFonts w:cstheme="minorHAnsi"/>
          <w:b/>
        </w:rPr>
        <w:t>ASCII</w:t>
      </w:r>
      <w:r>
        <w:rPr>
          <w:rFonts w:cstheme="minorHAnsi"/>
        </w:rPr>
        <w:t xml:space="preserve"> </w:t>
      </w:r>
      <w:r w:rsidRPr="008904BC">
        <w:rPr>
          <w:rFonts w:cstheme="minorHAnsi"/>
        </w:rPr>
        <w:t>del registro de encabezado especifican</w:t>
      </w:r>
      <w:r w:rsidR="00F33EC4">
        <w:rPr>
          <w:rFonts w:cstheme="minorHAnsi"/>
        </w:rPr>
        <w:t xml:space="preserve"> cada señal del registro de datos.</w:t>
      </w:r>
      <w:r w:rsidR="006B2EFF">
        <w:rPr>
          <w:rFonts w:cstheme="minorHAnsi"/>
        </w:rPr>
        <w:t xml:space="preserve"> Sus campos y subcampos son los siguientes:</w:t>
      </w:r>
    </w:p>
    <w:p w14:paraId="2B9E89E9" w14:textId="77777777" w:rsidR="006B2EFF" w:rsidRDefault="006B2EFF">
      <w:pPr>
        <w:pStyle w:val="Prrafodelista"/>
        <w:numPr>
          <w:ilvl w:val="0"/>
          <w:numId w:val="10"/>
        </w:numPr>
        <w:spacing w:line="360" w:lineRule="auto"/>
        <w:jc w:val="both"/>
        <w:rPr>
          <w:rFonts w:cstheme="minorHAnsi"/>
        </w:rPr>
        <w:pPrChange w:id="431" w:author="Roca Neyra Renzo Jaime" w:date="2019-09-09T23:52:00Z">
          <w:pPr>
            <w:pStyle w:val="Prrafodelista"/>
            <w:numPr>
              <w:numId w:val="10"/>
            </w:numPr>
            <w:ind w:hanging="360"/>
          </w:pPr>
        </w:pPrChange>
      </w:pPr>
      <w:r>
        <w:rPr>
          <w:rFonts w:cstheme="minorHAnsi"/>
          <w:b/>
        </w:rPr>
        <w:t>Etiqueta</w:t>
      </w:r>
      <w:r w:rsidRPr="008B5AAF">
        <w:rPr>
          <w:rFonts w:cstheme="minorHAnsi"/>
        </w:rPr>
        <w:t>:</w:t>
      </w:r>
      <w:r>
        <w:rPr>
          <w:rFonts w:cstheme="minorHAnsi"/>
        </w:rPr>
        <w:t xml:space="preserve"> Los siguientes (16 x </w:t>
      </w:r>
      <w:proofErr w:type="spellStart"/>
      <w:r>
        <w:rPr>
          <w:rFonts w:cstheme="minorHAnsi"/>
        </w:rPr>
        <w:t>ns</w:t>
      </w:r>
      <w:proofErr w:type="spellEnd"/>
      <w:r>
        <w:rPr>
          <w:rFonts w:cstheme="minorHAnsi"/>
        </w:rPr>
        <w:t xml:space="preserve">) bytes </w:t>
      </w:r>
      <w:r w:rsidR="00913332" w:rsidRPr="00913332">
        <w:rPr>
          <w:rFonts w:cstheme="minorHAnsi"/>
        </w:rPr>
        <w:t xml:space="preserve">especifica el tipo de señal (EEG, temperatura corporal, </w:t>
      </w:r>
      <w:proofErr w:type="spellStart"/>
      <w:r w:rsidR="00913332" w:rsidRPr="00913332">
        <w:rPr>
          <w:rFonts w:cstheme="minorHAnsi"/>
        </w:rPr>
        <w:t>etc</w:t>
      </w:r>
      <w:proofErr w:type="spellEnd"/>
      <w:r w:rsidR="00913332">
        <w:rPr>
          <w:rFonts w:cstheme="minorHAnsi"/>
        </w:rPr>
        <w:t>).</w:t>
      </w:r>
    </w:p>
    <w:p w14:paraId="7C1D788C" w14:textId="77777777" w:rsidR="006B2EFF" w:rsidRDefault="0092450E">
      <w:pPr>
        <w:pStyle w:val="Prrafodelista"/>
        <w:numPr>
          <w:ilvl w:val="0"/>
          <w:numId w:val="10"/>
        </w:numPr>
        <w:spacing w:line="360" w:lineRule="auto"/>
        <w:jc w:val="both"/>
        <w:rPr>
          <w:rFonts w:cstheme="minorHAnsi"/>
        </w:rPr>
        <w:pPrChange w:id="432" w:author="Roca Neyra Renzo Jaime" w:date="2019-09-09T23:52:00Z">
          <w:pPr>
            <w:pStyle w:val="Prrafodelista"/>
            <w:numPr>
              <w:numId w:val="10"/>
            </w:numPr>
            <w:ind w:hanging="360"/>
          </w:pPr>
        </w:pPrChange>
      </w:pPr>
      <w:r>
        <w:rPr>
          <w:rFonts w:cstheme="minorHAnsi"/>
          <w:b/>
        </w:rPr>
        <w:t>Tipo de transductor</w:t>
      </w:r>
      <w:r w:rsidR="006B2EFF" w:rsidRPr="008B5AAF">
        <w:rPr>
          <w:rFonts w:cstheme="minorHAnsi"/>
        </w:rPr>
        <w:t>:</w:t>
      </w:r>
      <w:r w:rsidR="006B2EFF">
        <w:rPr>
          <w:rFonts w:cstheme="minorHAnsi"/>
        </w:rPr>
        <w:t xml:space="preserve"> Los siguientes (</w:t>
      </w:r>
      <w:r>
        <w:rPr>
          <w:rFonts w:cstheme="minorHAnsi"/>
        </w:rPr>
        <w:t>80</w:t>
      </w:r>
      <w:r w:rsidR="006B2EFF">
        <w:rPr>
          <w:rFonts w:cstheme="minorHAnsi"/>
        </w:rPr>
        <w:t xml:space="preserve"> x </w:t>
      </w:r>
      <w:proofErr w:type="spellStart"/>
      <w:r w:rsidR="006B2EFF">
        <w:rPr>
          <w:rFonts w:cstheme="minorHAnsi"/>
        </w:rPr>
        <w:t>ns</w:t>
      </w:r>
      <w:proofErr w:type="spellEnd"/>
      <w:r w:rsidR="006B2EFF">
        <w:rPr>
          <w:rFonts w:cstheme="minorHAnsi"/>
        </w:rPr>
        <w:t xml:space="preserve">) bytes </w:t>
      </w:r>
      <w:r w:rsidR="00C948C2" w:rsidRPr="00C948C2">
        <w:rPr>
          <w:rFonts w:cstheme="minorHAnsi"/>
        </w:rPr>
        <w:t xml:space="preserve">especifica el sensor aplicado, como "electrodo </w:t>
      </w:r>
      <w:proofErr w:type="spellStart"/>
      <w:r w:rsidR="00C948C2" w:rsidRPr="00C948C2">
        <w:rPr>
          <w:rFonts w:cstheme="minorHAnsi"/>
        </w:rPr>
        <w:t>AgAgCl</w:t>
      </w:r>
      <w:proofErr w:type="spellEnd"/>
      <w:r w:rsidR="00C948C2" w:rsidRPr="00C948C2">
        <w:rPr>
          <w:rFonts w:cstheme="minorHAnsi"/>
        </w:rPr>
        <w:t>" o "termistor"</w:t>
      </w:r>
      <w:r w:rsidR="00C948C2">
        <w:rPr>
          <w:rFonts w:cstheme="minorHAnsi"/>
        </w:rPr>
        <w:t xml:space="preserve">. </w:t>
      </w:r>
    </w:p>
    <w:p w14:paraId="11A688F3" w14:textId="77777777" w:rsidR="0092450E" w:rsidRDefault="0092450E">
      <w:pPr>
        <w:pStyle w:val="Prrafodelista"/>
        <w:numPr>
          <w:ilvl w:val="0"/>
          <w:numId w:val="10"/>
        </w:numPr>
        <w:spacing w:line="360" w:lineRule="auto"/>
        <w:jc w:val="both"/>
        <w:rPr>
          <w:rFonts w:cstheme="minorHAnsi"/>
        </w:rPr>
        <w:pPrChange w:id="433" w:author="Roca Neyra Renzo Jaime" w:date="2019-09-09T23:52:00Z">
          <w:pPr>
            <w:pStyle w:val="Prrafodelista"/>
            <w:numPr>
              <w:numId w:val="10"/>
            </w:numPr>
            <w:ind w:hanging="360"/>
          </w:pPr>
        </w:pPrChange>
      </w:pPr>
      <w:r>
        <w:rPr>
          <w:rFonts w:cstheme="minorHAnsi"/>
          <w:b/>
        </w:rPr>
        <w:t>Dimensión física</w:t>
      </w:r>
      <w:r w:rsidRPr="008B5AAF">
        <w:rPr>
          <w:rFonts w:cstheme="minorHAnsi"/>
        </w:rPr>
        <w:t>:</w:t>
      </w:r>
      <w:r>
        <w:rPr>
          <w:rFonts w:cstheme="minorHAnsi"/>
        </w:rPr>
        <w:t xml:space="preserve"> Los siguientes (</w:t>
      </w:r>
      <w:r w:rsidR="00C41C52">
        <w:rPr>
          <w:rFonts w:cstheme="minorHAnsi"/>
        </w:rPr>
        <w:t>8</w:t>
      </w:r>
      <w:r>
        <w:rPr>
          <w:rFonts w:cstheme="minorHAnsi"/>
        </w:rPr>
        <w:t xml:space="preserve"> x </w:t>
      </w:r>
      <w:proofErr w:type="spellStart"/>
      <w:r>
        <w:rPr>
          <w:rFonts w:cstheme="minorHAnsi"/>
        </w:rPr>
        <w:t>ns</w:t>
      </w:r>
      <w:proofErr w:type="spellEnd"/>
      <w:r>
        <w:rPr>
          <w:rFonts w:cstheme="minorHAnsi"/>
        </w:rPr>
        <w:t>) bytes representa</w:t>
      </w:r>
      <w:r w:rsidR="00160E3C">
        <w:rPr>
          <w:rFonts w:cstheme="minorHAnsi"/>
        </w:rPr>
        <w:t xml:space="preserve"> las unidades físicas en la que se miden las muestras</w:t>
      </w:r>
      <w:r w:rsidR="0009301C">
        <w:rPr>
          <w:rFonts w:cstheme="minorHAnsi"/>
        </w:rPr>
        <w:t xml:space="preserve"> (</w:t>
      </w:r>
      <w:proofErr w:type="spellStart"/>
      <w:r w:rsidR="0009301C" w:rsidRPr="0009301C">
        <w:rPr>
          <w:rFonts w:cstheme="minorHAnsi"/>
        </w:rPr>
        <w:t>uV</w:t>
      </w:r>
      <w:proofErr w:type="spellEnd"/>
      <w:r w:rsidR="0009301C" w:rsidRPr="0009301C">
        <w:rPr>
          <w:rFonts w:cstheme="minorHAnsi"/>
        </w:rPr>
        <w:t xml:space="preserve"> </w:t>
      </w:r>
      <w:proofErr w:type="spellStart"/>
      <w:r w:rsidR="0009301C" w:rsidRPr="0009301C">
        <w:rPr>
          <w:rFonts w:cstheme="minorHAnsi"/>
        </w:rPr>
        <w:t>or</w:t>
      </w:r>
      <w:proofErr w:type="spellEnd"/>
      <w:r w:rsidR="0009301C" w:rsidRPr="0009301C">
        <w:rPr>
          <w:rFonts w:cstheme="minorHAnsi"/>
        </w:rPr>
        <w:t xml:space="preserve"> </w:t>
      </w:r>
      <w:proofErr w:type="spellStart"/>
      <w:r w:rsidR="0009301C" w:rsidRPr="0009301C">
        <w:rPr>
          <w:rFonts w:cstheme="minorHAnsi"/>
        </w:rPr>
        <w:t>degreeC</w:t>
      </w:r>
      <w:proofErr w:type="spellEnd"/>
      <w:r w:rsidR="0009301C">
        <w:rPr>
          <w:rFonts w:cstheme="minorHAnsi"/>
        </w:rPr>
        <w:t>)</w:t>
      </w:r>
      <w:r w:rsidR="00160E3C">
        <w:rPr>
          <w:rFonts w:cstheme="minorHAnsi"/>
        </w:rPr>
        <w:t>.</w:t>
      </w:r>
    </w:p>
    <w:p w14:paraId="3CE08FF2" w14:textId="77777777" w:rsidR="0092450E" w:rsidRPr="00160E3C" w:rsidRDefault="0092450E">
      <w:pPr>
        <w:pStyle w:val="Prrafodelista"/>
        <w:numPr>
          <w:ilvl w:val="0"/>
          <w:numId w:val="10"/>
        </w:numPr>
        <w:spacing w:line="360" w:lineRule="auto"/>
        <w:jc w:val="both"/>
        <w:rPr>
          <w:rFonts w:cstheme="minorHAnsi"/>
        </w:rPr>
        <w:pPrChange w:id="434" w:author="Roca Neyra Renzo Jaime" w:date="2019-09-09T23:52:00Z">
          <w:pPr>
            <w:pStyle w:val="Prrafodelista"/>
            <w:numPr>
              <w:numId w:val="10"/>
            </w:numPr>
            <w:ind w:hanging="360"/>
          </w:pPr>
        </w:pPrChange>
      </w:pPr>
      <w:r>
        <w:rPr>
          <w:rFonts w:cstheme="minorHAnsi"/>
          <w:b/>
        </w:rPr>
        <w:t>Mínimo físico</w:t>
      </w:r>
      <w:r w:rsidRPr="008B5AAF">
        <w:rPr>
          <w:rFonts w:cstheme="minorHAnsi"/>
        </w:rPr>
        <w:t>:</w:t>
      </w:r>
      <w:r>
        <w:rPr>
          <w:rFonts w:cstheme="minorHAnsi"/>
        </w:rPr>
        <w:t xml:space="preserve"> Los siguientes (8 x </w:t>
      </w:r>
      <w:proofErr w:type="spellStart"/>
      <w:r>
        <w:rPr>
          <w:rFonts w:cstheme="minorHAnsi"/>
        </w:rPr>
        <w:t>ns</w:t>
      </w:r>
      <w:proofErr w:type="spellEnd"/>
      <w:r>
        <w:rPr>
          <w:rFonts w:cstheme="minorHAnsi"/>
        </w:rPr>
        <w:t xml:space="preserve">) bytes </w:t>
      </w:r>
      <w:r w:rsidR="00160E3C" w:rsidRPr="0033489F">
        <w:rPr>
          <w:rFonts w:cstheme="minorHAnsi"/>
        </w:rPr>
        <w:t>especifica</w:t>
      </w:r>
      <w:r w:rsidR="00160E3C">
        <w:rPr>
          <w:rFonts w:cstheme="minorHAnsi"/>
        </w:rPr>
        <w:t>n</w:t>
      </w:r>
      <w:r w:rsidR="00160E3C" w:rsidRPr="0033489F">
        <w:rPr>
          <w:rFonts w:cstheme="minorHAnsi"/>
        </w:rPr>
        <w:t xml:space="preserve"> el valor extremo inferior que pueden ocurrir en los registros de datos</w:t>
      </w:r>
      <w:r w:rsidR="00160E3C">
        <w:rPr>
          <w:rFonts w:cstheme="minorHAnsi"/>
        </w:rPr>
        <w:t xml:space="preserve"> en unidades físicas</w:t>
      </w:r>
      <w:r w:rsidR="00160E3C" w:rsidRPr="0033489F">
        <w:rPr>
          <w:rFonts w:cstheme="minorHAnsi"/>
        </w:rPr>
        <w:t xml:space="preserve">. </w:t>
      </w:r>
      <w:r w:rsidRPr="00160E3C">
        <w:rPr>
          <w:rFonts w:cstheme="minorHAnsi"/>
        </w:rPr>
        <w:t xml:space="preserve"> </w:t>
      </w:r>
    </w:p>
    <w:p w14:paraId="0DFEFD33" w14:textId="77777777" w:rsidR="0092450E" w:rsidRPr="00160E3C" w:rsidRDefault="0092450E">
      <w:pPr>
        <w:pStyle w:val="Prrafodelista"/>
        <w:numPr>
          <w:ilvl w:val="0"/>
          <w:numId w:val="10"/>
        </w:numPr>
        <w:spacing w:line="360" w:lineRule="auto"/>
        <w:jc w:val="both"/>
        <w:rPr>
          <w:rFonts w:cstheme="minorHAnsi"/>
        </w:rPr>
        <w:pPrChange w:id="435" w:author="Roca Neyra Renzo Jaime" w:date="2019-09-09T23:52:00Z">
          <w:pPr>
            <w:pStyle w:val="Prrafodelista"/>
            <w:numPr>
              <w:numId w:val="10"/>
            </w:numPr>
            <w:ind w:hanging="360"/>
          </w:pPr>
        </w:pPrChange>
      </w:pPr>
      <w:r>
        <w:rPr>
          <w:rFonts w:cstheme="minorHAnsi"/>
          <w:b/>
        </w:rPr>
        <w:t>Máximo físico</w:t>
      </w:r>
      <w:r w:rsidRPr="008B5AAF">
        <w:rPr>
          <w:rFonts w:cstheme="minorHAnsi"/>
        </w:rPr>
        <w:t>:</w:t>
      </w:r>
      <w:r>
        <w:rPr>
          <w:rFonts w:cstheme="minorHAnsi"/>
        </w:rPr>
        <w:t xml:space="preserve"> Los siguientes (8 x </w:t>
      </w:r>
      <w:proofErr w:type="spellStart"/>
      <w:r>
        <w:rPr>
          <w:rFonts w:cstheme="minorHAnsi"/>
        </w:rPr>
        <w:t>ns</w:t>
      </w:r>
      <w:proofErr w:type="spellEnd"/>
      <w:r>
        <w:rPr>
          <w:rFonts w:cstheme="minorHAnsi"/>
        </w:rPr>
        <w:t xml:space="preserve">) bytes </w:t>
      </w:r>
      <w:r w:rsidR="00160E3C" w:rsidRPr="0033489F">
        <w:rPr>
          <w:rFonts w:cstheme="minorHAnsi"/>
        </w:rPr>
        <w:t>especifica</w:t>
      </w:r>
      <w:r w:rsidR="00160E3C">
        <w:rPr>
          <w:rFonts w:cstheme="minorHAnsi"/>
        </w:rPr>
        <w:t>n</w:t>
      </w:r>
      <w:r w:rsidR="00160E3C" w:rsidRPr="0033489F">
        <w:rPr>
          <w:rFonts w:cstheme="minorHAnsi"/>
        </w:rPr>
        <w:t xml:space="preserve"> el valor extremo inferior que pueden ocurrir en los registros de datos</w:t>
      </w:r>
      <w:r w:rsidR="00160E3C">
        <w:rPr>
          <w:rFonts w:cstheme="minorHAnsi"/>
        </w:rPr>
        <w:t xml:space="preserve"> en unidades físicas</w:t>
      </w:r>
      <w:r w:rsidR="00160E3C" w:rsidRPr="0033489F">
        <w:rPr>
          <w:rFonts w:cstheme="minorHAnsi"/>
        </w:rPr>
        <w:t xml:space="preserve">. </w:t>
      </w:r>
    </w:p>
    <w:p w14:paraId="0A444F8B" w14:textId="77777777" w:rsidR="0092450E" w:rsidRPr="0033489F" w:rsidRDefault="0092450E">
      <w:pPr>
        <w:pStyle w:val="Prrafodelista"/>
        <w:numPr>
          <w:ilvl w:val="0"/>
          <w:numId w:val="10"/>
        </w:numPr>
        <w:spacing w:line="360" w:lineRule="auto"/>
        <w:jc w:val="both"/>
        <w:rPr>
          <w:rFonts w:cstheme="minorHAnsi"/>
        </w:rPr>
        <w:pPrChange w:id="436" w:author="Roca Neyra Renzo Jaime" w:date="2019-09-09T23:52:00Z">
          <w:pPr>
            <w:pStyle w:val="Prrafodelista"/>
            <w:numPr>
              <w:numId w:val="10"/>
            </w:numPr>
            <w:ind w:hanging="360"/>
          </w:pPr>
        </w:pPrChange>
      </w:pPr>
      <w:r w:rsidRPr="0033489F">
        <w:rPr>
          <w:rFonts w:cstheme="minorHAnsi"/>
          <w:b/>
        </w:rPr>
        <w:t>Mínimo digital</w:t>
      </w:r>
      <w:r w:rsidRPr="0033489F">
        <w:rPr>
          <w:rFonts w:cstheme="minorHAnsi"/>
        </w:rPr>
        <w:t xml:space="preserve">: Los siguientes (8 x </w:t>
      </w:r>
      <w:proofErr w:type="spellStart"/>
      <w:r w:rsidRPr="0033489F">
        <w:rPr>
          <w:rFonts w:cstheme="minorHAnsi"/>
        </w:rPr>
        <w:t>ns</w:t>
      </w:r>
      <w:proofErr w:type="spellEnd"/>
      <w:r w:rsidRPr="0033489F">
        <w:rPr>
          <w:rFonts w:cstheme="minorHAnsi"/>
        </w:rPr>
        <w:t xml:space="preserve">) bytes </w:t>
      </w:r>
      <w:r w:rsidR="0033489F" w:rsidRPr="0033489F">
        <w:rPr>
          <w:rFonts w:cstheme="minorHAnsi"/>
        </w:rPr>
        <w:t>especifica</w:t>
      </w:r>
      <w:r w:rsidR="0033489F">
        <w:rPr>
          <w:rFonts w:cstheme="minorHAnsi"/>
        </w:rPr>
        <w:t>n</w:t>
      </w:r>
      <w:r w:rsidR="0033489F" w:rsidRPr="0033489F">
        <w:rPr>
          <w:rFonts w:cstheme="minorHAnsi"/>
        </w:rPr>
        <w:t xml:space="preserve"> el valor extremo inferior que pueden ocurrir en los registros de datos</w:t>
      </w:r>
      <w:r w:rsidR="00160E3C">
        <w:rPr>
          <w:rFonts w:cstheme="minorHAnsi"/>
        </w:rPr>
        <w:t xml:space="preserve"> en unidades digitales</w:t>
      </w:r>
      <w:r w:rsidR="0009301C">
        <w:rPr>
          <w:rFonts w:cstheme="minorHAnsi"/>
        </w:rPr>
        <w:t xml:space="preserve"> del ADC</w:t>
      </w:r>
      <w:r w:rsidR="0033489F" w:rsidRPr="0033489F">
        <w:rPr>
          <w:rFonts w:cstheme="minorHAnsi"/>
        </w:rPr>
        <w:t xml:space="preserve">. </w:t>
      </w:r>
    </w:p>
    <w:p w14:paraId="79AC3BF1" w14:textId="77777777" w:rsidR="0092450E" w:rsidRDefault="0092450E">
      <w:pPr>
        <w:pStyle w:val="Prrafodelista"/>
        <w:numPr>
          <w:ilvl w:val="0"/>
          <w:numId w:val="10"/>
        </w:numPr>
        <w:spacing w:line="360" w:lineRule="auto"/>
        <w:jc w:val="both"/>
        <w:rPr>
          <w:rFonts w:cstheme="minorHAnsi"/>
        </w:rPr>
        <w:pPrChange w:id="437" w:author="Roca Neyra Renzo Jaime" w:date="2019-09-09T23:52:00Z">
          <w:pPr>
            <w:pStyle w:val="Prrafodelista"/>
            <w:numPr>
              <w:numId w:val="10"/>
            </w:numPr>
            <w:ind w:hanging="360"/>
          </w:pPr>
        </w:pPrChange>
      </w:pPr>
      <w:r>
        <w:rPr>
          <w:rFonts w:cstheme="minorHAnsi"/>
          <w:b/>
        </w:rPr>
        <w:t>Máximo digital</w:t>
      </w:r>
      <w:r w:rsidRPr="008B5AAF">
        <w:rPr>
          <w:rFonts w:cstheme="minorHAnsi"/>
        </w:rPr>
        <w:t>:</w:t>
      </w:r>
      <w:r>
        <w:rPr>
          <w:rFonts w:cstheme="minorHAnsi"/>
        </w:rPr>
        <w:t xml:space="preserve"> Los siguientes (8 x </w:t>
      </w:r>
      <w:proofErr w:type="spellStart"/>
      <w:r>
        <w:rPr>
          <w:rFonts w:cstheme="minorHAnsi"/>
        </w:rPr>
        <w:t>ns</w:t>
      </w:r>
      <w:proofErr w:type="spellEnd"/>
      <w:r>
        <w:rPr>
          <w:rFonts w:cstheme="minorHAnsi"/>
        </w:rPr>
        <w:t xml:space="preserve">) bytes </w:t>
      </w:r>
      <w:r w:rsidR="0033489F" w:rsidRPr="0033489F">
        <w:rPr>
          <w:rFonts w:cstheme="minorHAnsi"/>
        </w:rPr>
        <w:t>especifica</w:t>
      </w:r>
      <w:r w:rsidR="0033489F">
        <w:rPr>
          <w:rFonts w:cstheme="minorHAnsi"/>
        </w:rPr>
        <w:t>n</w:t>
      </w:r>
      <w:r w:rsidR="0033489F" w:rsidRPr="0033489F">
        <w:rPr>
          <w:rFonts w:cstheme="minorHAnsi"/>
        </w:rPr>
        <w:t xml:space="preserve"> el valor extremo </w:t>
      </w:r>
      <w:r w:rsidR="00A57953">
        <w:rPr>
          <w:rFonts w:cstheme="minorHAnsi"/>
        </w:rPr>
        <w:t xml:space="preserve">superior </w:t>
      </w:r>
      <w:r w:rsidR="0033489F" w:rsidRPr="0033489F">
        <w:rPr>
          <w:rFonts w:cstheme="minorHAnsi"/>
        </w:rPr>
        <w:t>que pueden ocurrir en los registros de datos</w:t>
      </w:r>
      <w:r w:rsidR="00160E3C">
        <w:rPr>
          <w:rFonts w:cstheme="minorHAnsi"/>
        </w:rPr>
        <w:t xml:space="preserve"> en unidades digitales</w:t>
      </w:r>
      <w:r w:rsidR="0009301C">
        <w:rPr>
          <w:rFonts w:cstheme="minorHAnsi"/>
        </w:rPr>
        <w:t xml:space="preserve"> del ADC</w:t>
      </w:r>
      <w:r w:rsidR="0033489F" w:rsidRPr="0033489F">
        <w:rPr>
          <w:rFonts w:cstheme="minorHAnsi"/>
        </w:rPr>
        <w:t>.</w:t>
      </w:r>
    </w:p>
    <w:p w14:paraId="5F849272" w14:textId="77777777" w:rsidR="0092450E" w:rsidRDefault="00C948C2">
      <w:pPr>
        <w:pStyle w:val="Prrafodelista"/>
        <w:numPr>
          <w:ilvl w:val="0"/>
          <w:numId w:val="10"/>
        </w:numPr>
        <w:spacing w:line="360" w:lineRule="auto"/>
        <w:jc w:val="both"/>
        <w:rPr>
          <w:rFonts w:cstheme="minorHAnsi"/>
        </w:rPr>
        <w:pPrChange w:id="438" w:author="Roca Neyra Renzo Jaime" w:date="2019-09-09T23:52:00Z">
          <w:pPr>
            <w:pStyle w:val="Prrafodelista"/>
            <w:numPr>
              <w:numId w:val="10"/>
            </w:numPr>
            <w:ind w:hanging="360"/>
          </w:pPr>
        </w:pPrChange>
      </w:pPr>
      <w:r>
        <w:rPr>
          <w:rFonts w:cstheme="minorHAnsi"/>
          <w:b/>
        </w:rPr>
        <w:t>Prefiltración</w:t>
      </w:r>
      <w:r w:rsidR="0092450E" w:rsidRPr="008B5AAF">
        <w:rPr>
          <w:rFonts w:cstheme="minorHAnsi"/>
        </w:rPr>
        <w:t>:</w:t>
      </w:r>
      <w:r w:rsidR="0092450E">
        <w:rPr>
          <w:rFonts w:cstheme="minorHAnsi"/>
        </w:rPr>
        <w:t xml:space="preserve"> Los siguientes (8</w:t>
      </w:r>
      <w:r>
        <w:rPr>
          <w:rFonts w:cstheme="minorHAnsi"/>
        </w:rPr>
        <w:t>0</w:t>
      </w:r>
      <w:r w:rsidR="0092450E">
        <w:rPr>
          <w:rFonts w:cstheme="minorHAnsi"/>
        </w:rPr>
        <w:t xml:space="preserve"> x </w:t>
      </w:r>
      <w:proofErr w:type="spellStart"/>
      <w:r w:rsidR="0092450E">
        <w:rPr>
          <w:rFonts w:cstheme="minorHAnsi"/>
        </w:rPr>
        <w:t>ns</w:t>
      </w:r>
      <w:proofErr w:type="spellEnd"/>
      <w:r w:rsidR="0092450E">
        <w:rPr>
          <w:rFonts w:cstheme="minorHAnsi"/>
        </w:rPr>
        <w:t xml:space="preserve">) bytes </w:t>
      </w:r>
      <w:r w:rsidR="0009301C">
        <w:rPr>
          <w:rFonts w:cstheme="minorHAnsi"/>
        </w:rPr>
        <w:t xml:space="preserve">identifican </w:t>
      </w:r>
      <w:r w:rsidR="0009301C" w:rsidRPr="008904BC">
        <w:rPr>
          <w:rFonts w:cstheme="minorHAnsi"/>
        </w:rPr>
        <w:t>la calibración de amplitud</w:t>
      </w:r>
      <w:r w:rsidR="0092450E">
        <w:rPr>
          <w:rFonts w:cstheme="minorHAnsi"/>
        </w:rPr>
        <w:t xml:space="preserve"> </w:t>
      </w:r>
    </w:p>
    <w:p w14:paraId="7BF31007" w14:textId="77777777" w:rsidR="00913332" w:rsidRDefault="00913332">
      <w:pPr>
        <w:pStyle w:val="Prrafodelista"/>
        <w:numPr>
          <w:ilvl w:val="0"/>
          <w:numId w:val="10"/>
        </w:numPr>
        <w:spacing w:line="360" w:lineRule="auto"/>
        <w:jc w:val="both"/>
        <w:rPr>
          <w:rFonts w:cstheme="minorHAnsi"/>
        </w:rPr>
        <w:pPrChange w:id="439" w:author="Roca Neyra Renzo Jaime" w:date="2019-09-09T23:52:00Z">
          <w:pPr>
            <w:pStyle w:val="Prrafodelista"/>
            <w:numPr>
              <w:numId w:val="10"/>
            </w:numPr>
            <w:ind w:hanging="360"/>
          </w:pPr>
        </w:pPrChange>
      </w:pPr>
      <w:proofErr w:type="spellStart"/>
      <w:r>
        <w:rPr>
          <w:rFonts w:cstheme="minorHAnsi"/>
          <w:b/>
        </w:rPr>
        <w:t>Nº</w:t>
      </w:r>
      <w:proofErr w:type="spellEnd"/>
      <w:r>
        <w:rPr>
          <w:rFonts w:cstheme="minorHAnsi"/>
          <w:b/>
        </w:rPr>
        <w:t xml:space="preserve"> muestras en cada registro de datos</w:t>
      </w:r>
      <w:r w:rsidRPr="008B5AAF">
        <w:rPr>
          <w:rFonts w:cstheme="minorHAnsi"/>
        </w:rPr>
        <w:t>:</w:t>
      </w:r>
      <w:r>
        <w:rPr>
          <w:rFonts w:cstheme="minorHAnsi"/>
        </w:rPr>
        <w:t xml:space="preserve"> Los siguientes (8 x </w:t>
      </w:r>
      <w:proofErr w:type="spellStart"/>
      <w:r>
        <w:rPr>
          <w:rFonts w:cstheme="minorHAnsi"/>
        </w:rPr>
        <w:t>ns</w:t>
      </w:r>
      <w:proofErr w:type="spellEnd"/>
      <w:r>
        <w:rPr>
          <w:rFonts w:cstheme="minorHAnsi"/>
        </w:rPr>
        <w:t xml:space="preserve">) bytes </w:t>
      </w:r>
      <w:r w:rsidR="0009301C">
        <w:rPr>
          <w:rFonts w:cstheme="minorHAnsi"/>
        </w:rPr>
        <w:t>identifican el número de muestra por cada señal, con este valor se puede obtener la frecuencia de muestreo</w:t>
      </w:r>
      <w:r w:rsidR="00696BBE">
        <w:rPr>
          <w:rFonts w:cstheme="minorHAnsi"/>
        </w:rPr>
        <w:t xml:space="preserve"> a través de la duración de la señal.</w:t>
      </w:r>
    </w:p>
    <w:p w14:paraId="36BADCF9" w14:textId="77777777" w:rsidR="00913332" w:rsidRDefault="00913332">
      <w:pPr>
        <w:pStyle w:val="Prrafodelista"/>
        <w:numPr>
          <w:ilvl w:val="0"/>
          <w:numId w:val="10"/>
        </w:numPr>
        <w:spacing w:line="360" w:lineRule="auto"/>
        <w:jc w:val="both"/>
        <w:rPr>
          <w:rFonts w:cstheme="minorHAnsi"/>
        </w:rPr>
        <w:pPrChange w:id="440" w:author="Roca Neyra Renzo Jaime" w:date="2019-09-09T23:52:00Z">
          <w:pPr>
            <w:pStyle w:val="Prrafodelista"/>
            <w:numPr>
              <w:numId w:val="10"/>
            </w:numPr>
            <w:ind w:hanging="360"/>
          </w:pPr>
        </w:pPrChange>
      </w:pPr>
      <w:r>
        <w:rPr>
          <w:rFonts w:cstheme="minorHAnsi"/>
          <w:b/>
        </w:rPr>
        <w:t>Campo reservado</w:t>
      </w:r>
      <w:r w:rsidRPr="008B5AAF">
        <w:rPr>
          <w:rFonts w:cstheme="minorHAnsi"/>
        </w:rPr>
        <w:t>:</w:t>
      </w:r>
      <w:r>
        <w:rPr>
          <w:rFonts w:cstheme="minorHAnsi"/>
        </w:rPr>
        <w:t xml:space="preserve"> Los siguientes (32 x </w:t>
      </w:r>
      <w:proofErr w:type="spellStart"/>
      <w:r>
        <w:rPr>
          <w:rFonts w:cstheme="minorHAnsi"/>
        </w:rPr>
        <w:t>ns</w:t>
      </w:r>
      <w:proofErr w:type="spellEnd"/>
      <w:r>
        <w:rPr>
          <w:rFonts w:cstheme="minorHAnsi"/>
        </w:rPr>
        <w:t>) bytes</w:t>
      </w:r>
      <w:r w:rsidR="0009301C">
        <w:rPr>
          <w:rFonts w:cstheme="minorHAnsi"/>
        </w:rPr>
        <w:t>.</w:t>
      </w:r>
      <w:r w:rsidR="0009301C">
        <w:rPr>
          <w:rFonts w:cstheme="minorHAnsi"/>
        </w:rPr>
        <w:tab/>
      </w:r>
    </w:p>
    <w:p w14:paraId="39BBFCD2" w14:textId="77777777" w:rsidR="0092450E" w:rsidRDefault="0092450E">
      <w:pPr>
        <w:pStyle w:val="Prrafodelista"/>
        <w:spacing w:line="360" w:lineRule="auto"/>
        <w:jc w:val="both"/>
        <w:rPr>
          <w:rFonts w:cstheme="minorHAnsi"/>
        </w:rPr>
        <w:pPrChange w:id="441" w:author="Roca Neyra Renzo Jaime" w:date="2019-09-09T23:52:00Z">
          <w:pPr>
            <w:pStyle w:val="Prrafodelista"/>
          </w:pPr>
        </w:pPrChange>
      </w:pPr>
    </w:p>
    <w:p w14:paraId="7BDEDF40" w14:textId="77777777" w:rsidR="00A53915" w:rsidRDefault="0009301C">
      <w:pPr>
        <w:spacing w:line="360" w:lineRule="auto"/>
        <w:jc w:val="both"/>
        <w:pPrChange w:id="442" w:author="Roca Neyra Renzo Jaime" w:date="2019-09-09T23:52:00Z">
          <w:pPr/>
        </w:pPrChange>
      </w:pPr>
      <w:r w:rsidRPr="008904BC">
        <w:rPr>
          <w:rFonts w:cstheme="minorHAnsi"/>
        </w:rPr>
        <w:t>De esta manera, el formato permite diferentes ganancias y frecuencias de muestreo para cada señal.</w:t>
      </w:r>
      <w:r w:rsidR="00696BBE" w:rsidRPr="00696BBE">
        <w:t xml:space="preserve"> </w:t>
      </w:r>
    </w:p>
    <w:p w14:paraId="302787B9" w14:textId="77777777" w:rsidR="00A53915" w:rsidRDefault="19796FE2">
      <w:pPr>
        <w:spacing w:line="360" w:lineRule="auto"/>
        <w:jc w:val="both"/>
        <w:pPrChange w:id="443" w:author="Roca Neyra Renzo Jaime" w:date="2019-09-09T23:52:00Z">
          <w:pPr/>
        </w:pPrChange>
      </w:pPr>
      <w:r w:rsidRPr="19796FE2">
        <w:t>Los máximos y mínimos, tanto digitales como físicos, pueden especificar los siguientes caracterizas de las señales:</w:t>
      </w:r>
    </w:p>
    <w:p w14:paraId="778E8637" w14:textId="77777777" w:rsidR="00A53915" w:rsidRDefault="00A53915">
      <w:pPr>
        <w:pStyle w:val="Prrafodelista"/>
        <w:numPr>
          <w:ilvl w:val="0"/>
          <w:numId w:val="11"/>
        </w:numPr>
        <w:spacing w:line="360" w:lineRule="auto"/>
        <w:jc w:val="both"/>
        <w:rPr>
          <w:rFonts w:cstheme="minorHAnsi"/>
        </w:rPr>
        <w:pPrChange w:id="444" w:author="Roca Neyra Renzo Jaime" w:date="2019-09-09T23:52:00Z">
          <w:pPr>
            <w:pStyle w:val="Prrafodelista"/>
            <w:numPr>
              <w:numId w:val="11"/>
            </w:numPr>
            <w:ind w:hanging="360"/>
          </w:pPr>
        </w:pPrChange>
      </w:pPr>
      <w:r>
        <w:rPr>
          <w:rFonts w:cstheme="minorHAnsi"/>
        </w:rPr>
        <w:t>Ganancia</w:t>
      </w:r>
    </w:p>
    <w:p w14:paraId="31BFED28" w14:textId="77777777" w:rsidR="00065782" w:rsidRDefault="00065782">
      <w:pPr>
        <w:pStyle w:val="Prrafodelista"/>
        <w:numPr>
          <w:ilvl w:val="0"/>
          <w:numId w:val="11"/>
        </w:numPr>
        <w:spacing w:line="360" w:lineRule="auto"/>
        <w:jc w:val="both"/>
        <w:rPr>
          <w:rFonts w:cstheme="minorHAnsi"/>
        </w:rPr>
        <w:pPrChange w:id="445" w:author="Roca Neyra Renzo Jaime" w:date="2019-09-09T23:52:00Z">
          <w:pPr>
            <w:pStyle w:val="Prrafodelista"/>
            <w:numPr>
              <w:numId w:val="11"/>
            </w:numPr>
            <w:ind w:hanging="360"/>
          </w:pPr>
        </w:pPrChange>
      </w:pPr>
      <w:r>
        <w:rPr>
          <w:rFonts w:cstheme="minorHAnsi"/>
        </w:rPr>
        <w:t>Línea base</w:t>
      </w:r>
    </w:p>
    <w:p w14:paraId="2AF9F711" w14:textId="77777777" w:rsidR="00A53915" w:rsidRDefault="00A53915">
      <w:pPr>
        <w:pStyle w:val="Prrafodelista"/>
        <w:numPr>
          <w:ilvl w:val="0"/>
          <w:numId w:val="11"/>
        </w:numPr>
        <w:spacing w:line="360" w:lineRule="auto"/>
        <w:jc w:val="both"/>
        <w:rPr>
          <w:rFonts w:cstheme="minorHAnsi"/>
        </w:rPr>
        <w:pPrChange w:id="446" w:author="Roca Neyra Renzo Jaime" w:date="2019-09-09T23:52:00Z">
          <w:pPr>
            <w:pStyle w:val="Prrafodelista"/>
            <w:numPr>
              <w:numId w:val="11"/>
            </w:numPr>
            <w:ind w:hanging="360"/>
          </w:pPr>
        </w:pPrChange>
      </w:pPr>
      <w:r>
        <w:rPr>
          <w:rFonts w:cstheme="minorHAnsi"/>
        </w:rPr>
        <w:t>ADC cero</w:t>
      </w:r>
    </w:p>
    <w:p w14:paraId="5288115B" w14:textId="77777777" w:rsidR="00A53915" w:rsidRDefault="00A53915">
      <w:pPr>
        <w:pStyle w:val="Prrafodelista"/>
        <w:numPr>
          <w:ilvl w:val="0"/>
          <w:numId w:val="11"/>
        </w:numPr>
        <w:spacing w:line="360" w:lineRule="auto"/>
        <w:jc w:val="both"/>
        <w:rPr>
          <w:rFonts w:cstheme="minorHAnsi"/>
        </w:rPr>
        <w:pPrChange w:id="447" w:author="Roca Neyra Renzo Jaime" w:date="2019-09-09T23:52:00Z">
          <w:pPr>
            <w:pStyle w:val="Prrafodelista"/>
            <w:numPr>
              <w:numId w:val="11"/>
            </w:numPr>
            <w:ind w:hanging="360"/>
          </w:pPr>
        </w:pPrChange>
      </w:pPr>
      <w:r>
        <w:rPr>
          <w:rFonts w:cstheme="minorHAnsi"/>
        </w:rPr>
        <w:lastRenderedPageBreak/>
        <w:t>ADC resolución</w:t>
      </w:r>
    </w:p>
    <w:p w14:paraId="490EA327" w14:textId="77777777" w:rsidR="006B2EFF" w:rsidRDefault="006B2EFF">
      <w:pPr>
        <w:pStyle w:val="Prrafodelista"/>
        <w:spacing w:line="360" w:lineRule="auto"/>
        <w:jc w:val="both"/>
        <w:rPr>
          <w:rFonts w:cstheme="minorHAnsi"/>
        </w:rPr>
        <w:pPrChange w:id="448" w:author="Roca Neyra Renzo Jaime" w:date="2019-09-09T23:52:00Z">
          <w:pPr>
            <w:pStyle w:val="Prrafodelista"/>
          </w:pPr>
        </w:pPrChange>
      </w:pPr>
    </w:p>
    <w:p w14:paraId="5195F9DD" w14:textId="77777777" w:rsidR="00065782" w:rsidRPr="00AA53DC" w:rsidRDefault="00065782">
      <w:pPr>
        <w:pStyle w:val="Prrafodelista"/>
        <w:spacing w:line="360" w:lineRule="auto"/>
        <w:jc w:val="both"/>
        <w:rPr>
          <w:rFonts w:cstheme="minorHAnsi"/>
        </w:rPr>
        <w:pPrChange w:id="449" w:author="Roca Neyra Renzo Jaime" w:date="2019-09-09T23:52:00Z">
          <w:pPr>
            <w:pStyle w:val="Prrafodelista"/>
          </w:pPr>
        </w:pPrChange>
      </w:pPr>
    </w:p>
    <w:p w14:paraId="019F864E" w14:textId="77777777" w:rsidR="00696BBE" w:rsidRPr="00D82A3E" w:rsidRDefault="00696BBE">
      <w:pPr>
        <w:pStyle w:val="Ttulo3"/>
        <w:spacing w:line="360" w:lineRule="auto"/>
        <w:jc w:val="both"/>
        <w:pPrChange w:id="450" w:author="Roca Neyra Renzo Jaime" w:date="2019-09-09T23:52:00Z">
          <w:pPr>
            <w:pStyle w:val="Ttulo3"/>
          </w:pPr>
        </w:pPrChange>
      </w:pPr>
      <w:bookmarkStart w:id="451" w:name="_Toc17721539"/>
      <w:r>
        <w:t>Registro de datos</w:t>
      </w:r>
      <w:bookmarkEnd w:id="451"/>
    </w:p>
    <w:p w14:paraId="5FF00AD7" w14:textId="77777777" w:rsidR="00065782" w:rsidRPr="001764BE" w:rsidRDefault="00065782">
      <w:pPr>
        <w:pStyle w:val="Prrafodelista"/>
        <w:numPr>
          <w:ilvl w:val="0"/>
          <w:numId w:val="9"/>
        </w:numPr>
        <w:spacing w:after="0" w:line="360" w:lineRule="auto"/>
        <w:jc w:val="both"/>
        <w:rPr>
          <w:rFonts w:eastAsia="Times New Roman" w:cstheme="minorHAnsi"/>
          <w:color w:val="252525"/>
          <w:lang w:eastAsia="es-ES"/>
        </w:rPr>
        <w:pPrChange w:id="452" w:author="Roca Neyra Renzo Jaime" w:date="2019-09-09T23:52:00Z">
          <w:pPr>
            <w:pStyle w:val="Prrafodelista"/>
            <w:numPr>
              <w:numId w:val="9"/>
            </w:numPr>
            <w:spacing w:after="0" w:line="240" w:lineRule="auto"/>
            <w:ind w:left="360" w:hanging="360"/>
          </w:pPr>
        </w:pPrChange>
      </w:pPr>
      <w:bookmarkStart w:id="453" w:name="_Hlk8335054"/>
      <w:bookmarkStart w:id="454" w:name="_Hlk8328065"/>
      <w:r w:rsidRPr="001764BE">
        <w:rPr>
          <w:rFonts w:cstheme="minorHAnsi"/>
          <w:b/>
        </w:rPr>
        <w:t>Los registros de datos</w:t>
      </w:r>
      <w:r w:rsidR="008C7C3E" w:rsidRPr="001764BE">
        <w:rPr>
          <w:rFonts w:cstheme="minorHAnsi"/>
          <w:b/>
        </w:rPr>
        <w:t xml:space="preserve"> o </w:t>
      </w:r>
      <w:proofErr w:type="spellStart"/>
      <w:r w:rsidR="008C7C3E" w:rsidRPr="001764BE">
        <w:rPr>
          <w:rFonts w:cstheme="minorHAnsi"/>
          <w:b/>
        </w:rPr>
        <w:t>frames</w:t>
      </w:r>
      <w:proofErr w:type="spellEnd"/>
      <w:r w:rsidRPr="001764BE">
        <w:rPr>
          <w:rFonts w:cstheme="minorHAnsi"/>
        </w:rPr>
        <w:t xml:space="preserve"> contienen épocas consecutivas de duración fija de la grabación poligráfica.</w:t>
      </w:r>
      <w:bookmarkEnd w:id="453"/>
    </w:p>
    <w:p w14:paraId="16DCD644" w14:textId="77777777" w:rsidR="00065782" w:rsidRPr="001764BE" w:rsidRDefault="00BF6D1B">
      <w:pPr>
        <w:pStyle w:val="Prrafodelista"/>
        <w:numPr>
          <w:ilvl w:val="0"/>
          <w:numId w:val="9"/>
        </w:numPr>
        <w:spacing w:after="0" w:line="360" w:lineRule="auto"/>
        <w:jc w:val="both"/>
        <w:rPr>
          <w:rFonts w:eastAsia="Times New Roman" w:cstheme="minorHAnsi"/>
          <w:color w:val="252525"/>
          <w:lang w:eastAsia="es-ES"/>
        </w:rPr>
        <w:pPrChange w:id="455" w:author="Roca Neyra Renzo Jaime" w:date="2019-09-09T23:52:00Z">
          <w:pPr>
            <w:pStyle w:val="Prrafodelista"/>
            <w:numPr>
              <w:numId w:val="9"/>
            </w:numPr>
            <w:spacing w:after="0" w:line="240" w:lineRule="auto"/>
            <w:ind w:left="360" w:hanging="360"/>
          </w:pPr>
        </w:pPrChange>
      </w:pPr>
      <w:r w:rsidRPr="001764BE">
        <w:rPr>
          <w:rFonts w:eastAsia="Times New Roman" w:cstheme="minorHAnsi"/>
          <w:color w:val="252525"/>
          <w:lang w:eastAsia="es-ES"/>
        </w:rPr>
        <w:t>Se recomienda que la duración de cada registro de datos sea un número entero de segundos.</w:t>
      </w:r>
    </w:p>
    <w:bookmarkEnd w:id="454"/>
    <w:p w14:paraId="3114ACD2" w14:textId="77777777" w:rsidR="00BF6D1B" w:rsidRPr="001764BE" w:rsidRDefault="00BF6D1B">
      <w:pPr>
        <w:pStyle w:val="Prrafodelista"/>
        <w:numPr>
          <w:ilvl w:val="0"/>
          <w:numId w:val="9"/>
        </w:numPr>
        <w:spacing w:after="0" w:line="360" w:lineRule="auto"/>
        <w:jc w:val="both"/>
        <w:rPr>
          <w:rFonts w:eastAsia="Times New Roman" w:cstheme="minorHAnsi"/>
          <w:color w:val="252525"/>
          <w:lang w:eastAsia="es-ES"/>
        </w:rPr>
        <w:pPrChange w:id="456" w:author="Roca Neyra Renzo Jaime" w:date="2019-09-09T23:52:00Z">
          <w:pPr>
            <w:pStyle w:val="Prrafodelista"/>
            <w:numPr>
              <w:numId w:val="9"/>
            </w:numPr>
            <w:spacing w:after="0" w:line="240" w:lineRule="auto"/>
            <w:ind w:left="360" w:hanging="360"/>
          </w:pPr>
        </w:pPrChange>
      </w:pPr>
      <w:r w:rsidRPr="001764BE">
        <w:rPr>
          <w:rFonts w:eastAsia="Times New Roman" w:cstheme="minorHAnsi"/>
          <w:color w:val="252525"/>
          <w:lang w:eastAsia="es-ES"/>
        </w:rPr>
        <w:t xml:space="preserve"> Se recomienda que su tamaño (número de bytes) no exceda los 61440. </w:t>
      </w:r>
    </w:p>
    <w:p w14:paraId="0136BE06" w14:textId="77777777" w:rsidR="00BF6D1B" w:rsidRPr="001764BE" w:rsidRDefault="00BF6D1B">
      <w:pPr>
        <w:pStyle w:val="Prrafodelista"/>
        <w:numPr>
          <w:ilvl w:val="0"/>
          <w:numId w:val="9"/>
        </w:numPr>
        <w:spacing w:after="0" w:line="360" w:lineRule="auto"/>
        <w:jc w:val="both"/>
        <w:rPr>
          <w:rFonts w:eastAsia="Times New Roman" w:cstheme="minorHAnsi"/>
          <w:color w:val="252525"/>
          <w:lang w:eastAsia="es-ES"/>
        </w:rPr>
        <w:pPrChange w:id="457" w:author="Roca Neyra Renzo Jaime" w:date="2019-09-09T23:52:00Z">
          <w:pPr>
            <w:pStyle w:val="Prrafodelista"/>
            <w:numPr>
              <w:numId w:val="9"/>
            </w:numPr>
            <w:spacing w:after="0" w:line="240" w:lineRule="auto"/>
            <w:ind w:left="360" w:hanging="360"/>
          </w:pPr>
        </w:pPrChange>
      </w:pPr>
      <w:r w:rsidRPr="001764BE">
        <w:rPr>
          <w:rFonts w:eastAsia="Times New Roman" w:cstheme="minorHAnsi"/>
          <w:color w:val="252525"/>
          <w:lang w:eastAsia="es-ES"/>
        </w:rPr>
        <w:t>Solo si un registro de datos de 1s excede este límite de tamaño, se recomienda que la duración sea menor que 1s (por ejemplo, 0.01).</w:t>
      </w:r>
    </w:p>
    <w:p w14:paraId="2C249577" w14:textId="77777777" w:rsidR="004E5EF5" w:rsidRPr="001764BE" w:rsidRDefault="004E5EF5">
      <w:pPr>
        <w:pStyle w:val="Prrafodelista"/>
        <w:numPr>
          <w:ilvl w:val="0"/>
          <w:numId w:val="9"/>
        </w:numPr>
        <w:spacing w:after="0" w:line="360" w:lineRule="auto"/>
        <w:jc w:val="both"/>
        <w:rPr>
          <w:rFonts w:eastAsia="Times New Roman" w:cstheme="minorHAnsi"/>
          <w:color w:val="252525"/>
          <w:lang w:eastAsia="es-ES"/>
        </w:rPr>
        <w:pPrChange w:id="458" w:author="Roca Neyra Renzo Jaime" w:date="2019-09-09T23:52:00Z">
          <w:pPr>
            <w:pStyle w:val="Prrafodelista"/>
            <w:numPr>
              <w:numId w:val="9"/>
            </w:numPr>
            <w:spacing w:after="0" w:line="240" w:lineRule="auto"/>
            <w:ind w:left="360" w:hanging="360"/>
          </w:pPr>
        </w:pPrChange>
      </w:pPr>
      <w:r w:rsidRPr="001764BE">
        <w:rPr>
          <w:rFonts w:eastAsia="Times New Roman" w:cstheme="minorHAnsi"/>
          <w:color w:val="252525"/>
          <w:lang w:eastAsia="es-ES"/>
        </w:rPr>
        <w:t>Hay tantos registros de datos como se especifica en el registro de encabezado.</w:t>
      </w:r>
    </w:p>
    <w:p w14:paraId="1286D34C" w14:textId="72D25C92" w:rsidR="0008308D" w:rsidRPr="001764BE" w:rsidRDefault="19796FE2">
      <w:pPr>
        <w:pStyle w:val="Prrafodelista"/>
        <w:numPr>
          <w:ilvl w:val="0"/>
          <w:numId w:val="9"/>
        </w:numPr>
        <w:spacing w:after="0" w:line="360" w:lineRule="auto"/>
        <w:jc w:val="both"/>
        <w:rPr>
          <w:rFonts w:eastAsia="Times New Roman" w:cstheme="minorHAnsi"/>
          <w:color w:val="252525"/>
          <w:lang w:eastAsia="es-ES"/>
        </w:rPr>
        <w:pPrChange w:id="459" w:author="Roca Neyra Renzo Jaime" w:date="2019-09-09T23:52:00Z">
          <w:pPr>
            <w:pStyle w:val="Prrafodelista"/>
            <w:numPr>
              <w:numId w:val="9"/>
            </w:numPr>
            <w:spacing w:after="0" w:line="240" w:lineRule="auto"/>
            <w:ind w:left="360" w:hanging="360"/>
          </w:pPr>
        </w:pPrChange>
      </w:pPr>
      <w:r w:rsidRPr="001764BE">
        <w:rPr>
          <w:rFonts w:eastAsia="Times New Roman" w:cstheme="minorHAnsi"/>
          <w:color w:val="252525"/>
          <w:lang w:eastAsia="es-ES"/>
        </w:rPr>
        <w:t xml:space="preserve">Dentro de cada registro de datos, hay muestras de las </w:t>
      </w:r>
      <w:proofErr w:type="spellStart"/>
      <w:r w:rsidRPr="001764BE">
        <w:rPr>
          <w:rFonts w:eastAsia="Times New Roman" w:cstheme="minorHAnsi"/>
          <w:i/>
          <w:iCs/>
          <w:color w:val="252525"/>
          <w:lang w:eastAsia="es-ES"/>
        </w:rPr>
        <w:t>ns</w:t>
      </w:r>
      <w:proofErr w:type="spellEnd"/>
      <w:r w:rsidRPr="001764BE">
        <w:rPr>
          <w:rFonts w:eastAsia="Times New Roman" w:cstheme="minorHAnsi"/>
          <w:color w:val="252525"/>
          <w:lang w:eastAsia="es-ES"/>
        </w:rPr>
        <w:t xml:space="preserve"> señales, primero están las muestras de la señal 0, seguido las muestra</w:t>
      </w:r>
      <w:ins w:id="460" w:author="Roca Neyra Renzo Jaime" w:date="2019-09-09T23:47:00Z">
        <w:r w:rsidR="00B92BF1">
          <w:rPr>
            <w:rFonts w:eastAsia="Times New Roman" w:cstheme="minorHAnsi"/>
            <w:color w:val="252525"/>
            <w:lang w:eastAsia="es-ES"/>
          </w:rPr>
          <w:t>s</w:t>
        </w:r>
      </w:ins>
      <w:r w:rsidRPr="001764BE">
        <w:rPr>
          <w:rFonts w:eastAsia="Times New Roman" w:cstheme="minorHAnsi"/>
          <w:color w:val="252525"/>
          <w:lang w:eastAsia="es-ES"/>
        </w:rPr>
        <w:t xml:space="preserve"> de la señal 1 y así hasta la última señal.</w:t>
      </w:r>
    </w:p>
    <w:p w14:paraId="5964BA26" w14:textId="77777777" w:rsidR="00574D3A" w:rsidRPr="001764BE" w:rsidRDefault="000C2EC9">
      <w:pPr>
        <w:pStyle w:val="Prrafodelista"/>
        <w:numPr>
          <w:ilvl w:val="0"/>
          <w:numId w:val="9"/>
        </w:numPr>
        <w:spacing w:line="360" w:lineRule="auto"/>
        <w:jc w:val="both"/>
        <w:rPr>
          <w:rFonts w:cstheme="minorHAnsi"/>
        </w:rPr>
        <w:pPrChange w:id="461" w:author="Roca Neyra Renzo Jaime" w:date="2019-09-09T23:52:00Z">
          <w:pPr>
            <w:pStyle w:val="Prrafodelista"/>
            <w:numPr>
              <w:numId w:val="9"/>
            </w:numPr>
            <w:ind w:left="360" w:hanging="360"/>
          </w:pPr>
        </w:pPrChange>
      </w:pPr>
      <w:bookmarkStart w:id="462" w:name="_Hlk8335028"/>
      <w:r w:rsidRPr="001764BE">
        <w:rPr>
          <w:rFonts w:cstheme="minorHAnsi"/>
        </w:rPr>
        <w:t>C</w:t>
      </w:r>
      <w:r w:rsidR="00574D3A" w:rsidRPr="001764BE">
        <w:rPr>
          <w:rFonts w:cstheme="minorHAnsi"/>
        </w:rPr>
        <w:t xml:space="preserve">ada valor de muestra se representa como un entero de 2 bytes en el formato de complemento a 2. </w:t>
      </w:r>
    </w:p>
    <w:bookmarkEnd w:id="462"/>
    <w:p w14:paraId="08463A75" w14:textId="4FE1FDB0" w:rsidR="00111541" w:rsidRDefault="00111541" w:rsidP="00AD0AFE">
      <w:pPr>
        <w:spacing w:line="360" w:lineRule="auto"/>
        <w:jc w:val="both"/>
        <w:rPr>
          <w:ins w:id="463" w:author="Roca Neyra Renzo Jaime" w:date="2019-09-10T00:00:00Z"/>
        </w:rPr>
      </w:pPr>
    </w:p>
    <w:p w14:paraId="2BCE1A3C" w14:textId="1CD14CB6" w:rsidR="006B3CD4" w:rsidRDefault="006B3CD4" w:rsidP="00AD0AFE">
      <w:pPr>
        <w:spacing w:line="360" w:lineRule="auto"/>
        <w:jc w:val="both"/>
        <w:rPr>
          <w:ins w:id="464" w:author="Roca Neyra Renzo Jaime" w:date="2019-09-10T00:00:00Z"/>
        </w:rPr>
      </w:pPr>
    </w:p>
    <w:p w14:paraId="24789E96" w14:textId="215B58F4" w:rsidR="006B3CD4" w:rsidRDefault="006B3CD4" w:rsidP="00AD0AFE">
      <w:pPr>
        <w:spacing w:line="360" w:lineRule="auto"/>
        <w:jc w:val="both"/>
        <w:rPr>
          <w:ins w:id="465" w:author="Roca Neyra Renzo Jaime" w:date="2019-09-10T23:54:00Z"/>
        </w:rPr>
      </w:pPr>
    </w:p>
    <w:p w14:paraId="48703FF0" w14:textId="1551B5FA" w:rsidR="00A9154E" w:rsidRDefault="00A9154E" w:rsidP="00AD0AFE">
      <w:pPr>
        <w:spacing w:line="360" w:lineRule="auto"/>
        <w:jc w:val="both"/>
        <w:rPr>
          <w:ins w:id="466" w:author="Roca Neyra Renzo Jaime" w:date="2019-09-10T23:54:00Z"/>
        </w:rPr>
      </w:pPr>
    </w:p>
    <w:p w14:paraId="7ABEFED9" w14:textId="402FD8E1" w:rsidR="00A9154E" w:rsidRDefault="00A9154E" w:rsidP="00AD0AFE">
      <w:pPr>
        <w:spacing w:line="360" w:lineRule="auto"/>
        <w:jc w:val="both"/>
        <w:rPr>
          <w:ins w:id="467" w:author="Roca Neyra Renzo Jaime" w:date="2019-09-10T23:54:00Z"/>
        </w:rPr>
      </w:pPr>
    </w:p>
    <w:p w14:paraId="069FF8F2" w14:textId="77977E79" w:rsidR="00A9154E" w:rsidRDefault="00A9154E" w:rsidP="00AD0AFE">
      <w:pPr>
        <w:spacing w:line="360" w:lineRule="auto"/>
        <w:jc w:val="both"/>
        <w:rPr>
          <w:ins w:id="468" w:author="Roca Neyra Renzo Jaime" w:date="2019-09-10T23:54:00Z"/>
        </w:rPr>
      </w:pPr>
    </w:p>
    <w:p w14:paraId="09DBE89D" w14:textId="1CB41783" w:rsidR="00A9154E" w:rsidRDefault="00A9154E" w:rsidP="00AD0AFE">
      <w:pPr>
        <w:spacing w:line="360" w:lineRule="auto"/>
        <w:jc w:val="both"/>
        <w:rPr>
          <w:ins w:id="469" w:author="Roca Neyra Renzo Jaime" w:date="2019-09-10T23:54:00Z"/>
        </w:rPr>
      </w:pPr>
    </w:p>
    <w:p w14:paraId="43F6B396" w14:textId="6891AD76" w:rsidR="00A9154E" w:rsidRDefault="00A9154E" w:rsidP="00AD0AFE">
      <w:pPr>
        <w:spacing w:line="360" w:lineRule="auto"/>
        <w:jc w:val="both"/>
        <w:rPr>
          <w:ins w:id="470" w:author="Roca Neyra Renzo Jaime" w:date="2019-09-10T23:54:00Z"/>
        </w:rPr>
      </w:pPr>
    </w:p>
    <w:p w14:paraId="37B86DEC" w14:textId="16E29D30" w:rsidR="00A9154E" w:rsidRDefault="00A9154E" w:rsidP="00AD0AFE">
      <w:pPr>
        <w:spacing w:line="360" w:lineRule="auto"/>
        <w:jc w:val="both"/>
        <w:rPr>
          <w:ins w:id="471" w:author="Roca Neyra Renzo Jaime" w:date="2019-09-10T23:54:00Z"/>
        </w:rPr>
      </w:pPr>
    </w:p>
    <w:p w14:paraId="0EB5079E" w14:textId="74B226B7" w:rsidR="00A9154E" w:rsidRDefault="00A9154E" w:rsidP="00AD0AFE">
      <w:pPr>
        <w:spacing w:line="360" w:lineRule="auto"/>
        <w:jc w:val="both"/>
        <w:rPr>
          <w:ins w:id="472" w:author="Roca Neyra Renzo Jaime" w:date="2019-09-10T23:54:00Z"/>
        </w:rPr>
      </w:pPr>
    </w:p>
    <w:p w14:paraId="7184404D" w14:textId="41C34BF4" w:rsidR="00A9154E" w:rsidRDefault="00A9154E" w:rsidP="00AD0AFE">
      <w:pPr>
        <w:spacing w:line="360" w:lineRule="auto"/>
        <w:jc w:val="both"/>
        <w:rPr>
          <w:ins w:id="473" w:author="Roca Neyra Renzo Jaime" w:date="2019-09-10T23:54:00Z"/>
        </w:rPr>
      </w:pPr>
    </w:p>
    <w:p w14:paraId="7C45A368" w14:textId="19302274" w:rsidR="00A9154E" w:rsidRDefault="00A9154E" w:rsidP="00AD0AFE">
      <w:pPr>
        <w:spacing w:line="360" w:lineRule="auto"/>
        <w:jc w:val="both"/>
        <w:rPr>
          <w:ins w:id="474" w:author="Roca Neyra Renzo Jaime" w:date="2019-09-10T23:54:00Z"/>
        </w:rPr>
      </w:pPr>
    </w:p>
    <w:p w14:paraId="66A66E1E" w14:textId="77777777" w:rsidR="00A9154E" w:rsidRDefault="00A9154E">
      <w:pPr>
        <w:spacing w:line="360" w:lineRule="auto"/>
        <w:jc w:val="both"/>
        <w:pPrChange w:id="475" w:author="Roca Neyra Renzo Jaime" w:date="2019-09-09T23:52:00Z">
          <w:pPr>
            <w:jc w:val="both"/>
          </w:pPr>
        </w:pPrChange>
      </w:pPr>
    </w:p>
    <w:p w14:paraId="093D52DB" w14:textId="77777777" w:rsidR="006F7191" w:rsidRDefault="000F654B">
      <w:pPr>
        <w:pStyle w:val="Ttulo1"/>
        <w:spacing w:line="360" w:lineRule="auto"/>
        <w:jc w:val="both"/>
        <w:pPrChange w:id="476" w:author="Roca Neyra Renzo Jaime" w:date="2019-09-09T23:52:00Z">
          <w:pPr>
            <w:pStyle w:val="Ttulo1"/>
            <w:jc w:val="both"/>
          </w:pPr>
        </w:pPrChange>
      </w:pPr>
      <w:bookmarkStart w:id="477" w:name="_Toc17721540"/>
      <w:r>
        <w:lastRenderedPageBreak/>
        <w:t>Descripción experimental</w:t>
      </w:r>
      <w:bookmarkEnd w:id="477"/>
    </w:p>
    <w:p w14:paraId="10A03F74" w14:textId="77777777" w:rsidR="004B514D" w:rsidRPr="00EE32CB" w:rsidRDefault="0040281F">
      <w:pPr>
        <w:spacing w:line="360" w:lineRule="auto"/>
        <w:jc w:val="both"/>
        <w:pPrChange w:id="478" w:author="Roca Neyra Renzo Jaime" w:date="2019-09-09T23:52:00Z">
          <w:pPr>
            <w:jc w:val="both"/>
          </w:pPr>
        </w:pPrChange>
      </w:pPr>
      <w:r>
        <w:t>En este punto se describirá el diseño de la nueva librería (Clases, propiedades y métodos) basado en el punto anterior.</w:t>
      </w:r>
    </w:p>
    <w:p w14:paraId="6EAEF8D7" w14:textId="77777777" w:rsidR="00D82D07" w:rsidRDefault="00D82D07">
      <w:pPr>
        <w:pStyle w:val="Ttulo2"/>
        <w:spacing w:line="360" w:lineRule="auto"/>
        <w:jc w:val="both"/>
        <w:pPrChange w:id="479" w:author="Roca Neyra Renzo Jaime" w:date="2019-09-09T23:52:00Z">
          <w:pPr>
            <w:pStyle w:val="Ttulo2"/>
          </w:pPr>
        </w:pPrChange>
      </w:pPr>
      <w:bookmarkStart w:id="480" w:name="_Toc17721541"/>
      <w:r>
        <w:t xml:space="preserve">Diseño de las </w:t>
      </w:r>
      <w:r w:rsidR="00FF7C55">
        <w:t>clases</w:t>
      </w:r>
      <w:r>
        <w:t xml:space="preserve"> en C# de la </w:t>
      </w:r>
      <w:r w:rsidR="00EE32CB">
        <w:t xml:space="preserve">nueva </w:t>
      </w:r>
      <w:r w:rsidR="00696E7E">
        <w:t>librería</w:t>
      </w:r>
      <w:r>
        <w:t xml:space="preserve"> WFDB</w:t>
      </w:r>
      <w:bookmarkEnd w:id="480"/>
    </w:p>
    <w:p w14:paraId="498D36AF" w14:textId="77777777" w:rsidR="00EE32CB" w:rsidRDefault="00EE32CB">
      <w:pPr>
        <w:spacing w:line="360" w:lineRule="auto"/>
        <w:jc w:val="both"/>
        <w:pPrChange w:id="481" w:author="Roca Neyra Renzo Jaime" w:date="2019-09-09T23:52:00Z">
          <w:pPr>
            <w:jc w:val="both"/>
          </w:pPr>
        </w:pPrChange>
      </w:pPr>
      <w:r>
        <w:t>Para el diseño de las clases nos basaremos en</w:t>
      </w:r>
      <w:r w:rsidR="00FF7C55">
        <w:t xml:space="preserve"> la librería </w:t>
      </w:r>
      <w:proofErr w:type="spellStart"/>
      <w:r w:rsidR="00D96E20">
        <w:t>WfdbCsharpW</w:t>
      </w:r>
      <w:r w:rsidR="00D96E20" w:rsidRPr="00D96E20">
        <w:t>rapper</w:t>
      </w:r>
      <w:proofErr w:type="spellEnd"/>
      <w:r>
        <w:t>.</w:t>
      </w:r>
    </w:p>
    <w:p w14:paraId="4977A4AD" w14:textId="77777777" w:rsidR="00EE32CB" w:rsidRDefault="00696E7E">
      <w:pPr>
        <w:spacing w:line="360" w:lineRule="auto"/>
        <w:jc w:val="both"/>
        <w:pPrChange w:id="482" w:author="Roca Neyra Renzo Jaime" w:date="2019-09-09T23:52:00Z">
          <w:pPr>
            <w:jc w:val="both"/>
          </w:pPr>
        </w:pPrChange>
      </w:pPr>
      <w:r>
        <w:t>Para este proyecto, se ha utilizado algunas clases de dicha librería añadiendo y quitando algunos campos y métodos:</w:t>
      </w:r>
    </w:p>
    <w:p w14:paraId="0DF5572B" w14:textId="77777777" w:rsidR="00696E7E" w:rsidRDefault="00696E7E">
      <w:pPr>
        <w:pStyle w:val="Prrafodelista"/>
        <w:numPr>
          <w:ilvl w:val="0"/>
          <w:numId w:val="12"/>
        </w:numPr>
        <w:spacing w:line="360" w:lineRule="auto"/>
        <w:jc w:val="both"/>
        <w:pPrChange w:id="483" w:author="Roca Neyra Renzo Jaime" w:date="2019-09-09T23:52:00Z">
          <w:pPr>
            <w:pStyle w:val="Prrafodelista"/>
            <w:numPr>
              <w:numId w:val="12"/>
            </w:numPr>
            <w:ind w:hanging="360"/>
            <w:jc w:val="both"/>
          </w:pPr>
        </w:pPrChange>
      </w:pPr>
      <w:r>
        <w:t>Clase Record</w:t>
      </w:r>
    </w:p>
    <w:p w14:paraId="181DC9B1" w14:textId="77777777" w:rsidR="00696E7E" w:rsidRDefault="00696E7E">
      <w:pPr>
        <w:pStyle w:val="Prrafodelista"/>
        <w:numPr>
          <w:ilvl w:val="0"/>
          <w:numId w:val="12"/>
        </w:numPr>
        <w:spacing w:line="360" w:lineRule="auto"/>
        <w:jc w:val="both"/>
        <w:pPrChange w:id="484" w:author="Roca Neyra Renzo Jaime" w:date="2019-09-09T23:52:00Z">
          <w:pPr>
            <w:pStyle w:val="Prrafodelista"/>
            <w:numPr>
              <w:numId w:val="12"/>
            </w:numPr>
            <w:ind w:hanging="360"/>
            <w:jc w:val="both"/>
          </w:pPr>
        </w:pPrChange>
      </w:pPr>
      <w:r>
        <w:t xml:space="preserve">Clase </w:t>
      </w:r>
      <w:proofErr w:type="spellStart"/>
      <w:r>
        <w:t>Signal</w:t>
      </w:r>
      <w:proofErr w:type="spellEnd"/>
    </w:p>
    <w:p w14:paraId="49CF4033" w14:textId="77777777" w:rsidR="00696E7E" w:rsidRDefault="00696E7E">
      <w:pPr>
        <w:pStyle w:val="Prrafodelista"/>
        <w:numPr>
          <w:ilvl w:val="0"/>
          <w:numId w:val="12"/>
        </w:numPr>
        <w:spacing w:line="360" w:lineRule="auto"/>
        <w:jc w:val="both"/>
        <w:pPrChange w:id="485" w:author="Roca Neyra Renzo Jaime" w:date="2019-09-09T23:52:00Z">
          <w:pPr>
            <w:pStyle w:val="Prrafodelista"/>
            <w:numPr>
              <w:numId w:val="12"/>
            </w:numPr>
            <w:ind w:hanging="360"/>
            <w:jc w:val="both"/>
          </w:pPr>
        </w:pPrChange>
      </w:pPr>
      <w:r>
        <w:t xml:space="preserve">Clase </w:t>
      </w:r>
      <w:proofErr w:type="spellStart"/>
      <w:r w:rsidR="00621BC3">
        <w:t>Annotation</w:t>
      </w:r>
      <w:proofErr w:type="spellEnd"/>
    </w:p>
    <w:p w14:paraId="2EDEC782" w14:textId="77777777" w:rsidR="00621BC3" w:rsidRDefault="00621BC3">
      <w:pPr>
        <w:pStyle w:val="Prrafodelista"/>
        <w:numPr>
          <w:ilvl w:val="0"/>
          <w:numId w:val="12"/>
        </w:numPr>
        <w:spacing w:line="360" w:lineRule="auto"/>
        <w:jc w:val="both"/>
        <w:pPrChange w:id="486" w:author="Roca Neyra Renzo Jaime" w:date="2019-09-09T23:52:00Z">
          <w:pPr>
            <w:pStyle w:val="Prrafodelista"/>
            <w:numPr>
              <w:numId w:val="12"/>
            </w:numPr>
            <w:ind w:hanging="360"/>
            <w:jc w:val="both"/>
          </w:pPr>
        </w:pPrChange>
      </w:pPr>
      <w:r>
        <w:t xml:space="preserve">Clase </w:t>
      </w:r>
      <w:proofErr w:type="spellStart"/>
      <w:r>
        <w:t>AnnotationCode</w:t>
      </w:r>
      <w:proofErr w:type="spellEnd"/>
    </w:p>
    <w:p w14:paraId="33989E0B" w14:textId="77777777" w:rsidR="00621BC3" w:rsidDel="006B3CD4" w:rsidRDefault="00621BC3">
      <w:pPr>
        <w:pStyle w:val="Prrafodelista"/>
        <w:numPr>
          <w:ilvl w:val="0"/>
          <w:numId w:val="12"/>
        </w:numPr>
        <w:spacing w:line="360" w:lineRule="auto"/>
        <w:jc w:val="both"/>
        <w:rPr>
          <w:del w:id="487" w:author="Roca Neyra Renzo Jaime" w:date="2019-09-10T00:00:00Z"/>
        </w:rPr>
        <w:pPrChange w:id="488" w:author="Roca Neyra Renzo Jaime" w:date="2019-09-09T23:52:00Z">
          <w:pPr>
            <w:pStyle w:val="Prrafodelista"/>
            <w:numPr>
              <w:numId w:val="12"/>
            </w:numPr>
            <w:ind w:hanging="360"/>
            <w:jc w:val="both"/>
          </w:pPr>
        </w:pPrChange>
      </w:pPr>
      <w:r>
        <w:t xml:space="preserve">Clase </w:t>
      </w:r>
      <w:proofErr w:type="spellStart"/>
      <w:r>
        <w:t>Annotator</w:t>
      </w:r>
      <w:proofErr w:type="spellEnd"/>
    </w:p>
    <w:p w14:paraId="00F3E158" w14:textId="77777777" w:rsidR="004B514D" w:rsidDel="006B3CD4" w:rsidRDefault="00563C51">
      <w:pPr>
        <w:pStyle w:val="Prrafodelista"/>
        <w:numPr>
          <w:ilvl w:val="0"/>
          <w:numId w:val="12"/>
        </w:numPr>
        <w:spacing w:line="360" w:lineRule="auto"/>
        <w:ind w:left="576" w:firstLine="708"/>
        <w:jc w:val="both"/>
        <w:rPr>
          <w:del w:id="489" w:author="Roca Neyra Renzo Jaime" w:date="2019-09-10T00:00:00Z"/>
        </w:rPr>
        <w:pPrChange w:id="490" w:author="Roca Neyra Renzo Jaime" w:date="2019-09-09T23:52:00Z">
          <w:pPr>
            <w:ind w:left="576" w:firstLine="708"/>
            <w:jc w:val="both"/>
          </w:pPr>
        </w:pPrChange>
      </w:pPr>
      <w:del w:id="491" w:author="Roca Neyra Renzo Jaime" w:date="2019-09-10T00:00:00Z">
        <w:r w:rsidDel="006B3CD4">
          <w:br/>
          <w:delText xml:space="preserve">         </w:delText>
        </w:r>
        <w:r w:rsidR="00CF6B30" w:rsidDel="006B3CD4">
          <w:tab/>
        </w:r>
        <w:r w:rsidR="00CF6B30" w:rsidDel="006B3CD4">
          <w:tab/>
        </w:r>
        <w:r w:rsidR="00CF6B30" w:rsidDel="006B3CD4">
          <w:tab/>
        </w:r>
      </w:del>
    </w:p>
    <w:p w14:paraId="27189C2D" w14:textId="77777777" w:rsidR="004B514D" w:rsidRDefault="004B514D">
      <w:pPr>
        <w:pStyle w:val="Prrafodelista"/>
        <w:numPr>
          <w:ilvl w:val="0"/>
          <w:numId w:val="12"/>
        </w:numPr>
        <w:spacing w:line="360" w:lineRule="auto"/>
        <w:jc w:val="both"/>
        <w:pPrChange w:id="492" w:author="Roca Neyra Renzo Jaime" w:date="2019-09-10T00:00:00Z">
          <w:pPr>
            <w:ind w:left="576" w:firstLine="708"/>
            <w:jc w:val="both"/>
          </w:pPr>
        </w:pPrChange>
      </w:pPr>
    </w:p>
    <w:p w14:paraId="762C2E75" w14:textId="77777777" w:rsidR="0037653B" w:rsidRDefault="00744804">
      <w:pPr>
        <w:pStyle w:val="Ttulo3"/>
        <w:spacing w:line="360" w:lineRule="auto"/>
        <w:jc w:val="both"/>
        <w:pPrChange w:id="493" w:author="Roca Neyra Renzo Jaime" w:date="2019-09-09T23:52:00Z">
          <w:pPr>
            <w:pStyle w:val="Ttulo3"/>
          </w:pPr>
        </w:pPrChange>
      </w:pPr>
      <w:bookmarkStart w:id="494" w:name="_Toc17721542"/>
      <w:r>
        <w:t>Clase Record</w:t>
      </w:r>
      <w:bookmarkEnd w:id="494"/>
    </w:p>
    <w:p w14:paraId="17FF281E" w14:textId="77777777" w:rsidR="0037653B" w:rsidRPr="0037653B" w:rsidRDefault="0037653B">
      <w:pPr>
        <w:spacing w:line="360" w:lineRule="auto"/>
        <w:jc w:val="both"/>
        <w:pPrChange w:id="495" w:author="Roca Neyra Renzo Jaime" w:date="2019-09-09T23:52:00Z">
          <w:pPr/>
        </w:pPrChange>
      </w:pPr>
      <w:r>
        <w:t>Representa un registro de una base de datos de tipo WFDB</w:t>
      </w:r>
    </w:p>
    <w:p w14:paraId="32B2CE75" w14:textId="633F0544" w:rsidR="00111541" w:rsidRDefault="004B514D">
      <w:pPr>
        <w:keepNext/>
        <w:spacing w:line="360" w:lineRule="auto"/>
        <w:ind w:left="1416"/>
        <w:jc w:val="both"/>
        <w:pPrChange w:id="496" w:author="Roca Neyra Renzo Jaime" w:date="2019-09-09T23:52:00Z">
          <w:pPr>
            <w:keepNext/>
            <w:ind w:left="1416"/>
          </w:pPr>
        </w:pPrChange>
      </w:pPr>
      <w:r w:rsidRPr="00E61BFF">
        <w:rPr>
          <w:noProof/>
          <w:lang w:eastAsia="es-ES"/>
        </w:rPr>
        <w:lastRenderedPageBreak/>
        <w:drawing>
          <wp:inline distT="0" distB="0" distL="0" distR="0" wp14:anchorId="06BDDB3E" wp14:editId="3C907C24">
            <wp:extent cx="2873496" cy="489585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3903" cy="4896543"/>
                    </a:xfrm>
                    <a:prstGeom prst="rect">
                      <a:avLst/>
                    </a:prstGeom>
                    <a:noFill/>
                    <a:ln>
                      <a:noFill/>
                    </a:ln>
                  </pic:spPr>
                </pic:pic>
              </a:graphicData>
            </a:graphic>
          </wp:inline>
        </w:drawing>
      </w:r>
    </w:p>
    <w:p w14:paraId="10A723E4" w14:textId="1567F1E8" w:rsidR="00744804" w:rsidRPr="004B514D" w:rsidRDefault="00F12AAA">
      <w:pPr>
        <w:pStyle w:val="Descripcin"/>
        <w:spacing w:line="360" w:lineRule="auto"/>
        <w:jc w:val="both"/>
        <w:pPrChange w:id="497" w:author="Roca Neyra Renzo Jaime" w:date="2019-09-09T23:52:00Z">
          <w:pPr>
            <w:pStyle w:val="Descripcin"/>
            <w:jc w:val="center"/>
          </w:pPr>
        </w:pPrChange>
      </w:pPr>
      <w:bookmarkStart w:id="498" w:name="_Toc17721570"/>
      <w:ins w:id="499" w:author="Roca Neyra Renzo Jaime" w:date="2019-09-09T23:45:00Z">
        <w:r>
          <w:tab/>
        </w:r>
        <w:r>
          <w:tab/>
        </w:r>
        <w:r>
          <w:tab/>
        </w:r>
        <w:r>
          <w:tab/>
        </w:r>
      </w:ins>
      <w:r w:rsidR="00111541">
        <w:t xml:space="preserve">Figura </w:t>
      </w:r>
      <w:ins w:id="500" w:author="Roca Neyra Renzo Jaime" w:date="2019-09-04T20:49:00Z">
        <w:r w:rsidR="007613B9">
          <w:fldChar w:fldCharType="begin"/>
        </w:r>
        <w:r w:rsidR="007613B9">
          <w:instrText xml:space="preserve"> STYLEREF 1 \s </w:instrText>
        </w:r>
      </w:ins>
      <w:r w:rsidR="007613B9">
        <w:fldChar w:fldCharType="separate"/>
      </w:r>
      <w:r w:rsidR="007613B9">
        <w:rPr>
          <w:noProof/>
        </w:rPr>
        <w:t>3</w:t>
      </w:r>
      <w:ins w:id="501" w:author="Roca Neyra Renzo Jaime" w:date="2019-09-04T20:49:00Z">
        <w:r w:rsidR="007613B9">
          <w:fldChar w:fldCharType="end"/>
        </w:r>
        <w:r w:rsidR="007613B9">
          <w:noBreakHyphen/>
        </w:r>
        <w:r w:rsidR="007613B9">
          <w:fldChar w:fldCharType="begin"/>
        </w:r>
        <w:r w:rsidR="007613B9">
          <w:instrText xml:space="preserve"> SEQ Figura \* ARABIC \s 1 </w:instrText>
        </w:r>
      </w:ins>
      <w:r w:rsidR="007613B9">
        <w:fldChar w:fldCharType="separate"/>
      </w:r>
      <w:ins w:id="502" w:author="Roca Neyra Renzo Jaime" w:date="2019-09-04T20:49:00Z">
        <w:r w:rsidR="007613B9">
          <w:rPr>
            <w:noProof/>
          </w:rPr>
          <w:t>1</w:t>
        </w:r>
        <w:r w:rsidR="007613B9">
          <w:fldChar w:fldCharType="end"/>
        </w:r>
      </w:ins>
      <w:del w:id="503" w:author="Roca Neyra Renzo Jaime" w:date="2019-09-04T20:48:00Z">
        <w:r w:rsidR="004D7AFA" w:rsidDel="007613B9">
          <w:rPr>
            <w:noProof/>
          </w:rPr>
          <w:fldChar w:fldCharType="begin"/>
        </w:r>
        <w:r w:rsidR="004D7AFA" w:rsidDel="007613B9">
          <w:rPr>
            <w:noProof/>
          </w:rPr>
          <w:delInstrText xml:space="preserve"> STYLEREF 1 \s </w:delInstrText>
        </w:r>
        <w:r w:rsidR="004D7AFA" w:rsidDel="007613B9">
          <w:rPr>
            <w:noProof/>
          </w:rPr>
          <w:fldChar w:fldCharType="separate"/>
        </w:r>
        <w:r w:rsidR="00955E0F" w:rsidDel="007613B9">
          <w:rPr>
            <w:noProof/>
          </w:rPr>
          <w:delText>3</w:delText>
        </w:r>
        <w:r w:rsidR="004D7AFA" w:rsidDel="007613B9">
          <w:rPr>
            <w:noProof/>
          </w:rPr>
          <w:fldChar w:fldCharType="end"/>
        </w:r>
        <w:r w:rsidR="004F12B5" w:rsidDel="007613B9">
          <w:delText>.</w:delText>
        </w:r>
        <w:r w:rsidR="004D7AFA" w:rsidDel="007613B9">
          <w:rPr>
            <w:noProof/>
          </w:rPr>
          <w:fldChar w:fldCharType="begin"/>
        </w:r>
        <w:r w:rsidR="004D7AFA" w:rsidDel="007613B9">
          <w:rPr>
            <w:noProof/>
          </w:rPr>
          <w:delInstrText xml:space="preserve"> SEQ Figura \* ARABIC \s 1 </w:delInstrText>
        </w:r>
        <w:r w:rsidR="004D7AFA" w:rsidDel="007613B9">
          <w:rPr>
            <w:noProof/>
          </w:rPr>
          <w:fldChar w:fldCharType="separate"/>
        </w:r>
        <w:r w:rsidR="00955E0F" w:rsidDel="007613B9">
          <w:rPr>
            <w:noProof/>
          </w:rPr>
          <w:delText>1</w:delText>
        </w:r>
        <w:r w:rsidR="004D7AFA" w:rsidDel="007613B9">
          <w:rPr>
            <w:noProof/>
          </w:rPr>
          <w:fldChar w:fldCharType="end"/>
        </w:r>
      </w:del>
      <w:r w:rsidR="00111541">
        <w:t xml:space="preserve"> Clase Record</w:t>
      </w:r>
      <w:bookmarkEnd w:id="498"/>
    </w:p>
    <w:p w14:paraId="77189CF2" w14:textId="77777777" w:rsidR="00744804" w:rsidRDefault="00744804">
      <w:pPr>
        <w:pStyle w:val="Ttulo4"/>
        <w:spacing w:line="360" w:lineRule="auto"/>
        <w:jc w:val="both"/>
        <w:pPrChange w:id="504" w:author="Roca Neyra Renzo Jaime" w:date="2019-09-09T23:52:00Z">
          <w:pPr>
            <w:pStyle w:val="Ttulo4"/>
          </w:pPr>
        </w:pPrChange>
      </w:pPr>
      <w:r>
        <w:t>Propiedades</w:t>
      </w:r>
    </w:p>
    <w:p w14:paraId="0649D5D2" w14:textId="77777777" w:rsidR="00332E24" w:rsidRPr="00332E24" w:rsidRDefault="00374BDC">
      <w:pPr>
        <w:pStyle w:val="Prrafodelista"/>
        <w:numPr>
          <w:ilvl w:val="0"/>
          <w:numId w:val="13"/>
        </w:numPr>
        <w:spacing w:line="360" w:lineRule="auto"/>
        <w:jc w:val="both"/>
        <w:pPrChange w:id="505" w:author="Roca Neyra Renzo Jaime" w:date="2019-09-09T23:52:00Z">
          <w:pPr>
            <w:pStyle w:val="Prrafodelista"/>
            <w:numPr>
              <w:numId w:val="13"/>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Name</w:t>
      </w:r>
      <w:proofErr w:type="spellEnd"/>
      <w:r w:rsidR="007A100B">
        <w:rPr>
          <w:rFonts w:ascii="Consolas" w:hAnsi="Consolas" w:cs="Consolas"/>
          <w:color w:val="000000"/>
          <w:sz w:val="19"/>
          <w:szCs w:val="19"/>
        </w:rPr>
        <w:t xml:space="preserve">: </w:t>
      </w:r>
    </w:p>
    <w:p w14:paraId="599C8DF6" w14:textId="77777777" w:rsidR="00332E24" w:rsidRPr="00B33DAC" w:rsidRDefault="007A100B">
      <w:pPr>
        <w:pStyle w:val="Prrafodelista"/>
        <w:numPr>
          <w:ilvl w:val="1"/>
          <w:numId w:val="13"/>
        </w:numPr>
        <w:spacing w:line="360" w:lineRule="auto"/>
        <w:jc w:val="both"/>
        <w:rPr>
          <w:rFonts w:cstheme="minorHAnsi"/>
          <w:sz w:val="28"/>
        </w:rPr>
        <w:pPrChange w:id="506" w:author="Roca Neyra Renzo Jaime" w:date="2019-09-09T23:52:00Z">
          <w:pPr>
            <w:pStyle w:val="Prrafodelista"/>
            <w:numPr>
              <w:ilvl w:val="1"/>
              <w:numId w:val="13"/>
            </w:numPr>
            <w:ind w:left="1440" w:hanging="360"/>
          </w:pPr>
        </w:pPrChange>
      </w:pPr>
      <w:r w:rsidRPr="00B33DAC">
        <w:rPr>
          <w:rFonts w:cstheme="minorHAnsi"/>
          <w:color w:val="000000"/>
          <w:szCs w:val="19"/>
        </w:rPr>
        <w:t>Re</w:t>
      </w:r>
      <w:r w:rsidR="00332E24" w:rsidRPr="00B33DAC">
        <w:rPr>
          <w:rFonts w:cstheme="minorHAnsi"/>
          <w:color w:val="000000"/>
          <w:szCs w:val="19"/>
        </w:rPr>
        <w:t>presenta el nombre del registro.</w:t>
      </w:r>
    </w:p>
    <w:p w14:paraId="65FF0ACE" w14:textId="77777777" w:rsidR="009279B6" w:rsidRPr="00B33DAC" w:rsidRDefault="00332E24">
      <w:pPr>
        <w:pStyle w:val="Prrafodelista"/>
        <w:numPr>
          <w:ilvl w:val="1"/>
          <w:numId w:val="13"/>
        </w:numPr>
        <w:spacing w:line="360" w:lineRule="auto"/>
        <w:jc w:val="both"/>
        <w:rPr>
          <w:rFonts w:cstheme="minorHAnsi"/>
          <w:sz w:val="28"/>
        </w:rPr>
        <w:pPrChange w:id="507" w:author="Roca Neyra Renzo Jaime" w:date="2019-09-09T23:52:00Z">
          <w:pPr>
            <w:pStyle w:val="Prrafodelista"/>
            <w:numPr>
              <w:ilvl w:val="1"/>
              <w:numId w:val="13"/>
            </w:numPr>
            <w:ind w:left="1440" w:hanging="360"/>
          </w:pPr>
        </w:pPrChange>
      </w:pPr>
      <w:r w:rsidRPr="00B33DAC">
        <w:rPr>
          <w:rFonts w:cstheme="minorHAnsi"/>
          <w:color w:val="000000"/>
          <w:szCs w:val="19"/>
        </w:rPr>
        <w:t>Se obtiene d</w:t>
      </w:r>
      <w:r w:rsidR="007A100B" w:rsidRPr="00B33DAC">
        <w:rPr>
          <w:rFonts w:cstheme="minorHAnsi"/>
          <w:color w:val="000000"/>
          <w:szCs w:val="19"/>
        </w:rPr>
        <w:t>el nombre del fichero de cabecera (</w:t>
      </w:r>
      <w:proofErr w:type="spellStart"/>
      <w:r w:rsidR="007A100B" w:rsidRPr="00B33DAC">
        <w:rPr>
          <w:rFonts w:cstheme="minorHAnsi"/>
          <w:i/>
          <w:color w:val="000000"/>
          <w:szCs w:val="19"/>
        </w:rPr>
        <w:t>record.hea</w:t>
      </w:r>
      <w:proofErr w:type="spellEnd"/>
      <w:r w:rsidR="007A100B" w:rsidRPr="00B33DAC">
        <w:rPr>
          <w:rFonts w:cstheme="minorHAnsi"/>
          <w:color w:val="000000"/>
          <w:szCs w:val="19"/>
        </w:rPr>
        <w:t xml:space="preserve">) o el nombre del fichero </w:t>
      </w:r>
      <w:proofErr w:type="spellStart"/>
      <w:r w:rsidR="007A100B" w:rsidRPr="00B33DAC">
        <w:rPr>
          <w:rFonts w:cstheme="minorHAnsi"/>
          <w:color w:val="000000"/>
          <w:szCs w:val="19"/>
        </w:rPr>
        <w:t>edf</w:t>
      </w:r>
      <w:proofErr w:type="spellEnd"/>
      <w:r w:rsidRPr="00B33DAC">
        <w:rPr>
          <w:rFonts w:cstheme="minorHAnsi"/>
          <w:color w:val="000000"/>
          <w:szCs w:val="19"/>
        </w:rPr>
        <w:t xml:space="preserve"> </w:t>
      </w:r>
      <w:r w:rsidR="007A100B" w:rsidRPr="00B33DAC">
        <w:rPr>
          <w:rFonts w:cstheme="minorHAnsi"/>
          <w:color w:val="000000"/>
          <w:szCs w:val="19"/>
        </w:rPr>
        <w:t>(</w:t>
      </w:r>
      <w:proofErr w:type="spellStart"/>
      <w:r w:rsidR="007A100B" w:rsidRPr="00B33DAC">
        <w:rPr>
          <w:rFonts w:cstheme="minorHAnsi"/>
          <w:i/>
          <w:color w:val="000000"/>
          <w:szCs w:val="19"/>
        </w:rPr>
        <w:t>record.edf</w:t>
      </w:r>
      <w:proofErr w:type="spellEnd"/>
      <w:r w:rsidR="007A100B" w:rsidRPr="00B33DAC">
        <w:rPr>
          <w:rFonts w:cstheme="minorHAnsi"/>
          <w:i/>
          <w:color w:val="000000"/>
          <w:szCs w:val="19"/>
        </w:rPr>
        <w:t>)</w:t>
      </w:r>
      <w:r w:rsidR="007A100B" w:rsidRPr="00B33DAC">
        <w:rPr>
          <w:rFonts w:cstheme="minorHAnsi"/>
          <w:color w:val="000000"/>
          <w:szCs w:val="19"/>
        </w:rPr>
        <w:t>.</w:t>
      </w:r>
    </w:p>
    <w:p w14:paraId="044E6505" w14:textId="77777777" w:rsidR="00332E24" w:rsidRPr="00B33DAC" w:rsidRDefault="00332E24">
      <w:pPr>
        <w:pStyle w:val="Prrafodelista"/>
        <w:numPr>
          <w:ilvl w:val="1"/>
          <w:numId w:val="13"/>
        </w:numPr>
        <w:spacing w:line="360" w:lineRule="auto"/>
        <w:jc w:val="both"/>
        <w:rPr>
          <w:rFonts w:cstheme="minorHAnsi"/>
          <w:sz w:val="28"/>
        </w:rPr>
        <w:pPrChange w:id="508" w:author="Roca Neyra Renzo Jaime" w:date="2019-09-09T23:52:00Z">
          <w:pPr>
            <w:pStyle w:val="Prrafodelista"/>
            <w:numPr>
              <w:ilvl w:val="1"/>
              <w:numId w:val="13"/>
            </w:numPr>
            <w:ind w:left="1440" w:hanging="360"/>
          </w:pPr>
        </w:pPrChange>
      </w:pPr>
      <w:r w:rsidRPr="00B33DAC">
        <w:rPr>
          <w:rFonts w:cstheme="minorHAnsi"/>
          <w:color w:val="000000"/>
          <w:szCs w:val="19"/>
        </w:rPr>
        <w:t>Se utiliza para identificar un registro.</w:t>
      </w:r>
    </w:p>
    <w:p w14:paraId="4E861EAC" w14:textId="77777777" w:rsidR="001A5785" w:rsidRPr="009279B6" w:rsidRDefault="001A5785">
      <w:pPr>
        <w:pStyle w:val="Prrafodelista"/>
        <w:spacing w:line="360" w:lineRule="auto"/>
        <w:ind w:left="1440"/>
        <w:jc w:val="both"/>
        <w:pPrChange w:id="509" w:author="Roca Neyra Renzo Jaime" w:date="2019-09-09T23:52:00Z">
          <w:pPr>
            <w:pStyle w:val="Prrafodelista"/>
            <w:ind w:left="1440"/>
          </w:pPr>
        </w:pPrChange>
      </w:pPr>
    </w:p>
    <w:p w14:paraId="0A538C9F" w14:textId="77777777" w:rsidR="00803750" w:rsidRPr="00803750" w:rsidRDefault="00374BDC">
      <w:pPr>
        <w:pStyle w:val="Prrafodelista"/>
        <w:numPr>
          <w:ilvl w:val="0"/>
          <w:numId w:val="13"/>
        </w:numPr>
        <w:spacing w:line="360" w:lineRule="auto"/>
        <w:jc w:val="both"/>
        <w:pPrChange w:id="510" w:author="Roca Neyra Renzo Jaime" w:date="2019-09-09T23:52:00Z">
          <w:pPr>
            <w:pStyle w:val="Prrafodelista"/>
            <w:numPr>
              <w:numId w:val="13"/>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NumberOfSignals</w:t>
      </w:r>
      <w:proofErr w:type="spellEnd"/>
      <w:r w:rsidR="007A100B">
        <w:rPr>
          <w:rFonts w:ascii="Consolas" w:hAnsi="Consolas" w:cs="Consolas"/>
          <w:color w:val="000000"/>
          <w:sz w:val="19"/>
          <w:szCs w:val="19"/>
        </w:rPr>
        <w:t xml:space="preserve">: </w:t>
      </w:r>
    </w:p>
    <w:p w14:paraId="424664F6" w14:textId="77777777" w:rsidR="00803750" w:rsidRPr="00B33DAC" w:rsidRDefault="007A100B">
      <w:pPr>
        <w:pStyle w:val="Prrafodelista"/>
        <w:numPr>
          <w:ilvl w:val="1"/>
          <w:numId w:val="13"/>
        </w:numPr>
        <w:spacing w:line="360" w:lineRule="auto"/>
        <w:jc w:val="both"/>
        <w:rPr>
          <w:rFonts w:cstheme="minorHAnsi"/>
          <w:sz w:val="28"/>
        </w:rPr>
        <w:pPrChange w:id="511" w:author="Roca Neyra Renzo Jaime" w:date="2019-09-09T23:52:00Z">
          <w:pPr>
            <w:pStyle w:val="Prrafodelista"/>
            <w:numPr>
              <w:ilvl w:val="1"/>
              <w:numId w:val="13"/>
            </w:numPr>
            <w:ind w:left="1440" w:hanging="360"/>
          </w:pPr>
        </w:pPrChange>
      </w:pPr>
      <w:r w:rsidRPr="00B33DAC">
        <w:rPr>
          <w:rFonts w:cstheme="minorHAnsi"/>
          <w:color w:val="000000"/>
          <w:szCs w:val="19"/>
        </w:rPr>
        <w:t xml:space="preserve">Representa el número de señales que tiene un registro. </w:t>
      </w:r>
    </w:p>
    <w:p w14:paraId="219C09DC" w14:textId="77777777" w:rsidR="009279B6" w:rsidRPr="00B33DAC" w:rsidRDefault="00803750">
      <w:pPr>
        <w:pStyle w:val="Prrafodelista"/>
        <w:numPr>
          <w:ilvl w:val="1"/>
          <w:numId w:val="13"/>
        </w:numPr>
        <w:spacing w:line="360" w:lineRule="auto"/>
        <w:jc w:val="both"/>
        <w:rPr>
          <w:rFonts w:cstheme="minorHAnsi"/>
          <w:sz w:val="28"/>
        </w:rPr>
        <w:pPrChange w:id="512" w:author="Roca Neyra Renzo Jaime" w:date="2019-09-09T23:52:00Z">
          <w:pPr>
            <w:pStyle w:val="Prrafodelista"/>
            <w:numPr>
              <w:ilvl w:val="1"/>
              <w:numId w:val="13"/>
            </w:numPr>
            <w:ind w:left="1440" w:hanging="360"/>
          </w:pPr>
        </w:pPrChange>
      </w:pPr>
      <w:r w:rsidRPr="00B33DAC">
        <w:rPr>
          <w:rFonts w:cstheme="minorHAnsi"/>
          <w:color w:val="000000"/>
          <w:szCs w:val="19"/>
        </w:rPr>
        <w:t xml:space="preserve">Se </w:t>
      </w:r>
      <w:r w:rsidR="007A100B" w:rsidRPr="00B33DAC">
        <w:rPr>
          <w:rFonts w:cstheme="minorHAnsi"/>
          <w:color w:val="000000"/>
          <w:szCs w:val="19"/>
        </w:rPr>
        <w:t>obtiene de la línea de registro (primera línea) en el fichero de cabecera</w:t>
      </w:r>
      <w:r w:rsidR="00AF3C88" w:rsidRPr="00B33DAC">
        <w:rPr>
          <w:rFonts w:cstheme="minorHAnsi"/>
          <w:color w:val="000000"/>
          <w:szCs w:val="19"/>
        </w:rPr>
        <w:t xml:space="preserve"> o en el registro de encabezado del fichero </w:t>
      </w:r>
      <w:proofErr w:type="spellStart"/>
      <w:r w:rsidR="00AF3C88" w:rsidRPr="00B33DAC">
        <w:rPr>
          <w:rFonts w:cstheme="minorHAnsi"/>
          <w:color w:val="000000"/>
          <w:szCs w:val="19"/>
        </w:rPr>
        <w:t>edf</w:t>
      </w:r>
      <w:proofErr w:type="spellEnd"/>
      <w:r w:rsidR="007A100B" w:rsidRPr="00B33DAC">
        <w:rPr>
          <w:rFonts w:cstheme="minorHAnsi"/>
          <w:color w:val="000000"/>
          <w:szCs w:val="19"/>
        </w:rPr>
        <w:t>.</w:t>
      </w:r>
    </w:p>
    <w:p w14:paraId="7A330440" w14:textId="77777777" w:rsidR="00803750" w:rsidRPr="00B33DAC" w:rsidRDefault="00803750">
      <w:pPr>
        <w:pStyle w:val="Prrafodelista"/>
        <w:numPr>
          <w:ilvl w:val="1"/>
          <w:numId w:val="13"/>
        </w:numPr>
        <w:spacing w:line="360" w:lineRule="auto"/>
        <w:jc w:val="both"/>
        <w:rPr>
          <w:rFonts w:cstheme="minorHAnsi"/>
          <w:sz w:val="28"/>
        </w:rPr>
        <w:pPrChange w:id="513" w:author="Roca Neyra Renzo Jaime" w:date="2019-09-09T23:52:00Z">
          <w:pPr>
            <w:pStyle w:val="Prrafodelista"/>
            <w:numPr>
              <w:ilvl w:val="1"/>
              <w:numId w:val="13"/>
            </w:numPr>
            <w:ind w:left="1440" w:hanging="360"/>
          </w:pPr>
        </w:pPrChange>
      </w:pPr>
      <w:r w:rsidRPr="00B33DAC">
        <w:rPr>
          <w:rFonts w:cstheme="minorHAnsi"/>
          <w:color w:val="000000"/>
          <w:szCs w:val="19"/>
        </w:rPr>
        <w:lastRenderedPageBreak/>
        <w:t xml:space="preserve">Se utiliza para determinar cuántas líneas de señal se va a leer en el fichero de cabecera o calcular el número de bytes que se va a leer en el registro de encabezado del fichero </w:t>
      </w:r>
      <w:proofErr w:type="spellStart"/>
      <w:r w:rsidRPr="00B33DAC">
        <w:rPr>
          <w:rFonts w:cstheme="minorHAnsi"/>
          <w:color w:val="000000"/>
          <w:szCs w:val="19"/>
        </w:rPr>
        <w:t>edf</w:t>
      </w:r>
      <w:proofErr w:type="spellEnd"/>
      <w:r w:rsidRPr="00B33DAC">
        <w:rPr>
          <w:rFonts w:cstheme="minorHAnsi"/>
          <w:color w:val="000000"/>
          <w:szCs w:val="19"/>
        </w:rPr>
        <w:t>.</w:t>
      </w:r>
    </w:p>
    <w:p w14:paraId="12370875" w14:textId="77777777" w:rsidR="001A5785" w:rsidRDefault="001A5785">
      <w:pPr>
        <w:pStyle w:val="Prrafodelista"/>
        <w:spacing w:line="360" w:lineRule="auto"/>
        <w:ind w:left="1440"/>
        <w:jc w:val="both"/>
        <w:pPrChange w:id="514" w:author="Roca Neyra Renzo Jaime" w:date="2019-09-09T23:52:00Z">
          <w:pPr>
            <w:pStyle w:val="Prrafodelista"/>
            <w:ind w:left="1440"/>
          </w:pPr>
        </w:pPrChange>
      </w:pPr>
    </w:p>
    <w:p w14:paraId="644C380F" w14:textId="77777777" w:rsidR="004B514D" w:rsidRDefault="004B514D">
      <w:pPr>
        <w:pStyle w:val="Prrafodelista"/>
        <w:spacing w:line="360" w:lineRule="auto"/>
        <w:ind w:left="1440"/>
        <w:jc w:val="both"/>
        <w:pPrChange w:id="515" w:author="Roca Neyra Renzo Jaime" w:date="2019-09-09T23:52:00Z">
          <w:pPr>
            <w:pStyle w:val="Prrafodelista"/>
            <w:ind w:left="1440"/>
          </w:pPr>
        </w:pPrChange>
      </w:pPr>
    </w:p>
    <w:p w14:paraId="5B0F8332" w14:textId="77777777" w:rsidR="00803750" w:rsidRPr="00803750" w:rsidRDefault="00374BDC">
      <w:pPr>
        <w:pStyle w:val="Prrafodelista"/>
        <w:numPr>
          <w:ilvl w:val="0"/>
          <w:numId w:val="13"/>
        </w:numPr>
        <w:spacing w:line="360" w:lineRule="auto"/>
        <w:jc w:val="both"/>
        <w:pPrChange w:id="516" w:author="Roca Neyra Renzo Jaime" w:date="2019-09-09T23:52:00Z">
          <w:pPr>
            <w:pStyle w:val="Prrafodelista"/>
            <w:numPr>
              <w:numId w:val="13"/>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NumberOfSegments</w:t>
      </w:r>
      <w:proofErr w:type="spellEnd"/>
      <w:r w:rsidR="00AF3C88">
        <w:rPr>
          <w:rFonts w:ascii="Consolas" w:hAnsi="Consolas" w:cs="Consolas"/>
          <w:color w:val="000000"/>
          <w:sz w:val="19"/>
          <w:szCs w:val="19"/>
        </w:rPr>
        <w:t xml:space="preserve">: </w:t>
      </w:r>
    </w:p>
    <w:p w14:paraId="7D28F6A4" w14:textId="77777777" w:rsidR="00803750" w:rsidRPr="00B33DAC" w:rsidRDefault="00AF3C88">
      <w:pPr>
        <w:pStyle w:val="Prrafodelista"/>
        <w:numPr>
          <w:ilvl w:val="1"/>
          <w:numId w:val="13"/>
        </w:numPr>
        <w:spacing w:line="360" w:lineRule="auto"/>
        <w:jc w:val="both"/>
        <w:rPr>
          <w:rFonts w:cstheme="minorHAnsi"/>
          <w:sz w:val="28"/>
        </w:rPr>
        <w:pPrChange w:id="517" w:author="Roca Neyra Renzo Jaime" w:date="2019-09-09T23:52:00Z">
          <w:pPr>
            <w:pStyle w:val="Prrafodelista"/>
            <w:numPr>
              <w:ilvl w:val="1"/>
              <w:numId w:val="13"/>
            </w:numPr>
            <w:ind w:left="1440" w:hanging="360"/>
          </w:pPr>
        </w:pPrChange>
      </w:pPr>
      <w:r w:rsidRPr="00B33DAC">
        <w:rPr>
          <w:rFonts w:cstheme="minorHAnsi"/>
          <w:color w:val="000000"/>
          <w:szCs w:val="19"/>
        </w:rPr>
        <w:t>Representa el número de segmen</w:t>
      </w:r>
      <w:r w:rsidR="00265222" w:rsidRPr="00B33DAC">
        <w:rPr>
          <w:rFonts w:cstheme="minorHAnsi"/>
          <w:color w:val="000000"/>
          <w:szCs w:val="19"/>
        </w:rPr>
        <w:t>tos de un registro</w:t>
      </w:r>
      <w:r w:rsidR="00803750" w:rsidRPr="00B33DAC">
        <w:rPr>
          <w:rFonts w:cstheme="minorHAnsi"/>
          <w:color w:val="000000"/>
          <w:szCs w:val="19"/>
        </w:rPr>
        <w:t>. Para registros ordinarios, tiene valor 1 por defecto</w:t>
      </w:r>
      <w:r w:rsidR="00265222" w:rsidRPr="00B33DAC">
        <w:rPr>
          <w:rFonts w:cstheme="minorHAnsi"/>
          <w:color w:val="000000"/>
          <w:szCs w:val="19"/>
        </w:rPr>
        <w:t xml:space="preserve">. </w:t>
      </w:r>
    </w:p>
    <w:p w14:paraId="278AFDD8" w14:textId="77777777" w:rsidR="00803750" w:rsidRPr="00B33DAC" w:rsidRDefault="00803750">
      <w:pPr>
        <w:pStyle w:val="Prrafodelista"/>
        <w:numPr>
          <w:ilvl w:val="1"/>
          <w:numId w:val="13"/>
        </w:numPr>
        <w:spacing w:line="360" w:lineRule="auto"/>
        <w:jc w:val="both"/>
        <w:rPr>
          <w:rFonts w:cstheme="minorHAnsi"/>
          <w:sz w:val="28"/>
        </w:rPr>
        <w:pPrChange w:id="518" w:author="Roca Neyra Renzo Jaime" w:date="2019-09-09T23:52:00Z">
          <w:pPr>
            <w:pStyle w:val="Prrafodelista"/>
            <w:numPr>
              <w:ilvl w:val="1"/>
              <w:numId w:val="13"/>
            </w:numPr>
            <w:ind w:left="1440" w:hanging="360"/>
          </w:pPr>
        </w:pPrChange>
      </w:pPr>
      <w:r w:rsidRPr="00B33DAC">
        <w:rPr>
          <w:rFonts w:cstheme="minorHAnsi"/>
          <w:color w:val="000000"/>
          <w:szCs w:val="19"/>
        </w:rPr>
        <w:t>Se</w:t>
      </w:r>
      <w:r w:rsidR="00265222" w:rsidRPr="00B33DAC">
        <w:rPr>
          <w:rFonts w:cstheme="minorHAnsi"/>
          <w:color w:val="000000"/>
          <w:szCs w:val="19"/>
        </w:rPr>
        <w:t xml:space="preserve"> obtiene de la línea de registro en el fichero de cabecera. </w:t>
      </w:r>
    </w:p>
    <w:p w14:paraId="1A392282" w14:textId="77777777" w:rsidR="00803750" w:rsidRPr="00B33DAC" w:rsidRDefault="00265222">
      <w:pPr>
        <w:pStyle w:val="Prrafodelista"/>
        <w:numPr>
          <w:ilvl w:val="1"/>
          <w:numId w:val="13"/>
        </w:numPr>
        <w:spacing w:line="360" w:lineRule="auto"/>
        <w:jc w:val="both"/>
        <w:rPr>
          <w:rFonts w:cstheme="minorHAnsi"/>
          <w:sz w:val="28"/>
        </w:rPr>
        <w:pPrChange w:id="519" w:author="Roca Neyra Renzo Jaime" w:date="2019-09-09T23:52:00Z">
          <w:pPr>
            <w:pStyle w:val="Prrafodelista"/>
            <w:numPr>
              <w:ilvl w:val="1"/>
              <w:numId w:val="13"/>
            </w:numPr>
            <w:ind w:left="1440" w:hanging="360"/>
          </w:pPr>
        </w:pPrChange>
      </w:pPr>
      <w:r w:rsidRPr="00B33DAC">
        <w:rPr>
          <w:rFonts w:cstheme="minorHAnsi"/>
          <w:color w:val="000000"/>
          <w:szCs w:val="19"/>
        </w:rPr>
        <w:t>Esta propiedad es solament</w:t>
      </w:r>
      <w:r w:rsidR="008C3545" w:rsidRPr="00B33DAC">
        <w:rPr>
          <w:rFonts w:cstheme="minorHAnsi"/>
          <w:color w:val="000000"/>
          <w:szCs w:val="19"/>
        </w:rPr>
        <w:t xml:space="preserve">e informativa ya que </w:t>
      </w:r>
      <w:r w:rsidR="00FB1F6B" w:rsidRPr="00B33DAC">
        <w:rPr>
          <w:rFonts w:cstheme="minorHAnsi"/>
          <w:color w:val="000000"/>
          <w:szCs w:val="19"/>
        </w:rPr>
        <w:t xml:space="preserve">solo </w:t>
      </w:r>
      <w:r w:rsidRPr="00B33DAC">
        <w:rPr>
          <w:rFonts w:cstheme="minorHAnsi"/>
          <w:color w:val="000000"/>
          <w:szCs w:val="19"/>
        </w:rPr>
        <w:t>se ha implem</w:t>
      </w:r>
      <w:r w:rsidR="008C3545" w:rsidRPr="00B33DAC">
        <w:rPr>
          <w:rFonts w:cstheme="minorHAnsi"/>
          <w:color w:val="000000"/>
          <w:szCs w:val="19"/>
        </w:rPr>
        <w:t xml:space="preserve">entado la lectura </w:t>
      </w:r>
      <w:r w:rsidRPr="00B33DAC">
        <w:rPr>
          <w:rFonts w:cstheme="minorHAnsi"/>
          <w:color w:val="000000"/>
          <w:szCs w:val="19"/>
        </w:rPr>
        <w:t>de</w:t>
      </w:r>
      <w:r w:rsidR="008C3545" w:rsidRPr="00B33DAC">
        <w:rPr>
          <w:rFonts w:cstheme="minorHAnsi"/>
          <w:color w:val="000000"/>
          <w:szCs w:val="19"/>
        </w:rPr>
        <w:t xml:space="preserve"> registro con un único segmento y no</w:t>
      </w:r>
      <w:r w:rsidRPr="00B33DAC">
        <w:rPr>
          <w:rFonts w:cstheme="minorHAnsi"/>
          <w:color w:val="000000"/>
          <w:szCs w:val="19"/>
        </w:rPr>
        <w:t xml:space="preserve"> registro </w:t>
      </w:r>
      <w:r w:rsidR="008C3545" w:rsidRPr="00B33DAC">
        <w:rPr>
          <w:rFonts w:cstheme="minorHAnsi"/>
          <w:color w:val="000000"/>
          <w:szCs w:val="19"/>
        </w:rPr>
        <w:t xml:space="preserve">multisegmentos. </w:t>
      </w:r>
    </w:p>
    <w:p w14:paraId="1CEDA34E" w14:textId="77777777" w:rsidR="001A5785" w:rsidRDefault="001A5785">
      <w:pPr>
        <w:pStyle w:val="Prrafodelista"/>
        <w:spacing w:line="360" w:lineRule="auto"/>
        <w:ind w:left="1440"/>
        <w:jc w:val="both"/>
        <w:pPrChange w:id="520" w:author="Roca Neyra Renzo Jaime" w:date="2019-09-09T23:52:00Z">
          <w:pPr>
            <w:pStyle w:val="Prrafodelista"/>
            <w:ind w:left="1440"/>
          </w:pPr>
        </w:pPrChange>
      </w:pPr>
    </w:p>
    <w:p w14:paraId="639EA526" w14:textId="77777777" w:rsidR="00E65114" w:rsidRPr="00803750" w:rsidRDefault="00E65114">
      <w:pPr>
        <w:pStyle w:val="Prrafodelista"/>
        <w:spacing w:line="360" w:lineRule="auto"/>
        <w:ind w:left="1440"/>
        <w:jc w:val="both"/>
        <w:pPrChange w:id="521" w:author="Roca Neyra Renzo Jaime" w:date="2019-09-09T23:52:00Z">
          <w:pPr>
            <w:pStyle w:val="Prrafodelista"/>
            <w:ind w:left="1440"/>
          </w:pPr>
        </w:pPrChange>
      </w:pPr>
    </w:p>
    <w:p w14:paraId="58329D63" w14:textId="77777777" w:rsidR="00803750" w:rsidRPr="00803750" w:rsidRDefault="00374BDC">
      <w:pPr>
        <w:pStyle w:val="Prrafodelista"/>
        <w:numPr>
          <w:ilvl w:val="0"/>
          <w:numId w:val="13"/>
        </w:numPr>
        <w:spacing w:line="360" w:lineRule="auto"/>
        <w:jc w:val="both"/>
        <w:rPr>
          <w:b/>
        </w:rPr>
        <w:pPrChange w:id="522" w:author="Roca Neyra Renzo Jaime" w:date="2019-09-09T23:52:00Z">
          <w:pPr>
            <w:pStyle w:val="Prrafodelista"/>
            <w:numPr>
              <w:numId w:val="13"/>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NumberOfSamplesPerSignal</w:t>
      </w:r>
      <w:proofErr w:type="spellEnd"/>
      <w:r w:rsidR="007A03AE">
        <w:rPr>
          <w:rFonts w:ascii="Consolas" w:hAnsi="Consolas" w:cs="Consolas"/>
          <w:color w:val="000000"/>
          <w:sz w:val="19"/>
          <w:szCs w:val="19"/>
        </w:rPr>
        <w:t xml:space="preserve">: </w:t>
      </w:r>
    </w:p>
    <w:p w14:paraId="28CCBF19" w14:textId="77777777" w:rsidR="00803750" w:rsidRPr="00E65114" w:rsidRDefault="007A03AE">
      <w:pPr>
        <w:pStyle w:val="Prrafodelista"/>
        <w:numPr>
          <w:ilvl w:val="1"/>
          <w:numId w:val="13"/>
        </w:numPr>
        <w:spacing w:line="360" w:lineRule="auto"/>
        <w:jc w:val="both"/>
        <w:rPr>
          <w:rFonts w:cstheme="minorHAnsi"/>
          <w:b/>
        </w:rPr>
        <w:pPrChange w:id="523" w:author="Roca Neyra Renzo Jaime" w:date="2019-09-09T23:52:00Z">
          <w:pPr>
            <w:pStyle w:val="Prrafodelista"/>
            <w:numPr>
              <w:ilvl w:val="1"/>
              <w:numId w:val="13"/>
            </w:numPr>
            <w:ind w:left="1440" w:hanging="360"/>
          </w:pPr>
        </w:pPrChange>
      </w:pPr>
      <w:r w:rsidRPr="00E65114">
        <w:rPr>
          <w:rFonts w:cstheme="minorHAnsi"/>
          <w:color w:val="000000"/>
        </w:rPr>
        <w:t>Representa el número de muestra</w:t>
      </w:r>
      <w:r w:rsidR="00F077CD" w:rsidRPr="00E65114">
        <w:rPr>
          <w:rFonts w:cstheme="minorHAnsi"/>
          <w:color w:val="000000"/>
        </w:rPr>
        <w:t>s</w:t>
      </w:r>
      <w:r w:rsidR="000553E4" w:rsidRPr="00E65114">
        <w:rPr>
          <w:rFonts w:cstheme="minorHAnsi"/>
          <w:color w:val="000000"/>
        </w:rPr>
        <w:t xml:space="preserve"> común para</w:t>
      </w:r>
      <w:r w:rsidR="00F077CD" w:rsidRPr="00E65114">
        <w:rPr>
          <w:rFonts w:cstheme="minorHAnsi"/>
          <w:color w:val="000000"/>
        </w:rPr>
        <w:t xml:space="preserve"> todas las</w:t>
      </w:r>
      <w:r w:rsidRPr="00E65114">
        <w:rPr>
          <w:rFonts w:cstheme="minorHAnsi"/>
          <w:color w:val="000000"/>
        </w:rPr>
        <w:t xml:space="preserve"> señal</w:t>
      </w:r>
      <w:r w:rsidR="00F077CD" w:rsidRPr="00E65114">
        <w:rPr>
          <w:rFonts w:cstheme="minorHAnsi"/>
          <w:color w:val="000000"/>
        </w:rPr>
        <w:t>es de</w:t>
      </w:r>
      <w:r w:rsidR="000553E4" w:rsidRPr="00E65114">
        <w:rPr>
          <w:rFonts w:cstheme="minorHAnsi"/>
          <w:color w:val="000000"/>
        </w:rPr>
        <w:t xml:space="preserve">l </w:t>
      </w:r>
      <w:r w:rsidRPr="00E65114">
        <w:rPr>
          <w:rFonts w:cstheme="minorHAnsi"/>
          <w:color w:val="000000"/>
        </w:rPr>
        <w:t>registr</w:t>
      </w:r>
      <w:r w:rsidR="000553E4" w:rsidRPr="00E65114">
        <w:rPr>
          <w:rFonts w:cstheme="minorHAnsi"/>
          <w:color w:val="000000"/>
        </w:rPr>
        <w:t>o</w:t>
      </w:r>
      <w:r w:rsidRPr="00E65114">
        <w:rPr>
          <w:rFonts w:cstheme="minorHAnsi"/>
          <w:color w:val="000000"/>
        </w:rPr>
        <w:t>.</w:t>
      </w:r>
      <w:r w:rsidR="00D24642" w:rsidRPr="00E65114">
        <w:rPr>
          <w:rFonts w:cstheme="minorHAnsi"/>
          <w:color w:val="000000"/>
        </w:rPr>
        <w:t xml:space="preserve"> Para registro con más de una frecuencia de muestreo, tiene el valor de la señal con máximo número de muestras.</w:t>
      </w:r>
      <w:r w:rsidR="000553E4" w:rsidRPr="00E65114">
        <w:rPr>
          <w:rFonts w:cstheme="minorHAnsi"/>
          <w:color w:val="000000"/>
        </w:rPr>
        <w:t xml:space="preserve"> </w:t>
      </w:r>
    </w:p>
    <w:p w14:paraId="51CBFDA5" w14:textId="77777777" w:rsidR="009B6D86" w:rsidRPr="00E65114" w:rsidRDefault="00803750">
      <w:pPr>
        <w:pStyle w:val="Prrafodelista"/>
        <w:numPr>
          <w:ilvl w:val="1"/>
          <w:numId w:val="13"/>
        </w:numPr>
        <w:spacing w:line="360" w:lineRule="auto"/>
        <w:jc w:val="both"/>
        <w:rPr>
          <w:rFonts w:cstheme="minorHAnsi"/>
          <w:b/>
        </w:rPr>
        <w:pPrChange w:id="524" w:author="Roca Neyra Renzo Jaime" w:date="2019-09-09T23:52:00Z">
          <w:pPr>
            <w:pStyle w:val="Prrafodelista"/>
            <w:numPr>
              <w:ilvl w:val="1"/>
              <w:numId w:val="13"/>
            </w:numPr>
            <w:ind w:left="1440" w:hanging="360"/>
          </w:pPr>
        </w:pPrChange>
      </w:pPr>
      <w:r w:rsidRPr="00E65114">
        <w:rPr>
          <w:rFonts w:cstheme="minorHAnsi"/>
          <w:color w:val="000000"/>
        </w:rPr>
        <w:t>Se</w:t>
      </w:r>
      <w:r w:rsidR="000553E4" w:rsidRPr="00E65114">
        <w:rPr>
          <w:rFonts w:cstheme="minorHAnsi"/>
          <w:color w:val="000000"/>
        </w:rPr>
        <w:t xml:space="preserve"> obtiene de la línea de registro en el fichero de cabecera.</w:t>
      </w:r>
    </w:p>
    <w:p w14:paraId="19CE7B6F" w14:textId="77777777" w:rsidR="009B6D86" w:rsidRPr="004B514D" w:rsidRDefault="00803750">
      <w:pPr>
        <w:pStyle w:val="Prrafodelista"/>
        <w:numPr>
          <w:ilvl w:val="1"/>
          <w:numId w:val="13"/>
        </w:numPr>
        <w:spacing w:line="360" w:lineRule="auto"/>
        <w:jc w:val="both"/>
        <w:rPr>
          <w:rFonts w:cstheme="minorHAnsi"/>
          <w:b/>
        </w:rPr>
        <w:pPrChange w:id="525" w:author="Roca Neyra Renzo Jaime" w:date="2019-09-09T23:52:00Z">
          <w:pPr>
            <w:pStyle w:val="Prrafodelista"/>
            <w:numPr>
              <w:ilvl w:val="1"/>
              <w:numId w:val="13"/>
            </w:numPr>
            <w:ind w:left="1440" w:hanging="360"/>
          </w:pPr>
        </w:pPrChange>
      </w:pPr>
      <w:r w:rsidRPr="00E65114">
        <w:rPr>
          <w:rFonts w:cstheme="minorHAnsi"/>
          <w:color w:val="000000"/>
        </w:rPr>
        <w:t>Se puede utilizar para calcular la duración del registro</w:t>
      </w:r>
      <w:r w:rsidR="009B6D86" w:rsidRPr="00E65114">
        <w:rPr>
          <w:rFonts w:cstheme="minorHAnsi"/>
        </w:rPr>
        <w:t>.</w:t>
      </w:r>
    </w:p>
    <w:p w14:paraId="216218A8" w14:textId="77777777" w:rsidR="00803750" w:rsidRPr="00803750" w:rsidRDefault="00374BDC">
      <w:pPr>
        <w:pStyle w:val="Prrafodelista"/>
        <w:numPr>
          <w:ilvl w:val="0"/>
          <w:numId w:val="13"/>
        </w:numPr>
        <w:spacing w:line="360" w:lineRule="auto"/>
        <w:jc w:val="both"/>
        <w:rPr>
          <w:b/>
        </w:rPr>
        <w:pPrChange w:id="526" w:author="Roca Neyra Renzo Jaime" w:date="2019-09-09T23:52:00Z">
          <w:pPr>
            <w:pStyle w:val="Prrafodelista"/>
            <w:numPr>
              <w:numId w:val="13"/>
            </w:numPr>
            <w:ind w:hanging="360"/>
          </w:pPr>
        </w:pPrChange>
      </w:pP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SamplingFrequencyPerSignal</w:t>
      </w:r>
      <w:proofErr w:type="spellEnd"/>
      <w:r w:rsidR="0000752B">
        <w:rPr>
          <w:rFonts w:ascii="Consolas" w:hAnsi="Consolas" w:cs="Consolas"/>
          <w:color w:val="000000"/>
          <w:sz w:val="19"/>
          <w:szCs w:val="19"/>
        </w:rPr>
        <w:t xml:space="preserve">: </w:t>
      </w:r>
    </w:p>
    <w:p w14:paraId="4B58BBDF" w14:textId="77777777" w:rsidR="00803750" w:rsidRPr="006A6AAA" w:rsidRDefault="0000752B">
      <w:pPr>
        <w:pStyle w:val="Prrafodelista"/>
        <w:numPr>
          <w:ilvl w:val="1"/>
          <w:numId w:val="13"/>
        </w:numPr>
        <w:spacing w:line="360" w:lineRule="auto"/>
        <w:jc w:val="both"/>
        <w:rPr>
          <w:rFonts w:cstheme="minorHAnsi"/>
          <w:b/>
        </w:rPr>
        <w:pPrChange w:id="527" w:author="Roca Neyra Renzo Jaime" w:date="2019-09-09T23:52:00Z">
          <w:pPr>
            <w:pStyle w:val="Prrafodelista"/>
            <w:numPr>
              <w:ilvl w:val="1"/>
              <w:numId w:val="13"/>
            </w:numPr>
            <w:ind w:left="1440" w:hanging="360"/>
          </w:pPr>
        </w:pPrChange>
      </w:pPr>
      <w:r w:rsidRPr="006A6AAA">
        <w:rPr>
          <w:rFonts w:cstheme="minorHAnsi"/>
          <w:color w:val="000000"/>
        </w:rPr>
        <w:t>Representa la frecuencia de muestreo común par</w:t>
      </w:r>
      <w:r w:rsidR="00932C7B" w:rsidRPr="006A6AAA">
        <w:rPr>
          <w:rFonts w:cstheme="minorHAnsi"/>
          <w:color w:val="000000"/>
        </w:rPr>
        <w:t>a todas las señales del registro</w:t>
      </w:r>
      <w:r w:rsidRPr="006A6AAA">
        <w:rPr>
          <w:rFonts w:cstheme="minorHAnsi"/>
          <w:color w:val="000000"/>
        </w:rPr>
        <w:t>.</w:t>
      </w:r>
      <w:r w:rsidR="00D24642" w:rsidRPr="006A6AAA">
        <w:rPr>
          <w:rFonts w:cstheme="minorHAnsi"/>
          <w:color w:val="000000"/>
        </w:rPr>
        <w:t xml:space="preserve"> Para registro con más de una frecuencia de muestreo, tiene el valor de la señal con la máxima frecuencia de muestreo.</w:t>
      </w:r>
    </w:p>
    <w:p w14:paraId="262C47DC" w14:textId="77777777" w:rsidR="009279B6" w:rsidRPr="006A6AAA" w:rsidRDefault="00803750">
      <w:pPr>
        <w:pStyle w:val="Prrafodelista"/>
        <w:numPr>
          <w:ilvl w:val="1"/>
          <w:numId w:val="13"/>
        </w:numPr>
        <w:spacing w:line="360" w:lineRule="auto"/>
        <w:jc w:val="both"/>
        <w:rPr>
          <w:rFonts w:cstheme="minorHAnsi"/>
          <w:b/>
        </w:rPr>
        <w:pPrChange w:id="528" w:author="Roca Neyra Renzo Jaime" w:date="2019-09-09T23:52:00Z">
          <w:pPr>
            <w:pStyle w:val="Prrafodelista"/>
            <w:numPr>
              <w:ilvl w:val="1"/>
              <w:numId w:val="13"/>
            </w:numPr>
            <w:ind w:left="1440" w:hanging="360"/>
          </w:pPr>
        </w:pPrChange>
      </w:pPr>
      <w:r w:rsidRPr="006A6AAA">
        <w:rPr>
          <w:rFonts w:cstheme="minorHAnsi"/>
          <w:color w:val="000000"/>
        </w:rPr>
        <w:t>Se</w:t>
      </w:r>
      <w:r w:rsidR="000553E4" w:rsidRPr="006A6AAA">
        <w:rPr>
          <w:rFonts w:cstheme="minorHAnsi"/>
          <w:color w:val="000000"/>
        </w:rPr>
        <w:t xml:space="preserve"> obtiene de la línea de registro en el fichero de cabecera.</w:t>
      </w:r>
    </w:p>
    <w:p w14:paraId="0BCD8157" w14:textId="77777777" w:rsidR="00A36F97" w:rsidRPr="006A6AAA" w:rsidRDefault="009B6D86">
      <w:pPr>
        <w:pStyle w:val="Prrafodelista"/>
        <w:numPr>
          <w:ilvl w:val="1"/>
          <w:numId w:val="13"/>
        </w:numPr>
        <w:spacing w:line="360" w:lineRule="auto"/>
        <w:jc w:val="both"/>
        <w:rPr>
          <w:rFonts w:cstheme="minorHAnsi"/>
        </w:rPr>
        <w:pPrChange w:id="529" w:author="Roca Neyra Renzo Jaime" w:date="2019-09-09T23:52:00Z">
          <w:pPr>
            <w:pStyle w:val="Prrafodelista"/>
            <w:numPr>
              <w:ilvl w:val="1"/>
              <w:numId w:val="13"/>
            </w:numPr>
            <w:ind w:left="1440" w:hanging="360"/>
          </w:pPr>
        </w:pPrChange>
      </w:pPr>
      <w:r w:rsidRPr="006A6AAA">
        <w:rPr>
          <w:rFonts w:cstheme="minorHAnsi"/>
        </w:rPr>
        <w:t xml:space="preserve">Se puede utilizar para </w:t>
      </w:r>
      <w:r w:rsidR="00713349" w:rsidRPr="006A6AAA">
        <w:rPr>
          <w:rFonts w:cstheme="minorHAnsi"/>
        </w:rPr>
        <w:t>identificar que muestra se ha obtenido en cualquier segundo; también para calcular el intervalo de muestreo.</w:t>
      </w:r>
    </w:p>
    <w:p w14:paraId="65E7A5D8" w14:textId="77777777" w:rsidR="00713349" w:rsidRPr="006A6AAA" w:rsidRDefault="00713349">
      <w:pPr>
        <w:pStyle w:val="Prrafodelista"/>
        <w:numPr>
          <w:ilvl w:val="1"/>
          <w:numId w:val="13"/>
        </w:numPr>
        <w:spacing w:line="360" w:lineRule="auto"/>
        <w:jc w:val="both"/>
        <w:rPr>
          <w:rFonts w:cstheme="minorHAnsi"/>
        </w:rPr>
        <w:pPrChange w:id="530" w:author="Roca Neyra Renzo Jaime" w:date="2019-09-09T23:52:00Z">
          <w:pPr>
            <w:pStyle w:val="Prrafodelista"/>
            <w:numPr>
              <w:ilvl w:val="1"/>
              <w:numId w:val="13"/>
            </w:numPr>
            <w:ind w:left="1440" w:hanging="360"/>
          </w:pPr>
        </w:pPrChange>
      </w:pPr>
      <w:r w:rsidRPr="006A6AAA">
        <w:rPr>
          <w:rFonts w:cstheme="minorHAnsi"/>
        </w:rPr>
        <w:t>Se mide en muestras por segundo.</w:t>
      </w:r>
    </w:p>
    <w:p w14:paraId="02D23500" w14:textId="77777777" w:rsidR="001A5785" w:rsidRPr="00A36F97" w:rsidRDefault="001A5785">
      <w:pPr>
        <w:pStyle w:val="Prrafodelista"/>
        <w:spacing w:line="360" w:lineRule="auto"/>
        <w:ind w:left="1440"/>
        <w:jc w:val="both"/>
        <w:pPrChange w:id="531" w:author="Roca Neyra Renzo Jaime" w:date="2019-09-09T23:52:00Z">
          <w:pPr>
            <w:pStyle w:val="Prrafodelista"/>
            <w:ind w:left="1440"/>
          </w:pPr>
        </w:pPrChange>
      </w:pPr>
    </w:p>
    <w:p w14:paraId="5547F932" w14:textId="77777777" w:rsidR="009B6D86" w:rsidRPr="009B6D86" w:rsidRDefault="00374BDC">
      <w:pPr>
        <w:pStyle w:val="Prrafodelista"/>
        <w:numPr>
          <w:ilvl w:val="0"/>
          <w:numId w:val="13"/>
        </w:numPr>
        <w:spacing w:line="360" w:lineRule="auto"/>
        <w:jc w:val="both"/>
        <w:pPrChange w:id="532" w:author="Roca Neyra Renzo Jaime" w:date="2019-09-09T23:52:00Z">
          <w:pPr>
            <w:pStyle w:val="Prrafodelista"/>
            <w:numPr>
              <w:numId w:val="13"/>
            </w:numPr>
            <w:ind w:hanging="360"/>
          </w:pPr>
        </w:pPrChange>
      </w:pP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SamplingIntervalPerSignal</w:t>
      </w:r>
      <w:proofErr w:type="spellEnd"/>
      <w:r w:rsidR="000553E4">
        <w:rPr>
          <w:rFonts w:ascii="Consolas" w:hAnsi="Consolas" w:cs="Consolas"/>
          <w:color w:val="000000"/>
          <w:sz w:val="19"/>
          <w:szCs w:val="19"/>
        </w:rPr>
        <w:t>:</w:t>
      </w:r>
      <w:r w:rsidR="000553E4" w:rsidRPr="000553E4">
        <w:rPr>
          <w:rFonts w:ascii="Consolas" w:hAnsi="Consolas" w:cs="Consolas"/>
          <w:color w:val="000000"/>
          <w:sz w:val="19"/>
          <w:szCs w:val="19"/>
        </w:rPr>
        <w:t xml:space="preserve"> </w:t>
      </w:r>
    </w:p>
    <w:p w14:paraId="452FD5D9" w14:textId="77777777" w:rsidR="009B6D86" w:rsidRPr="00E65114" w:rsidRDefault="19796FE2">
      <w:pPr>
        <w:pStyle w:val="Prrafodelista"/>
        <w:numPr>
          <w:ilvl w:val="1"/>
          <w:numId w:val="13"/>
        </w:numPr>
        <w:spacing w:line="360" w:lineRule="auto"/>
        <w:jc w:val="both"/>
        <w:rPr>
          <w:sz w:val="28"/>
          <w:szCs w:val="28"/>
        </w:rPr>
        <w:pPrChange w:id="533" w:author="Roca Neyra Renzo Jaime" w:date="2019-09-09T23:52:00Z">
          <w:pPr>
            <w:pStyle w:val="Prrafodelista"/>
            <w:numPr>
              <w:ilvl w:val="1"/>
              <w:numId w:val="13"/>
            </w:numPr>
            <w:ind w:left="1440" w:hanging="360"/>
          </w:pPr>
        </w:pPrChange>
      </w:pPr>
      <w:r w:rsidRPr="19796FE2">
        <w:rPr>
          <w:color w:val="000000" w:themeColor="text1"/>
        </w:rPr>
        <w:t>Representa el intervalo de muestreo común para todas las señales del registro. Es decir, el tiempo en segundos que transcurre entre cada muestra.</w:t>
      </w:r>
    </w:p>
    <w:p w14:paraId="572BB8C7" w14:textId="77777777" w:rsidR="009279B6" w:rsidRPr="00E65114" w:rsidRDefault="009B6D86">
      <w:pPr>
        <w:pStyle w:val="Prrafodelista"/>
        <w:numPr>
          <w:ilvl w:val="1"/>
          <w:numId w:val="13"/>
        </w:numPr>
        <w:spacing w:line="360" w:lineRule="auto"/>
        <w:jc w:val="both"/>
        <w:rPr>
          <w:rFonts w:cstheme="minorHAnsi"/>
          <w:sz w:val="28"/>
        </w:rPr>
        <w:pPrChange w:id="534" w:author="Roca Neyra Renzo Jaime" w:date="2019-09-09T23:52:00Z">
          <w:pPr>
            <w:pStyle w:val="Prrafodelista"/>
            <w:numPr>
              <w:ilvl w:val="1"/>
              <w:numId w:val="13"/>
            </w:numPr>
            <w:ind w:left="1440" w:hanging="360"/>
          </w:pPr>
        </w:pPrChange>
      </w:pPr>
      <w:r w:rsidRPr="00E65114">
        <w:rPr>
          <w:rFonts w:cstheme="minorHAnsi"/>
          <w:color w:val="000000"/>
          <w:szCs w:val="19"/>
        </w:rPr>
        <w:t>Se</w:t>
      </w:r>
      <w:r w:rsidR="00983C9A" w:rsidRPr="00E65114">
        <w:rPr>
          <w:rFonts w:cstheme="minorHAnsi"/>
          <w:color w:val="000000"/>
          <w:szCs w:val="19"/>
        </w:rPr>
        <w:t xml:space="preserve"> </w:t>
      </w:r>
      <w:r w:rsidR="00932C7B" w:rsidRPr="00E65114">
        <w:rPr>
          <w:rFonts w:cstheme="minorHAnsi"/>
          <w:color w:val="000000"/>
          <w:szCs w:val="19"/>
        </w:rPr>
        <w:t xml:space="preserve">obtiene </w:t>
      </w:r>
      <w:r w:rsidR="00983C9A" w:rsidRPr="00E65114">
        <w:rPr>
          <w:rFonts w:cstheme="minorHAnsi"/>
          <w:color w:val="000000"/>
          <w:szCs w:val="19"/>
        </w:rPr>
        <w:t>calcula</w:t>
      </w:r>
      <w:r w:rsidR="00932C7B" w:rsidRPr="00E65114">
        <w:rPr>
          <w:rFonts w:cstheme="minorHAnsi"/>
          <w:color w:val="000000"/>
          <w:szCs w:val="19"/>
        </w:rPr>
        <w:t>ndo</w:t>
      </w:r>
      <w:r w:rsidR="00983C9A" w:rsidRPr="00E65114">
        <w:rPr>
          <w:rFonts w:cstheme="minorHAnsi"/>
          <w:color w:val="000000"/>
          <w:szCs w:val="19"/>
        </w:rPr>
        <w:t xml:space="preserve"> la inversa de </w:t>
      </w:r>
      <w:r w:rsidR="00932C7B" w:rsidRPr="00E65114">
        <w:rPr>
          <w:rFonts w:cstheme="minorHAnsi"/>
          <w:color w:val="000000"/>
          <w:szCs w:val="19"/>
        </w:rPr>
        <w:t>la frecuencia de muestreo</w:t>
      </w:r>
      <w:r w:rsidR="00983C9A" w:rsidRPr="00E65114">
        <w:rPr>
          <w:rFonts w:cstheme="minorHAnsi"/>
          <w:color w:val="000000"/>
          <w:szCs w:val="19"/>
        </w:rPr>
        <w:t>.</w:t>
      </w:r>
    </w:p>
    <w:p w14:paraId="435C870E" w14:textId="77777777" w:rsidR="00713349" w:rsidRPr="00E65114" w:rsidRDefault="00713349">
      <w:pPr>
        <w:pStyle w:val="Prrafodelista"/>
        <w:numPr>
          <w:ilvl w:val="1"/>
          <w:numId w:val="13"/>
        </w:numPr>
        <w:spacing w:line="360" w:lineRule="auto"/>
        <w:jc w:val="both"/>
        <w:rPr>
          <w:rFonts w:cstheme="minorHAnsi"/>
          <w:sz w:val="28"/>
        </w:rPr>
        <w:pPrChange w:id="535" w:author="Roca Neyra Renzo Jaime" w:date="2019-09-09T23:52:00Z">
          <w:pPr>
            <w:pStyle w:val="Prrafodelista"/>
            <w:numPr>
              <w:ilvl w:val="1"/>
              <w:numId w:val="13"/>
            </w:numPr>
            <w:ind w:left="1440" w:hanging="360"/>
          </w:pPr>
        </w:pPrChange>
      </w:pPr>
      <w:r w:rsidRPr="00E65114">
        <w:rPr>
          <w:rFonts w:cstheme="minorHAnsi"/>
          <w:color w:val="000000"/>
          <w:szCs w:val="19"/>
        </w:rPr>
        <w:t>Se utiliza para calcular en que segundo fue capturado cualquier muestra identificada por su número de muestra.</w:t>
      </w:r>
    </w:p>
    <w:p w14:paraId="4FB5F8FB" w14:textId="77777777" w:rsidR="009B6D86" w:rsidRPr="00E65114" w:rsidRDefault="00713349">
      <w:pPr>
        <w:pStyle w:val="Prrafodelista"/>
        <w:numPr>
          <w:ilvl w:val="1"/>
          <w:numId w:val="13"/>
        </w:numPr>
        <w:spacing w:line="360" w:lineRule="auto"/>
        <w:jc w:val="both"/>
        <w:rPr>
          <w:rFonts w:cstheme="minorHAnsi"/>
          <w:sz w:val="28"/>
        </w:rPr>
        <w:pPrChange w:id="536" w:author="Roca Neyra Renzo Jaime" w:date="2019-09-09T23:52:00Z">
          <w:pPr>
            <w:pStyle w:val="Prrafodelista"/>
            <w:numPr>
              <w:ilvl w:val="1"/>
              <w:numId w:val="13"/>
            </w:numPr>
            <w:ind w:left="1440" w:hanging="360"/>
          </w:pPr>
        </w:pPrChange>
      </w:pPr>
      <w:r w:rsidRPr="00E65114">
        <w:rPr>
          <w:rFonts w:cstheme="minorHAnsi"/>
          <w:color w:val="000000"/>
          <w:szCs w:val="19"/>
        </w:rPr>
        <w:t>Se mide en segundos.</w:t>
      </w:r>
    </w:p>
    <w:p w14:paraId="131D874F" w14:textId="77777777" w:rsidR="001A5785" w:rsidRPr="00374BDC" w:rsidRDefault="001A5785">
      <w:pPr>
        <w:pStyle w:val="Prrafodelista"/>
        <w:spacing w:line="360" w:lineRule="auto"/>
        <w:ind w:left="1440"/>
        <w:jc w:val="both"/>
        <w:rPr>
          <w:u w:val="single"/>
        </w:rPr>
        <w:pPrChange w:id="537" w:author="Roca Neyra Renzo Jaime" w:date="2019-09-09T23:52:00Z">
          <w:pPr>
            <w:pStyle w:val="Prrafodelista"/>
            <w:ind w:left="1440"/>
          </w:pPr>
        </w:pPrChange>
      </w:pPr>
    </w:p>
    <w:p w14:paraId="6EDC982B" w14:textId="77777777" w:rsidR="00713349" w:rsidRPr="00713349" w:rsidRDefault="00374BDC">
      <w:pPr>
        <w:pStyle w:val="Prrafodelista"/>
        <w:numPr>
          <w:ilvl w:val="0"/>
          <w:numId w:val="13"/>
        </w:numPr>
        <w:spacing w:line="360" w:lineRule="auto"/>
        <w:jc w:val="both"/>
        <w:rPr>
          <w:b/>
        </w:rPr>
        <w:pPrChange w:id="538" w:author="Roca Neyra Renzo Jaime" w:date="2019-09-09T23:52:00Z">
          <w:pPr>
            <w:pStyle w:val="Prrafodelista"/>
            <w:numPr>
              <w:numId w:val="13"/>
            </w:numPr>
            <w:ind w:hanging="360"/>
          </w:pPr>
        </w:pPrChange>
      </w:pPr>
      <w:proofErr w:type="spellStart"/>
      <w:r w:rsidRPr="00154AC1">
        <w:rPr>
          <w:rFonts w:ascii="Consolas" w:hAnsi="Consolas" w:cs="Consolas"/>
          <w:color w:val="0070C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StartDateTime</w:t>
      </w:r>
      <w:proofErr w:type="spellEnd"/>
      <w:r w:rsidR="00932C7B">
        <w:rPr>
          <w:rFonts w:ascii="Consolas" w:hAnsi="Consolas" w:cs="Consolas"/>
          <w:b/>
          <w:color w:val="000000"/>
          <w:sz w:val="19"/>
          <w:szCs w:val="19"/>
        </w:rPr>
        <w:t xml:space="preserve">: </w:t>
      </w:r>
    </w:p>
    <w:p w14:paraId="1FC6ABD9" w14:textId="77777777" w:rsidR="00713349" w:rsidRPr="00E65114" w:rsidRDefault="00965EFA">
      <w:pPr>
        <w:pStyle w:val="Prrafodelista"/>
        <w:numPr>
          <w:ilvl w:val="1"/>
          <w:numId w:val="13"/>
        </w:numPr>
        <w:spacing w:line="360" w:lineRule="auto"/>
        <w:jc w:val="both"/>
        <w:rPr>
          <w:rFonts w:cstheme="minorHAnsi"/>
          <w:b/>
          <w:sz w:val="28"/>
        </w:rPr>
        <w:pPrChange w:id="539" w:author="Roca Neyra Renzo Jaime" w:date="2019-09-09T23:52:00Z">
          <w:pPr>
            <w:pStyle w:val="Prrafodelista"/>
            <w:numPr>
              <w:ilvl w:val="1"/>
              <w:numId w:val="13"/>
            </w:numPr>
            <w:ind w:left="1440" w:hanging="360"/>
          </w:pPr>
        </w:pPrChange>
      </w:pPr>
      <w:r w:rsidRPr="00E65114">
        <w:rPr>
          <w:rFonts w:cstheme="minorHAnsi"/>
          <w:color w:val="000000"/>
          <w:szCs w:val="19"/>
        </w:rPr>
        <w:t>Representa la fecha y la hora en la que fue capturada</w:t>
      </w:r>
      <w:r w:rsidR="000C25B8" w:rsidRPr="00E65114">
        <w:rPr>
          <w:rFonts w:cstheme="minorHAnsi"/>
          <w:color w:val="000000"/>
          <w:szCs w:val="19"/>
        </w:rPr>
        <w:t xml:space="preserve"> la primera muestra del registro.</w:t>
      </w:r>
    </w:p>
    <w:p w14:paraId="23BB71FC" w14:textId="77777777" w:rsidR="009279B6" w:rsidRPr="00E65114" w:rsidRDefault="00713349">
      <w:pPr>
        <w:pStyle w:val="Prrafodelista"/>
        <w:numPr>
          <w:ilvl w:val="1"/>
          <w:numId w:val="13"/>
        </w:numPr>
        <w:spacing w:line="360" w:lineRule="auto"/>
        <w:jc w:val="both"/>
        <w:rPr>
          <w:rFonts w:cstheme="minorHAnsi"/>
          <w:b/>
          <w:sz w:val="28"/>
        </w:rPr>
        <w:pPrChange w:id="540" w:author="Roca Neyra Renzo Jaime" w:date="2019-09-09T23:52:00Z">
          <w:pPr>
            <w:pStyle w:val="Prrafodelista"/>
            <w:numPr>
              <w:ilvl w:val="1"/>
              <w:numId w:val="13"/>
            </w:numPr>
            <w:ind w:left="1440" w:hanging="360"/>
          </w:pPr>
        </w:pPrChange>
      </w:pPr>
      <w:r w:rsidRPr="00E65114">
        <w:rPr>
          <w:rFonts w:cstheme="minorHAnsi"/>
          <w:color w:val="000000"/>
          <w:szCs w:val="19"/>
        </w:rPr>
        <w:t>Se</w:t>
      </w:r>
      <w:r w:rsidR="00965EFA" w:rsidRPr="00E65114">
        <w:rPr>
          <w:rFonts w:cstheme="minorHAnsi"/>
          <w:color w:val="000000"/>
          <w:szCs w:val="19"/>
        </w:rPr>
        <w:t xml:space="preserve"> obtiene de la línea de registro en el fichero de cabecera o en el registro de datos del fichero </w:t>
      </w:r>
      <w:proofErr w:type="spellStart"/>
      <w:r w:rsidR="00965EFA" w:rsidRPr="00E65114">
        <w:rPr>
          <w:rFonts w:cstheme="minorHAnsi"/>
          <w:color w:val="000000"/>
          <w:szCs w:val="19"/>
        </w:rPr>
        <w:t>edf</w:t>
      </w:r>
      <w:proofErr w:type="spellEnd"/>
      <w:r w:rsidR="00C716F9" w:rsidRPr="00E65114">
        <w:rPr>
          <w:rFonts w:cstheme="minorHAnsi"/>
          <w:color w:val="000000"/>
          <w:szCs w:val="19"/>
        </w:rPr>
        <w:t>.</w:t>
      </w:r>
    </w:p>
    <w:p w14:paraId="69109554" w14:textId="77777777" w:rsidR="000C25B8" w:rsidRPr="00E65114" w:rsidRDefault="000C25B8">
      <w:pPr>
        <w:pStyle w:val="Prrafodelista"/>
        <w:numPr>
          <w:ilvl w:val="1"/>
          <w:numId w:val="13"/>
        </w:numPr>
        <w:spacing w:line="360" w:lineRule="auto"/>
        <w:jc w:val="both"/>
        <w:rPr>
          <w:rFonts w:cstheme="minorHAnsi"/>
          <w:b/>
          <w:sz w:val="28"/>
        </w:rPr>
        <w:pPrChange w:id="541" w:author="Roca Neyra Renzo Jaime" w:date="2019-09-09T23:52:00Z">
          <w:pPr>
            <w:pStyle w:val="Prrafodelista"/>
            <w:numPr>
              <w:ilvl w:val="1"/>
              <w:numId w:val="13"/>
            </w:numPr>
            <w:ind w:left="1440" w:hanging="360"/>
          </w:pPr>
        </w:pPrChange>
      </w:pPr>
      <w:r w:rsidRPr="00E65114">
        <w:rPr>
          <w:rFonts w:cstheme="minorHAnsi"/>
          <w:color w:val="000000"/>
          <w:szCs w:val="19"/>
        </w:rPr>
        <w:t>Se utiliza para determina en el día y la hora exacta en la que fue capturada cualquier muestra identificada.</w:t>
      </w:r>
    </w:p>
    <w:p w14:paraId="3C3DADFA" w14:textId="77777777" w:rsidR="001A5785" w:rsidRPr="00713349" w:rsidRDefault="001A5785">
      <w:pPr>
        <w:pStyle w:val="Prrafodelista"/>
        <w:spacing w:line="360" w:lineRule="auto"/>
        <w:ind w:left="1440"/>
        <w:jc w:val="both"/>
        <w:rPr>
          <w:b/>
        </w:rPr>
        <w:pPrChange w:id="542" w:author="Roca Neyra Renzo Jaime" w:date="2019-09-09T23:52:00Z">
          <w:pPr>
            <w:pStyle w:val="Prrafodelista"/>
            <w:ind w:left="1440"/>
          </w:pPr>
        </w:pPrChange>
      </w:pPr>
    </w:p>
    <w:p w14:paraId="25483054" w14:textId="77777777" w:rsidR="00713349" w:rsidRPr="00713349" w:rsidRDefault="00374BDC">
      <w:pPr>
        <w:pStyle w:val="Prrafodelista"/>
        <w:numPr>
          <w:ilvl w:val="0"/>
          <w:numId w:val="13"/>
        </w:numPr>
        <w:spacing w:line="360" w:lineRule="auto"/>
        <w:jc w:val="both"/>
        <w:pPrChange w:id="543" w:author="Roca Neyra Renzo Jaime" w:date="2019-09-09T23:52:00Z">
          <w:pPr>
            <w:pStyle w:val="Prrafodelista"/>
            <w:numPr>
              <w:numId w:val="13"/>
            </w:numPr>
            <w:ind w:hanging="360"/>
          </w:pPr>
        </w:pPrChange>
      </w:pP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DurationInSeconds</w:t>
      </w:r>
      <w:proofErr w:type="spellEnd"/>
      <w:r w:rsidR="00965EFA">
        <w:rPr>
          <w:rFonts w:ascii="Consolas" w:hAnsi="Consolas" w:cs="Consolas"/>
          <w:color w:val="000000"/>
          <w:sz w:val="19"/>
          <w:szCs w:val="19"/>
        </w:rPr>
        <w:t>:</w:t>
      </w:r>
      <w:r w:rsidR="00773088">
        <w:rPr>
          <w:rFonts w:ascii="Consolas" w:hAnsi="Consolas" w:cs="Consolas"/>
          <w:color w:val="000000"/>
          <w:sz w:val="19"/>
          <w:szCs w:val="19"/>
        </w:rPr>
        <w:t xml:space="preserve"> </w:t>
      </w:r>
    </w:p>
    <w:p w14:paraId="5D72DE8E" w14:textId="77777777" w:rsidR="00713349" w:rsidRPr="00E65114" w:rsidRDefault="00773088">
      <w:pPr>
        <w:pStyle w:val="Prrafodelista"/>
        <w:numPr>
          <w:ilvl w:val="1"/>
          <w:numId w:val="13"/>
        </w:numPr>
        <w:spacing w:line="360" w:lineRule="auto"/>
        <w:jc w:val="both"/>
        <w:rPr>
          <w:rFonts w:cstheme="minorHAnsi"/>
          <w:sz w:val="28"/>
        </w:rPr>
        <w:pPrChange w:id="544" w:author="Roca Neyra Renzo Jaime" w:date="2019-09-09T23:52:00Z">
          <w:pPr>
            <w:pStyle w:val="Prrafodelista"/>
            <w:numPr>
              <w:ilvl w:val="1"/>
              <w:numId w:val="13"/>
            </w:numPr>
            <w:ind w:left="1440" w:hanging="360"/>
          </w:pPr>
        </w:pPrChange>
      </w:pPr>
      <w:r w:rsidRPr="00E65114">
        <w:rPr>
          <w:rFonts w:cstheme="minorHAnsi"/>
          <w:color w:val="000000"/>
          <w:szCs w:val="19"/>
        </w:rPr>
        <w:t>Representa la duración</w:t>
      </w:r>
      <w:r w:rsidR="00332E24" w:rsidRPr="00E65114">
        <w:rPr>
          <w:rFonts w:cstheme="minorHAnsi"/>
          <w:color w:val="000000"/>
          <w:szCs w:val="19"/>
        </w:rPr>
        <w:t xml:space="preserve"> total</w:t>
      </w:r>
      <w:r w:rsidRPr="00E65114">
        <w:rPr>
          <w:rFonts w:cstheme="minorHAnsi"/>
          <w:color w:val="000000"/>
          <w:szCs w:val="19"/>
        </w:rPr>
        <w:t xml:space="preserve"> </w:t>
      </w:r>
      <w:r w:rsidR="00332E24" w:rsidRPr="00E65114">
        <w:rPr>
          <w:rFonts w:cstheme="minorHAnsi"/>
          <w:color w:val="000000"/>
          <w:szCs w:val="19"/>
        </w:rPr>
        <w:t>del registro</w:t>
      </w:r>
      <w:r w:rsidR="00F12E1A" w:rsidRPr="00E65114">
        <w:rPr>
          <w:rFonts w:cstheme="minorHAnsi"/>
          <w:color w:val="000000"/>
          <w:szCs w:val="19"/>
        </w:rPr>
        <w:t xml:space="preserve"> en segundos</w:t>
      </w:r>
      <w:r w:rsidR="00332E24" w:rsidRPr="00E65114">
        <w:rPr>
          <w:rFonts w:cstheme="minorHAnsi"/>
          <w:color w:val="000000"/>
          <w:szCs w:val="19"/>
        </w:rPr>
        <w:t xml:space="preserve">. </w:t>
      </w:r>
    </w:p>
    <w:p w14:paraId="1AD0D7D6" w14:textId="77777777" w:rsidR="009279B6" w:rsidRPr="00E65114" w:rsidRDefault="004225C3">
      <w:pPr>
        <w:pStyle w:val="Prrafodelista"/>
        <w:numPr>
          <w:ilvl w:val="1"/>
          <w:numId w:val="13"/>
        </w:numPr>
        <w:spacing w:line="360" w:lineRule="auto"/>
        <w:jc w:val="both"/>
        <w:rPr>
          <w:rFonts w:cstheme="minorHAnsi"/>
          <w:sz w:val="28"/>
        </w:rPr>
        <w:pPrChange w:id="545" w:author="Roca Neyra Renzo Jaime" w:date="2019-09-09T23:52:00Z">
          <w:pPr>
            <w:pStyle w:val="Prrafodelista"/>
            <w:numPr>
              <w:ilvl w:val="1"/>
              <w:numId w:val="13"/>
            </w:numPr>
            <w:ind w:left="1440" w:hanging="360"/>
          </w:pPr>
        </w:pPrChange>
      </w:pPr>
      <w:r w:rsidRPr="00E65114">
        <w:rPr>
          <w:rFonts w:cstheme="minorHAnsi"/>
          <w:color w:val="000000"/>
          <w:szCs w:val="19"/>
        </w:rPr>
        <w:t>Se</w:t>
      </w:r>
      <w:r w:rsidR="000C25B8" w:rsidRPr="00E65114">
        <w:rPr>
          <w:rFonts w:cstheme="minorHAnsi"/>
          <w:color w:val="000000"/>
          <w:szCs w:val="19"/>
        </w:rPr>
        <w:t xml:space="preserve"> obtiene dividiendo el número de muestras común entre la frecuencia</w:t>
      </w:r>
      <w:r w:rsidR="00F12E1A" w:rsidRPr="00E65114">
        <w:rPr>
          <w:rFonts w:cstheme="minorHAnsi"/>
          <w:color w:val="000000"/>
          <w:szCs w:val="19"/>
        </w:rPr>
        <w:t xml:space="preserve"> de muestreo común para registros ordinarios. Para registro con más de una frecuencia de muestreo, la duración se calcula multiplicando la duración de un frame (intervalo de frame) por el número de </w:t>
      </w:r>
      <w:proofErr w:type="spellStart"/>
      <w:r w:rsidR="00F12E1A" w:rsidRPr="00E65114">
        <w:rPr>
          <w:rFonts w:cstheme="minorHAnsi"/>
          <w:color w:val="000000"/>
          <w:szCs w:val="19"/>
        </w:rPr>
        <w:t>frames</w:t>
      </w:r>
      <w:proofErr w:type="spellEnd"/>
      <w:r w:rsidR="00F12E1A" w:rsidRPr="00E65114">
        <w:rPr>
          <w:rFonts w:cstheme="minorHAnsi"/>
          <w:color w:val="000000"/>
          <w:szCs w:val="19"/>
        </w:rPr>
        <w:t>.</w:t>
      </w:r>
    </w:p>
    <w:p w14:paraId="58F4F5F2" w14:textId="77777777" w:rsidR="00F12E1A" w:rsidRPr="00E65114" w:rsidRDefault="00C716F9">
      <w:pPr>
        <w:pStyle w:val="Prrafodelista"/>
        <w:numPr>
          <w:ilvl w:val="1"/>
          <w:numId w:val="13"/>
        </w:numPr>
        <w:spacing w:line="360" w:lineRule="auto"/>
        <w:jc w:val="both"/>
        <w:rPr>
          <w:rFonts w:cstheme="minorHAnsi"/>
          <w:sz w:val="28"/>
        </w:rPr>
        <w:pPrChange w:id="546" w:author="Roca Neyra Renzo Jaime" w:date="2019-09-09T23:52:00Z">
          <w:pPr>
            <w:pStyle w:val="Prrafodelista"/>
            <w:numPr>
              <w:ilvl w:val="1"/>
              <w:numId w:val="13"/>
            </w:numPr>
            <w:ind w:left="1440" w:hanging="360"/>
          </w:pPr>
        </w:pPrChange>
      </w:pPr>
      <w:r w:rsidRPr="00E65114">
        <w:rPr>
          <w:rFonts w:cstheme="minorHAnsi"/>
          <w:color w:val="000000"/>
          <w:szCs w:val="19"/>
        </w:rPr>
        <w:t>Esta</w:t>
      </w:r>
      <w:r w:rsidR="002A1F6C" w:rsidRPr="00E65114">
        <w:rPr>
          <w:rFonts w:cstheme="minorHAnsi"/>
          <w:color w:val="000000"/>
          <w:szCs w:val="19"/>
        </w:rPr>
        <w:t xml:space="preserve"> propiedad</w:t>
      </w:r>
      <w:r w:rsidRPr="00E65114">
        <w:rPr>
          <w:rFonts w:cstheme="minorHAnsi"/>
          <w:color w:val="000000"/>
          <w:szCs w:val="19"/>
        </w:rPr>
        <w:t xml:space="preserve"> es únicamente informativa.</w:t>
      </w:r>
    </w:p>
    <w:p w14:paraId="488C3083" w14:textId="77777777" w:rsidR="001A5785" w:rsidRPr="009279B6" w:rsidRDefault="001A5785">
      <w:pPr>
        <w:pStyle w:val="Prrafodelista"/>
        <w:spacing w:line="360" w:lineRule="auto"/>
        <w:ind w:left="1440"/>
        <w:jc w:val="both"/>
        <w:pPrChange w:id="547" w:author="Roca Neyra Renzo Jaime" w:date="2019-09-09T23:52:00Z">
          <w:pPr>
            <w:pStyle w:val="Prrafodelista"/>
            <w:ind w:left="1440"/>
          </w:pPr>
        </w:pPrChange>
      </w:pPr>
    </w:p>
    <w:p w14:paraId="452DE523" w14:textId="77777777" w:rsidR="009279B6" w:rsidRPr="004C3D7C" w:rsidRDefault="00374BDC">
      <w:pPr>
        <w:pStyle w:val="Prrafodelista"/>
        <w:numPr>
          <w:ilvl w:val="0"/>
          <w:numId w:val="13"/>
        </w:numPr>
        <w:spacing w:line="360" w:lineRule="auto"/>
        <w:jc w:val="both"/>
        <w:pPrChange w:id="548" w:author="Roca Neyra Renzo Jaime" w:date="2019-09-09T23:52:00Z">
          <w:pPr>
            <w:pStyle w:val="Prrafodelista"/>
            <w:numPr>
              <w:numId w:val="13"/>
            </w:numPr>
            <w:ind w:hanging="360"/>
          </w:pPr>
        </w:pPrChange>
      </w:pP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counterFrequency</w:t>
      </w:r>
      <w:proofErr w:type="spellEnd"/>
      <w:r w:rsidR="004C3D7C">
        <w:rPr>
          <w:rFonts w:ascii="Consolas" w:hAnsi="Consolas" w:cs="Consolas"/>
          <w:color w:val="000000"/>
          <w:sz w:val="19"/>
          <w:szCs w:val="19"/>
        </w:rPr>
        <w:t>:</w:t>
      </w:r>
    </w:p>
    <w:p w14:paraId="0CBC3780" w14:textId="77777777" w:rsidR="004C3D7C" w:rsidRPr="00E65114" w:rsidRDefault="004C3D7C">
      <w:pPr>
        <w:pStyle w:val="Prrafodelista"/>
        <w:numPr>
          <w:ilvl w:val="1"/>
          <w:numId w:val="13"/>
        </w:numPr>
        <w:spacing w:line="360" w:lineRule="auto"/>
        <w:jc w:val="both"/>
        <w:rPr>
          <w:rFonts w:cstheme="minorHAnsi"/>
          <w:sz w:val="28"/>
        </w:rPr>
        <w:pPrChange w:id="549" w:author="Roca Neyra Renzo Jaime" w:date="2019-09-09T23:52:00Z">
          <w:pPr>
            <w:pStyle w:val="Prrafodelista"/>
            <w:numPr>
              <w:ilvl w:val="1"/>
              <w:numId w:val="13"/>
            </w:numPr>
            <w:ind w:left="1440" w:hanging="360"/>
          </w:pPr>
        </w:pPrChange>
      </w:pPr>
      <w:r w:rsidRPr="00E65114">
        <w:rPr>
          <w:rFonts w:cstheme="minorHAnsi"/>
          <w:color w:val="000000"/>
          <w:szCs w:val="19"/>
        </w:rPr>
        <w:t>Representa la frecuencia de contador</w:t>
      </w:r>
      <w:r w:rsidR="004225C3" w:rsidRPr="00E65114">
        <w:rPr>
          <w:rFonts w:cstheme="minorHAnsi"/>
          <w:color w:val="000000"/>
          <w:szCs w:val="19"/>
        </w:rPr>
        <w:t xml:space="preserve"> del registro</w:t>
      </w:r>
      <w:r w:rsidR="002A1F6C" w:rsidRPr="00E65114">
        <w:rPr>
          <w:rFonts w:cstheme="minorHAnsi"/>
          <w:color w:val="000000"/>
          <w:szCs w:val="19"/>
        </w:rPr>
        <w:t xml:space="preserve">. Por defecto tiene el mismo valor que la frecuencia de muestreo para los registros ordinarios o la frecuencia de frame para los registros </w:t>
      </w:r>
      <w:proofErr w:type="spellStart"/>
      <w:r w:rsidR="002A1F6C" w:rsidRPr="00E65114">
        <w:rPr>
          <w:rFonts w:cstheme="minorHAnsi"/>
          <w:color w:val="000000"/>
          <w:szCs w:val="19"/>
        </w:rPr>
        <w:t>multifrecuencial</w:t>
      </w:r>
      <w:proofErr w:type="spellEnd"/>
      <w:r w:rsidR="002A1F6C" w:rsidRPr="00E65114">
        <w:rPr>
          <w:rFonts w:cstheme="minorHAnsi"/>
          <w:color w:val="000000"/>
          <w:szCs w:val="19"/>
        </w:rPr>
        <w:t>.</w:t>
      </w:r>
    </w:p>
    <w:p w14:paraId="2BA9DD6D" w14:textId="77777777" w:rsidR="002A1F6C" w:rsidRPr="00E65114" w:rsidRDefault="002A1F6C">
      <w:pPr>
        <w:pStyle w:val="Prrafodelista"/>
        <w:numPr>
          <w:ilvl w:val="1"/>
          <w:numId w:val="13"/>
        </w:numPr>
        <w:spacing w:line="360" w:lineRule="auto"/>
        <w:jc w:val="both"/>
        <w:rPr>
          <w:rFonts w:cstheme="minorHAnsi"/>
          <w:b/>
          <w:sz w:val="28"/>
        </w:rPr>
        <w:pPrChange w:id="550" w:author="Roca Neyra Renzo Jaime" w:date="2019-09-09T23:52:00Z">
          <w:pPr>
            <w:pStyle w:val="Prrafodelista"/>
            <w:numPr>
              <w:ilvl w:val="1"/>
              <w:numId w:val="13"/>
            </w:numPr>
            <w:ind w:left="1440" w:hanging="360"/>
          </w:pPr>
        </w:pPrChange>
      </w:pPr>
      <w:r w:rsidRPr="00E65114">
        <w:rPr>
          <w:rFonts w:cstheme="minorHAnsi"/>
          <w:color w:val="000000"/>
          <w:szCs w:val="19"/>
        </w:rPr>
        <w:t>Se obtiene de la línea de registro en el fichero de cabecera.</w:t>
      </w:r>
    </w:p>
    <w:p w14:paraId="2EA073B8" w14:textId="77777777" w:rsidR="004225C3" w:rsidRPr="001A5785" w:rsidRDefault="002A1F6C">
      <w:pPr>
        <w:pStyle w:val="Prrafodelista"/>
        <w:numPr>
          <w:ilvl w:val="1"/>
          <w:numId w:val="13"/>
        </w:numPr>
        <w:spacing w:line="360" w:lineRule="auto"/>
        <w:jc w:val="both"/>
        <w:pPrChange w:id="551" w:author="Roca Neyra Renzo Jaime" w:date="2019-09-09T23:52:00Z">
          <w:pPr>
            <w:pStyle w:val="Prrafodelista"/>
            <w:numPr>
              <w:ilvl w:val="1"/>
              <w:numId w:val="13"/>
            </w:numPr>
            <w:ind w:left="1440" w:hanging="360"/>
          </w:pPr>
        </w:pPrChange>
      </w:pPr>
      <w:r w:rsidRPr="00E65114">
        <w:rPr>
          <w:rFonts w:cstheme="minorHAnsi"/>
          <w:color w:val="000000"/>
          <w:szCs w:val="19"/>
        </w:rPr>
        <w:t>Esta propiedad es únicamente informativa</w:t>
      </w:r>
      <w:r>
        <w:rPr>
          <w:rFonts w:ascii="Consolas" w:hAnsi="Consolas" w:cs="Consolas"/>
          <w:color w:val="000000"/>
          <w:sz w:val="19"/>
          <w:szCs w:val="19"/>
        </w:rPr>
        <w:t>.</w:t>
      </w:r>
    </w:p>
    <w:p w14:paraId="5C841A81" w14:textId="77777777" w:rsidR="001A5785" w:rsidRPr="004C3D7C" w:rsidRDefault="001A5785">
      <w:pPr>
        <w:pStyle w:val="Prrafodelista"/>
        <w:spacing w:line="360" w:lineRule="auto"/>
        <w:ind w:left="1440"/>
        <w:jc w:val="both"/>
        <w:pPrChange w:id="552" w:author="Roca Neyra Renzo Jaime" w:date="2019-09-09T23:52:00Z">
          <w:pPr>
            <w:pStyle w:val="Prrafodelista"/>
            <w:ind w:left="1440"/>
          </w:pPr>
        </w:pPrChange>
      </w:pPr>
    </w:p>
    <w:p w14:paraId="52F9BDB3" w14:textId="77777777" w:rsidR="00C223BA" w:rsidRPr="00C223BA" w:rsidRDefault="00374BDC">
      <w:pPr>
        <w:pStyle w:val="Prrafodelista"/>
        <w:numPr>
          <w:ilvl w:val="0"/>
          <w:numId w:val="13"/>
        </w:numPr>
        <w:spacing w:line="360" w:lineRule="auto"/>
        <w:jc w:val="both"/>
        <w:rPr>
          <w:b/>
        </w:rPr>
        <w:pPrChange w:id="553" w:author="Roca Neyra Renzo Jaime" w:date="2019-09-09T23:52:00Z">
          <w:pPr>
            <w:pStyle w:val="Prrafodelista"/>
            <w:numPr>
              <w:numId w:val="13"/>
            </w:numPr>
            <w:ind w:hanging="360"/>
          </w:pPr>
        </w:pPrChange>
      </w:pP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BaseCounter</w:t>
      </w:r>
      <w:proofErr w:type="spellEnd"/>
      <w:r w:rsidR="00C223BA" w:rsidRPr="00C223BA">
        <w:rPr>
          <w:rFonts w:ascii="Consolas" w:hAnsi="Consolas" w:cs="Consolas"/>
          <w:color w:val="000000"/>
          <w:sz w:val="19"/>
          <w:szCs w:val="19"/>
        </w:rPr>
        <w:t>:</w:t>
      </w:r>
    </w:p>
    <w:p w14:paraId="51EF5903" w14:textId="77777777" w:rsidR="00C223BA" w:rsidRPr="00E65114" w:rsidRDefault="00C223BA">
      <w:pPr>
        <w:pStyle w:val="Prrafodelista"/>
        <w:numPr>
          <w:ilvl w:val="1"/>
          <w:numId w:val="13"/>
        </w:numPr>
        <w:spacing w:line="360" w:lineRule="auto"/>
        <w:jc w:val="both"/>
        <w:rPr>
          <w:rFonts w:cstheme="minorHAnsi"/>
          <w:b/>
          <w:sz w:val="28"/>
        </w:rPr>
        <w:pPrChange w:id="554" w:author="Roca Neyra Renzo Jaime" w:date="2019-09-09T23:52:00Z">
          <w:pPr>
            <w:pStyle w:val="Prrafodelista"/>
            <w:numPr>
              <w:ilvl w:val="1"/>
              <w:numId w:val="13"/>
            </w:numPr>
            <w:ind w:left="1440" w:hanging="360"/>
          </w:pPr>
        </w:pPrChange>
      </w:pPr>
      <w:r w:rsidRPr="00E65114">
        <w:rPr>
          <w:rFonts w:cstheme="minorHAnsi"/>
          <w:color w:val="000000"/>
          <w:szCs w:val="19"/>
        </w:rPr>
        <w:t>Representa el contador base del registro.</w:t>
      </w:r>
    </w:p>
    <w:p w14:paraId="6636B1E3" w14:textId="77777777" w:rsidR="00C223BA" w:rsidRPr="00E65114" w:rsidRDefault="00C223BA">
      <w:pPr>
        <w:pStyle w:val="Prrafodelista"/>
        <w:numPr>
          <w:ilvl w:val="1"/>
          <w:numId w:val="13"/>
        </w:numPr>
        <w:spacing w:line="360" w:lineRule="auto"/>
        <w:jc w:val="both"/>
        <w:rPr>
          <w:rFonts w:cstheme="minorHAnsi"/>
          <w:b/>
          <w:sz w:val="28"/>
        </w:rPr>
        <w:pPrChange w:id="555" w:author="Roca Neyra Renzo Jaime" w:date="2019-09-09T23:52:00Z">
          <w:pPr>
            <w:pStyle w:val="Prrafodelista"/>
            <w:numPr>
              <w:ilvl w:val="1"/>
              <w:numId w:val="13"/>
            </w:numPr>
            <w:ind w:left="1440" w:hanging="360"/>
          </w:pPr>
        </w:pPrChange>
      </w:pPr>
      <w:r w:rsidRPr="00E65114">
        <w:rPr>
          <w:rFonts w:cstheme="minorHAnsi"/>
          <w:color w:val="000000"/>
          <w:szCs w:val="19"/>
        </w:rPr>
        <w:t>Se obtiene de la línea de registro en el fichero de cabecera.</w:t>
      </w:r>
    </w:p>
    <w:p w14:paraId="5B533D96" w14:textId="77777777" w:rsidR="009279B6" w:rsidRPr="00E65114" w:rsidRDefault="00C223BA">
      <w:pPr>
        <w:pStyle w:val="Prrafodelista"/>
        <w:numPr>
          <w:ilvl w:val="1"/>
          <w:numId w:val="13"/>
        </w:numPr>
        <w:spacing w:line="360" w:lineRule="auto"/>
        <w:jc w:val="both"/>
        <w:rPr>
          <w:rFonts w:cstheme="minorHAnsi"/>
          <w:b/>
          <w:sz w:val="28"/>
        </w:rPr>
        <w:pPrChange w:id="556" w:author="Roca Neyra Renzo Jaime" w:date="2019-09-09T23:52:00Z">
          <w:pPr>
            <w:pStyle w:val="Prrafodelista"/>
            <w:numPr>
              <w:ilvl w:val="1"/>
              <w:numId w:val="13"/>
            </w:numPr>
            <w:ind w:left="1440" w:hanging="360"/>
          </w:pPr>
        </w:pPrChange>
      </w:pPr>
      <w:r w:rsidRPr="00E65114">
        <w:rPr>
          <w:rFonts w:cstheme="minorHAnsi"/>
          <w:color w:val="000000"/>
          <w:szCs w:val="19"/>
        </w:rPr>
        <w:t>Esta propiedad es únicamente informativa.</w:t>
      </w:r>
    </w:p>
    <w:p w14:paraId="236E8174" w14:textId="77777777" w:rsidR="001A5785" w:rsidRPr="00C223BA" w:rsidRDefault="001A5785">
      <w:pPr>
        <w:pStyle w:val="Prrafodelista"/>
        <w:spacing w:line="360" w:lineRule="auto"/>
        <w:ind w:left="1440"/>
        <w:jc w:val="both"/>
        <w:rPr>
          <w:b/>
        </w:rPr>
        <w:pPrChange w:id="557" w:author="Roca Neyra Renzo Jaime" w:date="2019-09-09T23:52:00Z">
          <w:pPr>
            <w:pStyle w:val="Prrafodelista"/>
            <w:ind w:left="1440"/>
          </w:pPr>
        </w:pPrChange>
      </w:pPr>
    </w:p>
    <w:p w14:paraId="61691070" w14:textId="77777777" w:rsidR="009279B6" w:rsidRPr="00C223BA" w:rsidRDefault="00374BDC">
      <w:pPr>
        <w:pStyle w:val="Prrafodelista"/>
        <w:numPr>
          <w:ilvl w:val="0"/>
          <w:numId w:val="13"/>
        </w:numPr>
        <w:spacing w:line="360" w:lineRule="auto"/>
        <w:jc w:val="both"/>
        <w:pPrChange w:id="558" w:author="Roca Neyra Renzo Jaime" w:date="2019-09-09T23:52:00Z">
          <w:pPr>
            <w:pStyle w:val="Prrafodelista"/>
            <w:numPr>
              <w:numId w:val="13"/>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NumberOfFrames</w:t>
      </w:r>
      <w:proofErr w:type="spellEnd"/>
      <w:r w:rsidR="00C223BA">
        <w:rPr>
          <w:rFonts w:ascii="Consolas" w:hAnsi="Consolas" w:cs="Consolas"/>
          <w:color w:val="000000"/>
          <w:sz w:val="19"/>
          <w:szCs w:val="19"/>
        </w:rPr>
        <w:t>:</w:t>
      </w:r>
    </w:p>
    <w:p w14:paraId="16A8759A" w14:textId="77777777" w:rsidR="00D21F2C" w:rsidRPr="00E65114" w:rsidRDefault="00C223BA">
      <w:pPr>
        <w:pStyle w:val="Prrafodelista"/>
        <w:numPr>
          <w:ilvl w:val="1"/>
          <w:numId w:val="13"/>
        </w:numPr>
        <w:spacing w:line="360" w:lineRule="auto"/>
        <w:jc w:val="both"/>
        <w:rPr>
          <w:rFonts w:cstheme="minorHAnsi"/>
          <w:sz w:val="28"/>
        </w:rPr>
        <w:pPrChange w:id="559" w:author="Roca Neyra Renzo Jaime" w:date="2019-09-09T23:52:00Z">
          <w:pPr>
            <w:pStyle w:val="Prrafodelista"/>
            <w:numPr>
              <w:ilvl w:val="1"/>
              <w:numId w:val="13"/>
            </w:numPr>
            <w:ind w:left="1440" w:hanging="360"/>
          </w:pPr>
        </w:pPrChange>
      </w:pPr>
      <w:r w:rsidRPr="00E65114">
        <w:rPr>
          <w:rFonts w:cstheme="minorHAnsi"/>
          <w:color w:val="000000"/>
          <w:szCs w:val="19"/>
        </w:rPr>
        <w:t xml:space="preserve">Representa el número de </w:t>
      </w:r>
      <w:proofErr w:type="spellStart"/>
      <w:r w:rsidR="00D21F2C" w:rsidRPr="00E65114">
        <w:rPr>
          <w:rFonts w:cstheme="minorHAnsi"/>
          <w:color w:val="000000"/>
          <w:szCs w:val="19"/>
        </w:rPr>
        <w:t>frames</w:t>
      </w:r>
      <w:proofErr w:type="spellEnd"/>
      <w:r w:rsidR="00D21F2C" w:rsidRPr="00E65114">
        <w:rPr>
          <w:rFonts w:cstheme="minorHAnsi"/>
          <w:color w:val="000000"/>
          <w:szCs w:val="19"/>
        </w:rPr>
        <w:t xml:space="preserve"> (conjunto de muestras) de un registro.</w:t>
      </w:r>
      <w:r w:rsidR="00D21F2C" w:rsidRPr="00E65114">
        <w:rPr>
          <w:rFonts w:cstheme="minorHAnsi"/>
          <w:sz w:val="28"/>
        </w:rPr>
        <w:t xml:space="preserve"> </w:t>
      </w:r>
      <w:r w:rsidR="00D21F2C" w:rsidRPr="00E65114">
        <w:rPr>
          <w:rFonts w:cstheme="minorHAnsi"/>
          <w:color w:val="000000"/>
          <w:szCs w:val="19"/>
        </w:rPr>
        <w:t xml:space="preserve">Para un registro ordinario, un frame contiene exactamente una muestra de cada señal, por lo que el número de </w:t>
      </w:r>
      <w:proofErr w:type="spellStart"/>
      <w:r w:rsidR="00D21F2C" w:rsidRPr="00E65114">
        <w:rPr>
          <w:rFonts w:cstheme="minorHAnsi"/>
          <w:color w:val="000000"/>
          <w:szCs w:val="19"/>
        </w:rPr>
        <w:t>frames</w:t>
      </w:r>
      <w:proofErr w:type="spellEnd"/>
      <w:r w:rsidR="00D21F2C" w:rsidRPr="00E65114">
        <w:rPr>
          <w:rFonts w:cstheme="minorHAnsi"/>
          <w:color w:val="000000"/>
          <w:szCs w:val="19"/>
        </w:rPr>
        <w:t xml:space="preserve"> es igual al número de muestras.</w:t>
      </w:r>
    </w:p>
    <w:p w14:paraId="57B45169" w14:textId="77777777" w:rsidR="00D21F2C" w:rsidRPr="00E65114" w:rsidRDefault="00D21F2C">
      <w:pPr>
        <w:pStyle w:val="Prrafodelista"/>
        <w:numPr>
          <w:ilvl w:val="1"/>
          <w:numId w:val="13"/>
        </w:numPr>
        <w:spacing w:line="360" w:lineRule="auto"/>
        <w:jc w:val="both"/>
        <w:rPr>
          <w:rFonts w:cstheme="minorHAnsi"/>
          <w:sz w:val="28"/>
        </w:rPr>
        <w:pPrChange w:id="560" w:author="Roca Neyra Renzo Jaime" w:date="2019-09-09T23:52:00Z">
          <w:pPr>
            <w:pStyle w:val="Prrafodelista"/>
            <w:numPr>
              <w:ilvl w:val="1"/>
              <w:numId w:val="13"/>
            </w:numPr>
            <w:ind w:left="1440" w:hanging="360"/>
          </w:pPr>
        </w:pPrChange>
      </w:pPr>
      <w:r w:rsidRPr="00E65114">
        <w:rPr>
          <w:rFonts w:cstheme="minorHAnsi"/>
          <w:color w:val="000000"/>
          <w:szCs w:val="19"/>
        </w:rPr>
        <w:lastRenderedPageBreak/>
        <w:t xml:space="preserve">Se obtiene del registro de encabezado del fichero </w:t>
      </w:r>
      <w:proofErr w:type="spellStart"/>
      <w:r w:rsidRPr="00E65114">
        <w:rPr>
          <w:rFonts w:cstheme="minorHAnsi"/>
          <w:color w:val="000000"/>
          <w:szCs w:val="19"/>
        </w:rPr>
        <w:t>edf</w:t>
      </w:r>
      <w:proofErr w:type="spellEnd"/>
      <w:r w:rsidRPr="00E65114">
        <w:rPr>
          <w:rFonts w:cstheme="minorHAnsi"/>
          <w:color w:val="000000"/>
          <w:szCs w:val="19"/>
        </w:rPr>
        <w:t xml:space="preserve"> (número de registros de datos).</w:t>
      </w:r>
    </w:p>
    <w:p w14:paraId="3BA41963" w14:textId="77777777" w:rsidR="001A5785" w:rsidRPr="00E65114" w:rsidRDefault="00D21F2C">
      <w:pPr>
        <w:pStyle w:val="Prrafodelista"/>
        <w:numPr>
          <w:ilvl w:val="1"/>
          <w:numId w:val="13"/>
        </w:numPr>
        <w:spacing w:line="360" w:lineRule="auto"/>
        <w:jc w:val="both"/>
        <w:rPr>
          <w:rFonts w:cstheme="minorHAnsi"/>
          <w:sz w:val="28"/>
        </w:rPr>
        <w:pPrChange w:id="561" w:author="Roca Neyra Renzo Jaime" w:date="2019-09-09T23:52:00Z">
          <w:pPr>
            <w:pStyle w:val="Prrafodelista"/>
            <w:numPr>
              <w:ilvl w:val="1"/>
              <w:numId w:val="13"/>
            </w:numPr>
            <w:ind w:left="1440" w:hanging="360"/>
          </w:pPr>
        </w:pPrChange>
      </w:pPr>
      <w:r w:rsidRPr="00E65114">
        <w:rPr>
          <w:rFonts w:cstheme="minorHAnsi"/>
          <w:color w:val="000000"/>
          <w:szCs w:val="19"/>
        </w:rPr>
        <w:t>Se utiliza para calcular la duración del registro, número de muestras de una señal determinada</w:t>
      </w:r>
      <w:r w:rsidR="00835400" w:rsidRPr="00E65114">
        <w:rPr>
          <w:rFonts w:cstheme="minorHAnsi"/>
          <w:color w:val="000000"/>
          <w:szCs w:val="19"/>
        </w:rPr>
        <w:t>.</w:t>
      </w:r>
      <w:r w:rsidR="00C223BA" w:rsidRPr="00E65114">
        <w:rPr>
          <w:rFonts w:cstheme="minorHAnsi"/>
          <w:color w:val="000000"/>
          <w:szCs w:val="19"/>
        </w:rPr>
        <w:t xml:space="preserve">  </w:t>
      </w:r>
    </w:p>
    <w:p w14:paraId="216EC88D" w14:textId="77777777" w:rsidR="00C223BA" w:rsidRPr="009279B6" w:rsidRDefault="00C223BA">
      <w:pPr>
        <w:pStyle w:val="Prrafodelista"/>
        <w:spacing w:line="360" w:lineRule="auto"/>
        <w:ind w:left="1440"/>
        <w:jc w:val="both"/>
        <w:pPrChange w:id="562" w:author="Roca Neyra Renzo Jaime" w:date="2019-09-09T23:52:00Z">
          <w:pPr>
            <w:pStyle w:val="Prrafodelista"/>
            <w:ind w:left="1440"/>
          </w:pPr>
        </w:pPrChange>
      </w:pPr>
      <w:r>
        <w:rPr>
          <w:rFonts w:ascii="Consolas" w:hAnsi="Consolas" w:cs="Consolas"/>
          <w:color w:val="000000"/>
          <w:sz w:val="19"/>
          <w:szCs w:val="19"/>
        </w:rPr>
        <w:t xml:space="preserve">              </w:t>
      </w:r>
    </w:p>
    <w:p w14:paraId="32109E0B" w14:textId="77777777" w:rsidR="009279B6" w:rsidRPr="00835400" w:rsidRDefault="00374BDC">
      <w:pPr>
        <w:pStyle w:val="Prrafodelista"/>
        <w:numPr>
          <w:ilvl w:val="0"/>
          <w:numId w:val="13"/>
        </w:numPr>
        <w:spacing w:line="360" w:lineRule="auto"/>
        <w:jc w:val="both"/>
        <w:pPrChange w:id="563" w:author="Roca Neyra Renzo Jaime" w:date="2019-09-09T23:52:00Z">
          <w:pPr>
            <w:pStyle w:val="Prrafodelista"/>
            <w:numPr>
              <w:numId w:val="13"/>
            </w:numPr>
            <w:ind w:hanging="360"/>
          </w:pPr>
        </w:pPrChange>
      </w:pP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FrameFrequency</w:t>
      </w:r>
      <w:proofErr w:type="spellEnd"/>
      <w:r w:rsidR="00835400">
        <w:rPr>
          <w:rFonts w:ascii="Consolas" w:hAnsi="Consolas" w:cs="Consolas"/>
          <w:color w:val="000000"/>
          <w:sz w:val="19"/>
          <w:szCs w:val="19"/>
        </w:rPr>
        <w:t>:</w:t>
      </w:r>
    </w:p>
    <w:p w14:paraId="428BD726" w14:textId="77777777" w:rsidR="00835400" w:rsidRPr="00E65114" w:rsidRDefault="19796FE2">
      <w:pPr>
        <w:pStyle w:val="Prrafodelista"/>
        <w:numPr>
          <w:ilvl w:val="1"/>
          <w:numId w:val="13"/>
        </w:numPr>
        <w:spacing w:line="360" w:lineRule="auto"/>
        <w:jc w:val="both"/>
        <w:rPr>
          <w:sz w:val="28"/>
          <w:szCs w:val="28"/>
        </w:rPr>
        <w:pPrChange w:id="564" w:author="Roca Neyra Renzo Jaime" w:date="2019-09-09T23:52:00Z">
          <w:pPr>
            <w:pStyle w:val="Prrafodelista"/>
            <w:numPr>
              <w:ilvl w:val="1"/>
              <w:numId w:val="13"/>
            </w:numPr>
            <w:ind w:left="1440" w:hanging="360"/>
          </w:pPr>
        </w:pPrChange>
      </w:pPr>
      <w:r w:rsidRPr="19796FE2">
        <w:rPr>
          <w:color w:val="000000" w:themeColor="text1"/>
        </w:rPr>
        <w:t xml:space="preserve">Representa la frecuencia de frame de un registro. Es decir, el número de </w:t>
      </w:r>
      <w:proofErr w:type="spellStart"/>
      <w:r w:rsidRPr="19796FE2">
        <w:rPr>
          <w:color w:val="000000" w:themeColor="text1"/>
        </w:rPr>
        <w:t>frames</w:t>
      </w:r>
      <w:proofErr w:type="spellEnd"/>
      <w:r w:rsidRPr="19796FE2">
        <w:rPr>
          <w:color w:val="000000" w:themeColor="text1"/>
        </w:rPr>
        <w:t xml:space="preserve"> por segundo. Para un registro ordinario, la frecuencia de frame es igual que la frecuencia de muestreo.</w:t>
      </w:r>
    </w:p>
    <w:p w14:paraId="09C9ADC4" w14:textId="77777777" w:rsidR="00835400" w:rsidRPr="00E65114" w:rsidRDefault="00835400">
      <w:pPr>
        <w:pStyle w:val="Prrafodelista"/>
        <w:numPr>
          <w:ilvl w:val="1"/>
          <w:numId w:val="13"/>
        </w:numPr>
        <w:spacing w:line="360" w:lineRule="auto"/>
        <w:jc w:val="both"/>
        <w:rPr>
          <w:rFonts w:cstheme="minorHAnsi"/>
          <w:b/>
          <w:sz w:val="28"/>
        </w:rPr>
        <w:pPrChange w:id="565" w:author="Roca Neyra Renzo Jaime" w:date="2019-09-09T23:52:00Z">
          <w:pPr>
            <w:pStyle w:val="Prrafodelista"/>
            <w:numPr>
              <w:ilvl w:val="1"/>
              <w:numId w:val="13"/>
            </w:numPr>
            <w:ind w:left="1440" w:hanging="360"/>
          </w:pPr>
        </w:pPrChange>
      </w:pPr>
      <w:r w:rsidRPr="00E65114">
        <w:rPr>
          <w:rFonts w:cstheme="minorHAnsi"/>
          <w:color w:val="000000"/>
          <w:szCs w:val="19"/>
        </w:rPr>
        <w:t>Se obtiene calculando la inversa del intervalo de frame o duración del frame en segundos.</w:t>
      </w:r>
    </w:p>
    <w:p w14:paraId="191BED54" w14:textId="77777777" w:rsidR="00835400" w:rsidRPr="00E65114" w:rsidRDefault="00835400">
      <w:pPr>
        <w:pStyle w:val="Prrafodelista"/>
        <w:numPr>
          <w:ilvl w:val="1"/>
          <w:numId w:val="13"/>
        </w:numPr>
        <w:spacing w:line="360" w:lineRule="auto"/>
        <w:jc w:val="both"/>
        <w:rPr>
          <w:rFonts w:cstheme="minorHAnsi"/>
          <w:sz w:val="28"/>
        </w:rPr>
        <w:pPrChange w:id="566" w:author="Roca Neyra Renzo Jaime" w:date="2019-09-09T23:52:00Z">
          <w:pPr>
            <w:pStyle w:val="Prrafodelista"/>
            <w:numPr>
              <w:ilvl w:val="1"/>
              <w:numId w:val="13"/>
            </w:numPr>
            <w:ind w:left="1440" w:hanging="360"/>
          </w:pPr>
        </w:pPrChange>
      </w:pPr>
      <w:r w:rsidRPr="00E65114">
        <w:rPr>
          <w:rFonts w:cstheme="minorHAnsi"/>
          <w:color w:val="000000"/>
          <w:szCs w:val="19"/>
        </w:rPr>
        <w:t>Esta propiedad es únicamente informativa.</w:t>
      </w:r>
    </w:p>
    <w:p w14:paraId="5F6C8109" w14:textId="77777777" w:rsidR="00835400" w:rsidRPr="00A36F97" w:rsidRDefault="00835400">
      <w:pPr>
        <w:pStyle w:val="Prrafodelista"/>
        <w:spacing w:line="360" w:lineRule="auto"/>
        <w:ind w:left="1440"/>
        <w:jc w:val="both"/>
        <w:rPr>
          <w:b/>
        </w:rPr>
        <w:pPrChange w:id="567" w:author="Roca Neyra Renzo Jaime" w:date="2019-09-09T23:52:00Z">
          <w:pPr>
            <w:pStyle w:val="Prrafodelista"/>
            <w:ind w:left="1440"/>
          </w:pPr>
        </w:pPrChange>
      </w:pPr>
    </w:p>
    <w:p w14:paraId="609F2815" w14:textId="77777777" w:rsidR="009279B6" w:rsidRPr="00835400" w:rsidRDefault="00374BDC">
      <w:pPr>
        <w:pStyle w:val="Prrafodelista"/>
        <w:numPr>
          <w:ilvl w:val="0"/>
          <w:numId w:val="13"/>
        </w:numPr>
        <w:spacing w:line="360" w:lineRule="auto"/>
        <w:jc w:val="both"/>
        <w:pPrChange w:id="568" w:author="Roca Neyra Renzo Jaime" w:date="2019-09-09T23:52:00Z">
          <w:pPr>
            <w:pStyle w:val="Prrafodelista"/>
            <w:numPr>
              <w:numId w:val="13"/>
            </w:numPr>
            <w:ind w:hanging="360"/>
          </w:pPr>
        </w:pPrChange>
      </w:pP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FrameInterval</w:t>
      </w:r>
      <w:proofErr w:type="spellEnd"/>
      <w:r w:rsidR="00835400">
        <w:rPr>
          <w:rFonts w:ascii="Consolas" w:hAnsi="Consolas" w:cs="Consolas"/>
          <w:color w:val="000000"/>
          <w:sz w:val="19"/>
          <w:szCs w:val="19"/>
        </w:rPr>
        <w:t>:</w:t>
      </w:r>
    </w:p>
    <w:p w14:paraId="54D1AA75" w14:textId="77777777" w:rsidR="00835400" w:rsidRPr="00E65114" w:rsidRDefault="00835400">
      <w:pPr>
        <w:pStyle w:val="Prrafodelista"/>
        <w:numPr>
          <w:ilvl w:val="1"/>
          <w:numId w:val="13"/>
        </w:numPr>
        <w:spacing w:line="360" w:lineRule="auto"/>
        <w:jc w:val="both"/>
        <w:rPr>
          <w:rFonts w:cstheme="minorHAnsi"/>
        </w:rPr>
        <w:pPrChange w:id="569" w:author="Roca Neyra Renzo Jaime" w:date="2019-09-09T23:52:00Z">
          <w:pPr>
            <w:pStyle w:val="Prrafodelista"/>
            <w:numPr>
              <w:ilvl w:val="1"/>
              <w:numId w:val="13"/>
            </w:numPr>
            <w:ind w:left="1440" w:hanging="360"/>
          </w:pPr>
        </w:pPrChange>
      </w:pPr>
      <w:r w:rsidRPr="00E65114">
        <w:rPr>
          <w:rFonts w:cstheme="minorHAnsi"/>
        </w:rPr>
        <w:t>R</w:t>
      </w:r>
      <w:r w:rsidR="00532E04" w:rsidRPr="00E65114">
        <w:rPr>
          <w:rFonts w:cstheme="minorHAnsi"/>
        </w:rPr>
        <w:t xml:space="preserve">epresenta el intervalo de frame, es decir el número de segundos que transcurre entre </w:t>
      </w:r>
      <w:proofErr w:type="spellStart"/>
      <w:r w:rsidR="00532E04" w:rsidRPr="00E65114">
        <w:rPr>
          <w:rFonts w:cstheme="minorHAnsi"/>
        </w:rPr>
        <w:t>frames</w:t>
      </w:r>
      <w:proofErr w:type="spellEnd"/>
      <w:r w:rsidR="00532E04" w:rsidRPr="00E65114">
        <w:rPr>
          <w:rFonts w:cstheme="minorHAnsi"/>
        </w:rPr>
        <w:t xml:space="preserve"> consecutivos o la duración de un frame en segundos. Para registros ordinarios, el intervalo de frame es igual que el intervalo de muestro.</w:t>
      </w:r>
    </w:p>
    <w:p w14:paraId="0A853BE0" w14:textId="77777777" w:rsidR="00835400" w:rsidRPr="00E65114" w:rsidRDefault="00835400">
      <w:pPr>
        <w:pStyle w:val="Prrafodelista"/>
        <w:numPr>
          <w:ilvl w:val="1"/>
          <w:numId w:val="13"/>
        </w:numPr>
        <w:spacing w:line="360" w:lineRule="auto"/>
        <w:jc w:val="both"/>
        <w:rPr>
          <w:rFonts w:cstheme="minorHAnsi"/>
        </w:rPr>
        <w:pPrChange w:id="570" w:author="Roca Neyra Renzo Jaime" w:date="2019-09-09T23:52:00Z">
          <w:pPr>
            <w:pStyle w:val="Prrafodelista"/>
            <w:numPr>
              <w:ilvl w:val="1"/>
              <w:numId w:val="13"/>
            </w:numPr>
            <w:ind w:left="1440" w:hanging="360"/>
          </w:pPr>
        </w:pPrChange>
      </w:pPr>
      <w:r w:rsidRPr="00E65114">
        <w:rPr>
          <w:rFonts w:cstheme="minorHAnsi"/>
        </w:rPr>
        <w:t>S</w:t>
      </w:r>
      <w:r w:rsidR="00532E04" w:rsidRPr="00E65114">
        <w:rPr>
          <w:rFonts w:cstheme="minorHAnsi"/>
        </w:rPr>
        <w:t xml:space="preserve">e obtiene directamente del registro de encabezado del fichero </w:t>
      </w:r>
      <w:proofErr w:type="spellStart"/>
      <w:r w:rsidR="00532E04" w:rsidRPr="00E65114">
        <w:rPr>
          <w:rFonts w:cstheme="minorHAnsi"/>
        </w:rPr>
        <w:t>edf</w:t>
      </w:r>
      <w:proofErr w:type="spellEnd"/>
      <w:r w:rsidR="005B2E26" w:rsidRPr="00E65114">
        <w:rPr>
          <w:rFonts w:cstheme="minorHAnsi"/>
        </w:rPr>
        <w:t>, como duración de registro de datos en segundos</w:t>
      </w:r>
      <w:r w:rsidR="00532E04" w:rsidRPr="00E65114">
        <w:rPr>
          <w:rFonts w:cstheme="minorHAnsi"/>
        </w:rPr>
        <w:t>.</w:t>
      </w:r>
    </w:p>
    <w:p w14:paraId="3456AD09" w14:textId="77777777" w:rsidR="005B2E26" w:rsidRPr="00E65114" w:rsidRDefault="005B2E26">
      <w:pPr>
        <w:pStyle w:val="Prrafodelista"/>
        <w:numPr>
          <w:ilvl w:val="1"/>
          <w:numId w:val="13"/>
        </w:numPr>
        <w:spacing w:line="360" w:lineRule="auto"/>
        <w:jc w:val="both"/>
        <w:rPr>
          <w:rFonts w:cstheme="minorHAnsi"/>
        </w:rPr>
        <w:pPrChange w:id="571" w:author="Roca Neyra Renzo Jaime" w:date="2019-09-09T23:52:00Z">
          <w:pPr>
            <w:pStyle w:val="Prrafodelista"/>
            <w:numPr>
              <w:ilvl w:val="1"/>
              <w:numId w:val="13"/>
            </w:numPr>
            <w:ind w:left="1440" w:hanging="360"/>
          </w:pPr>
        </w:pPrChange>
      </w:pPr>
      <w:r w:rsidRPr="00E65114">
        <w:rPr>
          <w:rFonts w:cstheme="minorHAnsi"/>
          <w:color w:val="000000"/>
        </w:rPr>
        <w:t>Esta propiedad es únicamente informativa.</w:t>
      </w:r>
    </w:p>
    <w:p w14:paraId="7C38EFA2" w14:textId="77777777" w:rsidR="001A5785" w:rsidRPr="004C3D7C" w:rsidRDefault="001A5785">
      <w:pPr>
        <w:pStyle w:val="Prrafodelista"/>
        <w:spacing w:line="360" w:lineRule="auto"/>
        <w:ind w:left="1440"/>
        <w:jc w:val="both"/>
        <w:pPrChange w:id="572" w:author="Roca Neyra Renzo Jaime" w:date="2019-09-09T23:52:00Z">
          <w:pPr>
            <w:pStyle w:val="Prrafodelista"/>
            <w:ind w:left="1440"/>
          </w:pPr>
        </w:pPrChange>
      </w:pPr>
    </w:p>
    <w:p w14:paraId="2F4E10FD" w14:textId="77777777" w:rsidR="009279B6" w:rsidRPr="008E492E" w:rsidRDefault="00374BDC">
      <w:pPr>
        <w:pStyle w:val="Prrafodelista"/>
        <w:numPr>
          <w:ilvl w:val="0"/>
          <w:numId w:val="13"/>
        </w:numPr>
        <w:spacing w:line="360" w:lineRule="auto"/>
        <w:jc w:val="both"/>
        <w:pPrChange w:id="573" w:author="Roca Neyra Renzo Jaime" w:date="2019-09-09T23:52:00Z">
          <w:pPr>
            <w:pStyle w:val="Prrafodelista"/>
            <w:numPr>
              <w:numId w:val="13"/>
            </w:numPr>
            <w:ind w:hanging="360"/>
          </w:pPr>
        </w:pPrChange>
      </w:pPr>
      <w:proofErr w:type="spellStart"/>
      <w:r w:rsidRPr="00154AC1">
        <w:rPr>
          <w:rFonts w:ascii="Consolas" w:hAnsi="Consolas" w:cs="Consolas"/>
          <w:color w:val="0070C0"/>
          <w:sz w:val="19"/>
          <w:szCs w:val="19"/>
        </w:rPr>
        <w:t>List</w:t>
      </w:r>
      <w:proofErr w:type="spellEnd"/>
      <w:r>
        <w:rPr>
          <w:rFonts w:ascii="Consolas" w:hAnsi="Consolas" w:cs="Consolas"/>
          <w:color w:val="000000"/>
          <w:sz w:val="19"/>
          <w:szCs w:val="19"/>
        </w:rPr>
        <w:t>&lt;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Info</w:t>
      </w:r>
      <w:proofErr w:type="spellEnd"/>
      <w:r w:rsidR="008E492E">
        <w:rPr>
          <w:rFonts w:ascii="Consolas" w:hAnsi="Consolas" w:cs="Consolas"/>
          <w:color w:val="000000"/>
          <w:sz w:val="19"/>
          <w:szCs w:val="19"/>
        </w:rPr>
        <w:t>:</w:t>
      </w:r>
    </w:p>
    <w:p w14:paraId="60EE8C8E" w14:textId="77777777" w:rsidR="008E492E" w:rsidRPr="00E65114" w:rsidRDefault="008E492E">
      <w:pPr>
        <w:pStyle w:val="Prrafodelista"/>
        <w:numPr>
          <w:ilvl w:val="1"/>
          <w:numId w:val="13"/>
        </w:numPr>
        <w:spacing w:line="360" w:lineRule="auto"/>
        <w:jc w:val="both"/>
        <w:rPr>
          <w:rFonts w:cstheme="minorHAnsi"/>
        </w:rPr>
        <w:pPrChange w:id="574" w:author="Roca Neyra Renzo Jaime" w:date="2019-09-09T23:52:00Z">
          <w:pPr>
            <w:pStyle w:val="Prrafodelista"/>
            <w:numPr>
              <w:ilvl w:val="1"/>
              <w:numId w:val="13"/>
            </w:numPr>
            <w:ind w:left="1440" w:hanging="360"/>
          </w:pPr>
        </w:pPrChange>
      </w:pPr>
      <w:r w:rsidRPr="00E65114">
        <w:rPr>
          <w:rFonts w:cstheme="minorHAnsi"/>
        </w:rPr>
        <w:t>Representa información adicional asociada del registro.</w:t>
      </w:r>
    </w:p>
    <w:p w14:paraId="3A930AD6" w14:textId="77777777" w:rsidR="008E492E" w:rsidRPr="00E65114" w:rsidRDefault="008E492E">
      <w:pPr>
        <w:pStyle w:val="Prrafodelista"/>
        <w:numPr>
          <w:ilvl w:val="1"/>
          <w:numId w:val="13"/>
        </w:numPr>
        <w:spacing w:line="360" w:lineRule="auto"/>
        <w:jc w:val="both"/>
        <w:rPr>
          <w:rFonts w:cstheme="minorHAnsi"/>
        </w:rPr>
        <w:pPrChange w:id="575" w:author="Roca Neyra Renzo Jaime" w:date="2019-09-09T23:52:00Z">
          <w:pPr>
            <w:pStyle w:val="Prrafodelista"/>
            <w:numPr>
              <w:ilvl w:val="1"/>
              <w:numId w:val="13"/>
            </w:numPr>
            <w:ind w:left="1440" w:hanging="360"/>
          </w:pPr>
        </w:pPrChange>
      </w:pPr>
      <w:r w:rsidRPr="00E65114">
        <w:rPr>
          <w:rFonts w:cstheme="minorHAnsi"/>
        </w:rPr>
        <w:t xml:space="preserve">Se obtiene de las líneas de información del fichero de encabezado o del registro de encabezado de los ficheros </w:t>
      </w:r>
      <w:proofErr w:type="spellStart"/>
      <w:r w:rsidRPr="00E65114">
        <w:rPr>
          <w:rFonts w:cstheme="minorHAnsi"/>
        </w:rPr>
        <w:t>edf</w:t>
      </w:r>
      <w:proofErr w:type="spellEnd"/>
      <w:r w:rsidRPr="00E65114">
        <w:rPr>
          <w:rFonts w:cstheme="minorHAnsi"/>
        </w:rPr>
        <w:t>.</w:t>
      </w:r>
    </w:p>
    <w:p w14:paraId="3613991F" w14:textId="77777777" w:rsidR="008E492E" w:rsidRPr="00E65114" w:rsidRDefault="008E492E">
      <w:pPr>
        <w:pStyle w:val="Prrafodelista"/>
        <w:numPr>
          <w:ilvl w:val="1"/>
          <w:numId w:val="13"/>
        </w:numPr>
        <w:spacing w:line="360" w:lineRule="auto"/>
        <w:jc w:val="both"/>
        <w:rPr>
          <w:rFonts w:cstheme="minorHAnsi"/>
        </w:rPr>
        <w:pPrChange w:id="576" w:author="Roca Neyra Renzo Jaime" w:date="2019-09-09T23:52:00Z">
          <w:pPr>
            <w:pStyle w:val="Prrafodelista"/>
            <w:numPr>
              <w:ilvl w:val="1"/>
              <w:numId w:val="13"/>
            </w:numPr>
            <w:ind w:left="1440" w:hanging="360"/>
          </w:pPr>
        </w:pPrChange>
      </w:pPr>
      <w:r w:rsidRPr="00E65114">
        <w:rPr>
          <w:rFonts w:cstheme="minorHAnsi"/>
          <w:color w:val="000000"/>
        </w:rPr>
        <w:t>Esta propiedad es únicamente informativa.</w:t>
      </w:r>
    </w:p>
    <w:p w14:paraId="28E60AE3" w14:textId="77777777" w:rsidR="001A5785" w:rsidRPr="009279B6" w:rsidRDefault="001A5785">
      <w:pPr>
        <w:pStyle w:val="Prrafodelista"/>
        <w:spacing w:line="360" w:lineRule="auto"/>
        <w:ind w:left="1440"/>
        <w:jc w:val="both"/>
        <w:pPrChange w:id="577" w:author="Roca Neyra Renzo Jaime" w:date="2019-09-09T23:52:00Z">
          <w:pPr>
            <w:pStyle w:val="Prrafodelista"/>
            <w:ind w:left="1440"/>
          </w:pPr>
        </w:pPrChange>
      </w:pPr>
    </w:p>
    <w:p w14:paraId="1C3C6B07" w14:textId="77777777" w:rsidR="009279B6" w:rsidRPr="008E492E" w:rsidRDefault="00374BDC">
      <w:pPr>
        <w:pStyle w:val="Prrafodelista"/>
        <w:numPr>
          <w:ilvl w:val="0"/>
          <w:numId w:val="13"/>
        </w:numPr>
        <w:spacing w:line="360" w:lineRule="auto"/>
        <w:jc w:val="both"/>
        <w:pPrChange w:id="578" w:author="Roca Neyra Renzo Jaime" w:date="2019-09-09T23:52:00Z">
          <w:pPr>
            <w:pStyle w:val="Prrafodelista"/>
            <w:numPr>
              <w:numId w:val="13"/>
            </w:numPr>
            <w:ind w:hanging="360"/>
          </w:pPr>
        </w:pPrChange>
      </w:pPr>
      <w:proofErr w:type="spellStart"/>
      <w:r w:rsidRPr="00154AC1">
        <w:rPr>
          <w:rFonts w:ascii="Consolas" w:hAnsi="Consolas" w:cs="Consolas"/>
          <w:color w:val="0070C0"/>
          <w:sz w:val="19"/>
          <w:szCs w:val="19"/>
        </w:rPr>
        <w:t>List</w:t>
      </w:r>
      <w:proofErr w:type="spellEnd"/>
      <w:r>
        <w:rPr>
          <w:rFonts w:ascii="Consolas" w:hAnsi="Consolas" w:cs="Consolas"/>
          <w:color w:val="000000"/>
          <w:sz w:val="19"/>
          <w:szCs w:val="19"/>
        </w:rPr>
        <w:t>&lt;</w:t>
      </w:r>
      <w:proofErr w:type="spellStart"/>
      <w:r w:rsidRPr="00154AC1">
        <w:rPr>
          <w:rFonts w:ascii="Consolas" w:hAnsi="Consolas" w:cs="Consolas"/>
          <w:color w:val="0070C0"/>
          <w:sz w:val="19"/>
          <w:szCs w:val="19"/>
        </w:rPr>
        <w:t>Signal</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Signals</w:t>
      </w:r>
      <w:proofErr w:type="spellEnd"/>
      <w:r w:rsidR="008E492E">
        <w:rPr>
          <w:rFonts w:ascii="Consolas" w:hAnsi="Consolas" w:cs="Consolas"/>
          <w:color w:val="000000"/>
          <w:sz w:val="19"/>
          <w:szCs w:val="19"/>
        </w:rPr>
        <w:t>:</w:t>
      </w:r>
    </w:p>
    <w:p w14:paraId="54E2A6BC" w14:textId="3CC2DBD7" w:rsidR="008E492E" w:rsidRPr="006B3CD4" w:rsidRDefault="008E492E" w:rsidP="00AD0AFE">
      <w:pPr>
        <w:pStyle w:val="Prrafodelista"/>
        <w:numPr>
          <w:ilvl w:val="1"/>
          <w:numId w:val="13"/>
        </w:numPr>
        <w:spacing w:line="360" w:lineRule="auto"/>
        <w:jc w:val="both"/>
        <w:rPr>
          <w:ins w:id="579" w:author="Roca Neyra Renzo Jaime" w:date="2019-09-10T00:01:00Z"/>
          <w:rFonts w:cstheme="minorHAnsi"/>
          <w:sz w:val="28"/>
          <w:rPrChange w:id="580" w:author="Roca Neyra Renzo Jaime" w:date="2019-09-10T00:01:00Z">
            <w:rPr>
              <w:ins w:id="581" w:author="Roca Neyra Renzo Jaime" w:date="2019-09-10T00:01:00Z"/>
              <w:rFonts w:cstheme="minorHAnsi"/>
              <w:color w:val="000000"/>
              <w:szCs w:val="19"/>
            </w:rPr>
          </w:rPrChange>
        </w:rPr>
      </w:pPr>
      <w:r w:rsidRPr="00E65114">
        <w:rPr>
          <w:rFonts w:cstheme="minorHAnsi"/>
          <w:color w:val="000000"/>
          <w:szCs w:val="19"/>
        </w:rPr>
        <w:t>Lista de instancias de señales del registro.</w:t>
      </w:r>
    </w:p>
    <w:p w14:paraId="1A789D33" w14:textId="6C3F49AB" w:rsidR="006B3CD4" w:rsidRDefault="006B3CD4" w:rsidP="006B3CD4">
      <w:pPr>
        <w:spacing w:line="360" w:lineRule="auto"/>
        <w:jc w:val="both"/>
        <w:rPr>
          <w:ins w:id="582" w:author="Roca Neyra Renzo Jaime" w:date="2019-09-10T00:01:00Z"/>
          <w:rFonts w:cstheme="minorHAnsi"/>
          <w:sz w:val="28"/>
        </w:rPr>
      </w:pPr>
    </w:p>
    <w:p w14:paraId="52FA0840" w14:textId="77777777" w:rsidR="006B3CD4" w:rsidRPr="006B3CD4" w:rsidRDefault="006B3CD4">
      <w:pPr>
        <w:spacing w:line="360" w:lineRule="auto"/>
        <w:jc w:val="both"/>
        <w:rPr>
          <w:rFonts w:cstheme="minorHAnsi"/>
          <w:sz w:val="28"/>
          <w:rPrChange w:id="583" w:author="Roca Neyra Renzo Jaime" w:date="2019-09-10T00:01:00Z">
            <w:rPr/>
          </w:rPrChange>
        </w:rPr>
        <w:pPrChange w:id="584" w:author="Roca Neyra Renzo Jaime" w:date="2019-09-10T00:01:00Z">
          <w:pPr>
            <w:pStyle w:val="Prrafodelista"/>
            <w:numPr>
              <w:ilvl w:val="1"/>
              <w:numId w:val="13"/>
            </w:numPr>
            <w:ind w:left="1440" w:hanging="360"/>
          </w:pPr>
        </w:pPrChange>
      </w:pPr>
    </w:p>
    <w:p w14:paraId="1623672C" w14:textId="77777777" w:rsidR="00744804" w:rsidRDefault="00744804">
      <w:pPr>
        <w:pStyle w:val="Ttulo4"/>
        <w:spacing w:line="360" w:lineRule="auto"/>
        <w:jc w:val="both"/>
        <w:pPrChange w:id="585" w:author="Roca Neyra Renzo Jaime" w:date="2019-09-09T23:52:00Z">
          <w:pPr>
            <w:pStyle w:val="Ttulo4"/>
          </w:pPr>
        </w:pPrChange>
      </w:pPr>
      <w:r>
        <w:lastRenderedPageBreak/>
        <w:t>Métodos</w:t>
      </w:r>
    </w:p>
    <w:p w14:paraId="6739B389" w14:textId="77777777" w:rsidR="00744804" w:rsidRPr="007629B1" w:rsidRDefault="00073BD6">
      <w:pPr>
        <w:pStyle w:val="Prrafodelista"/>
        <w:numPr>
          <w:ilvl w:val="0"/>
          <w:numId w:val="14"/>
        </w:numPr>
        <w:spacing w:line="360" w:lineRule="auto"/>
        <w:jc w:val="both"/>
        <w:rPr>
          <w:lang w:val="en-US"/>
        </w:rPr>
        <w:pPrChange w:id="586" w:author="Roca Neyra Renzo Jaime" w:date="2019-09-09T23:52:00Z">
          <w:pPr>
            <w:pStyle w:val="Prrafodelista"/>
            <w:numPr>
              <w:numId w:val="14"/>
            </w:numPr>
            <w:ind w:hanging="360"/>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void</w:t>
      </w:r>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AddSignal</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70C0"/>
          <w:sz w:val="19"/>
          <w:szCs w:val="19"/>
          <w:lang w:val="en-US"/>
        </w:rPr>
        <w:t xml:space="preserve">Signal </w:t>
      </w:r>
      <w:proofErr w:type="spellStart"/>
      <w:r w:rsidRPr="007629B1">
        <w:rPr>
          <w:rFonts w:ascii="Consolas" w:hAnsi="Consolas" w:cs="Consolas"/>
          <w:color w:val="000000"/>
          <w:sz w:val="19"/>
          <w:szCs w:val="19"/>
          <w:lang w:val="en-US"/>
        </w:rPr>
        <w:t>newSignal</w:t>
      </w:r>
      <w:proofErr w:type="spellEnd"/>
      <w:r w:rsidRPr="007629B1">
        <w:rPr>
          <w:rFonts w:ascii="Consolas" w:hAnsi="Consolas" w:cs="Consolas"/>
          <w:color w:val="000000"/>
          <w:sz w:val="19"/>
          <w:szCs w:val="19"/>
          <w:lang w:val="en-US"/>
        </w:rPr>
        <w:t>)</w:t>
      </w:r>
    </w:p>
    <w:p w14:paraId="2BA98396" w14:textId="77777777" w:rsidR="00E65114" w:rsidRPr="004B514D" w:rsidRDefault="00073BD6">
      <w:pPr>
        <w:pStyle w:val="Prrafodelista"/>
        <w:spacing w:line="360" w:lineRule="auto"/>
        <w:jc w:val="both"/>
        <w:rPr>
          <w:rFonts w:cstheme="minorHAnsi"/>
          <w:color w:val="000000"/>
          <w:szCs w:val="19"/>
        </w:rPr>
        <w:pPrChange w:id="587" w:author="Roca Neyra Renzo Jaime" w:date="2019-09-09T23:52:00Z">
          <w:pPr>
            <w:pStyle w:val="Prrafodelista"/>
          </w:pPr>
        </w:pPrChange>
      </w:pPr>
      <w:r w:rsidRPr="00E65114">
        <w:rPr>
          <w:rFonts w:cstheme="minorHAnsi"/>
          <w:color w:val="000000"/>
          <w:szCs w:val="19"/>
        </w:rPr>
        <w:t xml:space="preserve">Añade una señal a la lista de señales del registro, estableciendo el </w:t>
      </w:r>
      <w:r w:rsidR="0087054A" w:rsidRPr="00E65114">
        <w:rPr>
          <w:rFonts w:cstheme="minorHAnsi"/>
          <w:color w:val="000000"/>
          <w:szCs w:val="19"/>
        </w:rPr>
        <w:t>número</w:t>
      </w:r>
      <w:r w:rsidRPr="00E65114">
        <w:rPr>
          <w:rFonts w:cstheme="minorHAnsi"/>
          <w:color w:val="000000"/>
          <w:szCs w:val="19"/>
        </w:rPr>
        <w:t xml:space="preserve"> de muestra</w:t>
      </w:r>
      <w:r w:rsidR="0087054A" w:rsidRPr="00E65114">
        <w:rPr>
          <w:rFonts w:cstheme="minorHAnsi"/>
          <w:color w:val="000000"/>
          <w:szCs w:val="19"/>
        </w:rPr>
        <w:t>s de señal común,</w:t>
      </w:r>
      <w:r w:rsidRPr="00E65114">
        <w:rPr>
          <w:rFonts w:cstheme="minorHAnsi"/>
          <w:color w:val="000000"/>
          <w:szCs w:val="19"/>
        </w:rPr>
        <w:t xml:space="preserve"> la frecuencia de señal común</w:t>
      </w:r>
      <w:r w:rsidR="0087054A" w:rsidRPr="00E65114">
        <w:rPr>
          <w:rFonts w:cstheme="minorHAnsi"/>
          <w:color w:val="000000"/>
          <w:szCs w:val="19"/>
        </w:rPr>
        <w:t xml:space="preserve"> y determinando el grupo al que pertenece la señal y el número de señal dentro del grupo al que pertenece</w:t>
      </w:r>
      <w:r w:rsidRPr="00E65114">
        <w:rPr>
          <w:rFonts w:cstheme="minorHAnsi"/>
          <w:color w:val="000000"/>
          <w:szCs w:val="19"/>
        </w:rPr>
        <w:t>.</w:t>
      </w:r>
    </w:p>
    <w:p w14:paraId="2129CBCA" w14:textId="77777777" w:rsidR="00E65114" w:rsidRPr="001A5785" w:rsidRDefault="00E65114">
      <w:pPr>
        <w:pStyle w:val="Prrafodelista"/>
        <w:spacing w:line="360" w:lineRule="auto"/>
        <w:jc w:val="both"/>
        <w:rPr>
          <w:rFonts w:ascii="Consolas" w:hAnsi="Consolas" w:cs="Consolas"/>
          <w:color w:val="000000"/>
          <w:sz w:val="19"/>
          <w:szCs w:val="19"/>
        </w:rPr>
        <w:pPrChange w:id="588" w:author="Roca Neyra Renzo Jaime" w:date="2019-09-09T23:52:00Z">
          <w:pPr>
            <w:pStyle w:val="Prrafodelista"/>
          </w:pPr>
        </w:pPrChange>
      </w:pPr>
    </w:p>
    <w:p w14:paraId="5B7BC3FF" w14:textId="77777777" w:rsidR="00073BD6" w:rsidRPr="007629B1" w:rsidRDefault="00073BD6">
      <w:pPr>
        <w:pStyle w:val="Prrafodelista"/>
        <w:numPr>
          <w:ilvl w:val="0"/>
          <w:numId w:val="14"/>
        </w:numPr>
        <w:autoSpaceDE w:val="0"/>
        <w:autoSpaceDN w:val="0"/>
        <w:adjustRightInd w:val="0"/>
        <w:spacing w:after="0" w:line="360" w:lineRule="auto"/>
        <w:jc w:val="both"/>
        <w:rPr>
          <w:rFonts w:ascii="Consolas" w:hAnsi="Consolas" w:cs="Consolas"/>
          <w:color w:val="000000"/>
          <w:sz w:val="19"/>
          <w:szCs w:val="19"/>
          <w:lang w:val="en-US"/>
        </w:rPr>
        <w:pPrChange w:id="589" w:author="Roca Neyra Renzo Jaime" w:date="2019-09-09T23:52:00Z">
          <w:pPr>
            <w:pStyle w:val="Prrafodelista"/>
            <w:numPr>
              <w:numId w:val="14"/>
            </w:numPr>
            <w:autoSpaceDE w:val="0"/>
            <w:autoSpaceDN w:val="0"/>
            <w:adjustRightInd w:val="0"/>
            <w:spacing w:after="0" w:line="240" w:lineRule="auto"/>
            <w:ind w:hanging="360"/>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int</w:t>
      </w:r>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SecondToIdSample</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double</w:t>
      </w:r>
      <w:r w:rsidRPr="007629B1">
        <w:rPr>
          <w:rFonts w:ascii="Consolas" w:hAnsi="Consolas" w:cs="Consolas"/>
          <w:color w:val="000000"/>
          <w:sz w:val="19"/>
          <w:szCs w:val="19"/>
          <w:lang w:val="en-US"/>
        </w:rPr>
        <w:t xml:space="preserve"> second)</w:t>
      </w:r>
    </w:p>
    <w:p w14:paraId="361AEFA5" w14:textId="77777777" w:rsidR="00997EF0" w:rsidRPr="00E65114" w:rsidRDefault="00997EF0">
      <w:pPr>
        <w:pStyle w:val="Prrafodelista"/>
        <w:autoSpaceDE w:val="0"/>
        <w:autoSpaceDN w:val="0"/>
        <w:adjustRightInd w:val="0"/>
        <w:spacing w:after="0" w:line="360" w:lineRule="auto"/>
        <w:jc w:val="both"/>
        <w:rPr>
          <w:rFonts w:cstheme="minorHAnsi"/>
          <w:color w:val="000000"/>
          <w:szCs w:val="19"/>
        </w:rPr>
        <w:pPrChange w:id="590" w:author="Roca Neyra Renzo Jaime" w:date="2019-09-09T23:52:00Z">
          <w:pPr>
            <w:pStyle w:val="Prrafodelista"/>
            <w:autoSpaceDE w:val="0"/>
            <w:autoSpaceDN w:val="0"/>
            <w:adjustRightInd w:val="0"/>
            <w:spacing w:after="0" w:line="240" w:lineRule="auto"/>
          </w:pPr>
        </w:pPrChange>
      </w:pPr>
      <w:r w:rsidRPr="00E65114">
        <w:rPr>
          <w:rFonts w:cstheme="minorHAnsi"/>
          <w:color w:val="000000"/>
          <w:szCs w:val="19"/>
        </w:rPr>
        <w:t>Determina el identificador de la muestra que fue capturada en un segundo determinado. El id de la muestra es calculado multiplicando el segundo por la frecuencia de muestreo.</w:t>
      </w:r>
    </w:p>
    <w:p w14:paraId="426856E5" w14:textId="77777777" w:rsidR="001A5785" w:rsidRPr="00997EF0" w:rsidRDefault="001A5785">
      <w:pPr>
        <w:pStyle w:val="Prrafodelista"/>
        <w:autoSpaceDE w:val="0"/>
        <w:autoSpaceDN w:val="0"/>
        <w:adjustRightInd w:val="0"/>
        <w:spacing w:after="0" w:line="360" w:lineRule="auto"/>
        <w:jc w:val="both"/>
        <w:rPr>
          <w:rFonts w:ascii="Consolas" w:hAnsi="Consolas" w:cs="Consolas"/>
          <w:color w:val="000000"/>
          <w:sz w:val="19"/>
          <w:szCs w:val="19"/>
        </w:rPr>
        <w:pPrChange w:id="591" w:author="Roca Neyra Renzo Jaime" w:date="2019-09-09T23:52:00Z">
          <w:pPr>
            <w:pStyle w:val="Prrafodelista"/>
            <w:autoSpaceDE w:val="0"/>
            <w:autoSpaceDN w:val="0"/>
            <w:adjustRightInd w:val="0"/>
            <w:spacing w:after="0" w:line="240" w:lineRule="auto"/>
          </w:pPr>
        </w:pPrChange>
      </w:pPr>
    </w:p>
    <w:p w14:paraId="37DA73BF" w14:textId="77777777" w:rsidR="00073BD6" w:rsidRPr="007629B1" w:rsidRDefault="00073BD6">
      <w:pPr>
        <w:pStyle w:val="Prrafodelista"/>
        <w:numPr>
          <w:ilvl w:val="0"/>
          <w:numId w:val="14"/>
        </w:numPr>
        <w:spacing w:line="360" w:lineRule="auto"/>
        <w:jc w:val="both"/>
        <w:rPr>
          <w:lang w:val="en-US"/>
        </w:rPr>
        <w:pPrChange w:id="592" w:author="Roca Neyra Renzo Jaime" w:date="2019-09-09T23:52:00Z">
          <w:pPr>
            <w:pStyle w:val="Prrafodelista"/>
            <w:numPr>
              <w:numId w:val="14"/>
            </w:numPr>
            <w:ind w:hanging="360"/>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double</w:t>
      </w:r>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IdSampleToSecond</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int</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idSample</w:t>
      </w:r>
      <w:proofErr w:type="spellEnd"/>
      <w:r w:rsidRPr="007629B1">
        <w:rPr>
          <w:rFonts w:ascii="Consolas" w:hAnsi="Consolas" w:cs="Consolas"/>
          <w:color w:val="000000"/>
          <w:sz w:val="19"/>
          <w:szCs w:val="19"/>
          <w:lang w:val="en-US"/>
        </w:rPr>
        <w:t>)</w:t>
      </w:r>
    </w:p>
    <w:p w14:paraId="52973715" w14:textId="77777777" w:rsidR="001A5785" w:rsidRPr="00E65114" w:rsidRDefault="001A5785">
      <w:pPr>
        <w:pStyle w:val="Prrafodelista"/>
        <w:autoSpaceDE w:val="0"/>
        <w:autoSpaceDN w:val="0"/>
        <w:adjustRightInd w:val="0"/>
        <w:spacing w:after="0" w:line="360" w:lineRule="auto"/>
        <w:jc w:val="both"/>
        <w:rPr>
          <w:rFonts w:cstheme="minorHAnsi"/>
          <w:color w:val="000000"/>
          <w:szCs w:val="19"/>
        </w:rPr>
        <w:pPrChange w:id="593" w:author="Roca Neyra Renzo Jaime" w:date="2019-09-09T23:52:00Z">
          <w:pPr>
            <w:pStyle w:val="Prrafodelista"/>
            <w:autoSpaceDE w:val="0"/>
            <w:autoSpaceDN w:val="0"/>
            <w:adjustRightInd w:val="0"/>
            <w:spacing w:after="0" w:line="240" w:lineRule="auto"/>
          </w:pPr>
        </w:pPrChange>
      </w:pPr>
      <w:r w:rsidRPr="00E65114">
        <w:rPr>
          <w:rFonts w:cstheme="minorHAnsi"/>
          <w:color w:val="000000"/>
          <w:szCs w:val="19"/>
        </w:rPr>
        <w:t xml:space="preserve">Determina el </w:t>
      </w:r>
      <w:r w:rsidR="003D49C5" w:rsidRPr="00E65114">
        <w:rPr>
          <w:rFonts w:cstheme="minorHAnsi"/>
          <w:color w:val="000000"/>
          <w:szCs w:val="19"/>
        </w:rPr>
        <w:t xml:space="preserve">segundo en el que fue capturada una muestra determinada. </w:t>
      </w:r>
      <w:r w:rsidRPr="00E65114">
        <w:rPr>
          <w:rFonts w:cstheme="minorHAnsi"/>
          <w:color w:val="000000"/>
          <w:szCs w:val="19"/>
        </w:rPr>
        <w:t xml:space="preserve">El </w:t>
      </w:r>
      <w:r w:rsidR="003D49C5" w:rsidRPr="00E65114">
        <w:rPr>
          <w:rFonts w:cstheme="minorHAnsi"/>
          <w:color w:val="000000"/>
          <w:szCs w:val="19"/>
        </w:rPr>
        <w:t>segundo</w:t>
      </w:r>
      <w:r w:rsidRPr="00E65114">
        <w:rPr>
          <w:rFonts w:cstheme="minorHAnsi"/>
          <w:color w:val="000000"/>
          <w:szCs w:val="19"/>
        </w:rPr>
        <w:t xml:space="preserve"> de la muestra es calculado multiplicando el </w:t>
      </w:r>
      <w:r w:rsidR="003D49C5" w:rsidRPr="00E65114">
        <w:rPr>
          <w:rFonts w:cstheme="minorHAnsi"/>
          <w:color w:val="000000"/>
          <w:szCs w:val="19"/>
        </w:rPr>
        <w:t>id de la muestra</w:t>
      </w:r>
      <w:r w:rsidRPr="00E65114">
        <w:rPr>
          <w:rFonts w:cstheme="minorHAnsi"/>
          <w:color w:val="000000"/>
          <w:szCs w:val="19"/>
        </w:rPr>
        <w:t xml:space="preserve"> por </w:t>
      </w:r>
      <w:r w:rsidR="003D49C5" w:rsidRPr="00E65114">
        <w:rPr>
          <w:rFonts w:cstheme="minorHAnsi"/>
          <w:color w:val="000000"/>
          <w:szCs w:val="19"/>
        </w:rPr>
        <w:t xml:space="preserve">el intervalo de </w:t>
      </w:r>
      <w:r w:rsidRPr="00E65114">
        <w:rPr>
          <w:rFonts w:cstheme="minorHAnsi"/>
          <w:color w:val="000000"/>
          <w:szCs w:val="19"/>
        </w:rPr>
        <w:t>muestreo.</w:t>
      </w:r>
    </w:p>
    <w:p w14:paraId="0E291286" w14:textId="77777777" w:rsidR="001A5785" w:rsidRPr="00073BD6" w:rsidRDefault="001A5785">
      <w:pPr>
        <w:pStyle w:val="Prrafodelista"/>
        <w:spacing w:line="360" w:lineRule="auto"/>
        <w:jc w:val="both"/>
        <w:pPrChange w:id="594" w:author="Roca Neyra Renzo Jaime" w:date="2019-09-09T23:52:00Z">
          <w:pPr>
            <w:pStyle w:val="Prrafodelista"/>
          </w:pPr>
        </w:pPrChange>
      </w:pPr>
    </w:p>
    <w:p w14:paraId="58B855C0" w14:textId="77777777" w:rsidR="00073BD6" w:rsidRPr="007629B1" w:rsidRDefault="00073BD6">
      <w:pPr>
        <w:pStyle w:val="Prrafodelista"/>
        <w:numPr>
          <w:ilvl w:val="0"/>
          <w:numId w:val="14"/>
        </w:numPr>
        <w:spacing w:line="360" w:lineRule="auto"/>
        <w:jc w:val="both"/>
        <w:rPr>
          <w:lang w:val="en-US"/>
        </w:rPr>
        <w:pPrChange w:id="595" w:author="Roca Neyra Renzo Jaime" w:date="2019-09-09T23:52:00Z">
          <w:pPr>
            <w:pStyle w:val="Prrafodelista"/>
            <w:numPr>
              <w:numId w:val="14"/>
            </w:numPr>
            <w:ind w:hanging="360"/>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static</w:t>
      </w:r>
      <w:r w:rsidRPr="007629B1">
        <w:rPr>
          <w:rFonts w:ascii="Consolas" w:hAnsi="Consolas" w:cs="Consolas"/>
          <w:color w:val="000000"/>
          <w:sz w:val="19"/>
          <w:szCs w:val="19"/>
          <w:lang w:val="en-US"/>
        </w:rPr>
        <w:t xml:space="preserve"> Record </w:t>
      </w:r>
      <w:proofErr w:type="spellStart"/>
      <w:proofErr w:type="gramStart"/>
      <w:r w:rsidRPr="007629B1">
        <w:rPr>
          <w:rFonts w:ascii="Consolas" w:hAnsi="Consolas" w:cs="Consolas"/>
          <w:color w:val="000000"/>
          <w:sz w:val="19"/>
          <w:szCs w:val="19"/>
          <w:lang w:val="en-US"/>
        </w:rPr>
        <w:t>ReadHeaderFile</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recordName</w:t>
      </w:r>
      <w:proofErr w:type="spellEnd"/>
      <w:r w:rsidRPr="007629B1">
        <w:rPr>
          <w:rFonts w:ascii="Consolas" w:hAnsi="Consolas" w:cs="Consolas"/>
          <w:color w:val="000000"/>
          <w:sz w:val="19"/>
          <w:szCs w:val="19"/>
          <w:lang w:val="en-US"/>
        </w:rPr>
        <w:t xml:space="preserve">, </w:t>
      </w:r>
      <w:r w:rsidRPr="007629B1">
        <w:rPr>
          <w:rFonts w:ascii="Consolas" w:hAnsi="Consolas" w:cs="Consolas"/>
          <w:color w:val="0070C0"/>
          <w:sz w:val="19"/>
          <w:szCs w:val="19"/>
          <w:lang w:val="en-US"/>
        </w:rPr>
        <w:t xml:space="preserve">Stream </w:t>
      </w:r>
      <w:proofErr w:type="spellStart"/>
      <w:r w:rsidRPr="007629B1">
        <w:rPr>
          <w:rFonts w:ascii="Consolas" w:hAnsi="Consolas" w:cs="Consolas"/>
          <w:color w:val="000000"/>
          <w:sz w:val="19"/>
          <w:szCs w:val="19"/>
          <w:lang w:val="en-US"/>
        </w:rPr>
        <w:t>headerFile</w:t>
      </w:r>
      <w:proofErr w:type="spellEnd"/>
      <w:r w:rsidRPr="007629B1">
        <w:rPr>
          <w:rFonts w:ascii="Consolas" w:hAnsi="Consolas" w:cs="Consolas"/>
          <w:color w:val="000000"/>
          <w:sz w:val="19"/>
          <w:szCs w:val="19"/>
          <w:lang w:val="en-US"/>
        </w:rPr>
        <w:t>)</w:t>
      </w:r>
    </w:p>
    <w:p w14:paraId="32BE93FF" w14:textId="77777777" w:rsidR="005650D7" w:rsidRDefault="00F5202A">
      <w:pPr>
        <w:pStyle w:val="Prrafodelista"/>
        <w:spacing w:line="360" w:lineRule="auto"/>
        <w:jc w:val="both"/>
        <w:pPrChange w:id="596" w:author="Roca Neyra Renzo Jaime" w:date="2019-09-09T23:52:00Z">
          <w:pPr>
            <w:pStyle w:val="Prrafodelista"/>
          </w:pPr>
        </w:pPrChange>
      </w:pPr>
      <w:r>
        <w:t>Lee un fichero de cabecera (.</w:t>
      </w:r>
      <w:proofErr w:type="spellStart"/>
      <w:r>
        <w:t>hea</w:t>
      </w:r>
      <w:proofErr w:type="spellEnd"/>
      <w:r>
        <w:t>) de un registro determinado. Devuelve una instancia de la clase Record con las propiedades rellenadas tanto del registro como de las señales.</w:t>
      </w:r>
    </w:p>
    <w:p w14:paraId="54407108" w14:textId="77777777" w:rsidR="00863F91" w:rsidRPr="00073BD6" w:rsidRDefault="00863F91">
      <w:pPr>
        <w:pStyle w:val="Prrafodelista"/>
        <w:spacing w:line="360" w:lineRule="auto"/>
        <w:jc w:val="both"/>
        <w:pPrChange w:id="597" w:author="Roca Neyra Renzo Jaime" w:date="2019-09-09T23:52:00Z">
          <w:pPr>
            <w:pStyle w:val="Prrafodelista"/>
          </w:pPr>
        </w:pPrChange>
      </w:pPr>
      <w:r>
        <w:t xml:space="preserve">Está método fue </w:t>
      </w:r>
      <w:r w:rsidR="001850E8">
        <w:t>influenciado por</w:t>
      </w:r>
      <w:r>
        <w:t xml:space="preserve"> la función de ‘</w:t>
      </w:r>
      <w:proofErr w:type="spellStart"/>
      <w:r w:rsidRPr="001850E8">
        <w:rPr>
          <w:rFonts w:ascii="Consolas" w:hAnsi="Consolas" w:cs="Consolas"/>
          <w:i/>
          <w:color w:val="0000FF"/>
          <w:sz w:val="19"/>
          <w:szCs w:val="19"/>
        </w:rPr>
        <w:t>static</w:t>
      </w:r>
      <w:proofErr w:type="spellEnd"/>
      <w:r w:rsidRPr="001850E8">
        <w:rPr>
          <w:rFonts w:ascii="Consolas" w:hAnsi="Consolas" w:cs="Consolas"/>
          <w:i/>
          <w:color w:val="000000"/>
          <w:sz w:val="19"/>
          <w:szCs w:val="19"/>
        </w:rPr>
        <w:t xml:space="preserve"> </w:t>
      </w:r>
      <w:proofErr w:type="spellStart"/>
      <w:r w:rsidRPr="001850E8">
        <w:rPr>
          <w:rFonts w:ascii="Consolas" w:hAnsi="Consolas" w:cs="Consolas"/>
          <w:i/>
          <w:color w:val="0000FF"/>
          <w:sz w:val="19"/>
          <w:szCs w:val="19"/>
        </w:rPr>
        <w:t>int</w:t>
      </w:r>
      <w:proofErr w:type="spellEnd"/>
      <w:r w:rsidRPr="001850E8">
        <w:rPr>
          <w:rFonts w:ascii="Consolas" w:hAnsi="Consolas" w:cs="Consolas"/>
          <w:i/>
          <w:color w:val="000000"/>
          <w:sz w:val="19"/>
          <w:szCs w:val="19"/>
        </w:rPr>
        <w:t xml:space="preserve"> </w:t>
      </w:r>
      <w:proofErr w:type="spellStart"/>
      <w:r w:rsidRPr="001850E8">
        <w:rPr>
          <w:rFonts w:ascii="Consolas" w:hAnsi="Consolas" w:cs="Consolas"/>
          <w:i/>
          <w:color w:val="000000"/>
          <w:sz w:val="19"/>
          <w:szCs w:val="19"/>
        </w:rPr>
        <w:t>readheader</w:t>
      </w:r>
      <w:proofErr w:type="spellEnd"/>
      <w:r w:rsidRPr="001850E8">
        <w:rPr>
          <w:rFonts w:ascii="Consolas" w:hAnsi="Consolas" w:cs="Consolas"/>
          <w:i/>
          <w:color w:val="000000"/>
          <w:sz w:val="19"/>
          <w:szCs w:val="19"/>
        </w:rPr>
        <w:t>(</w:t>
      </w:r>
      <w:proofErr w:type="spellStart"/>
      <w:r w:rsidRPr="001850E8">
        <w:rPr>
          <w:rFonts w:ascii="Consolas" w:hAnsi="Consolas" w:cs="Consolas"/>
          <w:i/>
          <w:color w:val="0000FF"/>
          <w:sz w:val="19"/>
          <w:szCs w:val="19"/>
        </w:rPr>
        <w:t>const</w:t>
      </w:r>
      <w:proofErr w:type="spellEnd"/>
      <w:r w:rsidRPr="001850E8">
        <w:rPr>
          <w:rFonts w:ascii="Consolas" w:hAnsi="Consolas" w:cs="Consolas"/>
          <w:i/>
          <w:color w:val="000000"/>
          <w:sz w:val="19"/>
          <w:szCs w:val="19"/>
        </w:rPr>
        <w:t xml:space="preserve"> </w:t>
      </w:r>
      <w:proofErr w:type="spellStart"/>
      <w:r w:rsidRPr="001850E8">
        <w:rPr>
          <w:rFonts w:ascii="Consolas" w:hAnsi="Consolas" w:cs="Consolas"/>
          <w:i/>
          <w:color w:val="0000FF"/>
          <w:sz w:val="19"/>
          <w:szCs w:val="19"/>
        </w:rPr>
        <w:t>char</w:t>
      </w:r>
      <w:proofErr w:type="spellEnd"/>
      <w:r w:rsidRPr="001850E8">
        <w:rPr>
          <w:rFonts w:ascii="Consolas" w:hAnsi="Consolas" w:cs="Consolas"/>
          <w:i/>
          <w:color w:val="000000"/>
          <w:sz w:val="19"/>
          <w:szCs w:val="19"/>
        </w:rPr>
        <w:t xml:space="preserve"> *</w:t>
      </w:r>
      <w:proofErr w:type="spellStart"/>
      <w:r w:rsidRPr="001850E8">
        <w:rPr>
          <w:rFonts w:ascii="Consolas" w:hAnsi="Consolas" w:cs="Consolas"/>
          <w:i/>
          <w:color w:val="808080"/>
          <w:sz w:val="19"/>
          <w:szCs w:val="19"/>
        </w:rPr>
        <w:t>record</w:t>
      </w:r>
      <w:proofErr w:type="spellEnd"/>
      <w:r w:rsidRPr="001850E8">
        <w:rPr>
          <w:rFonts w:ascii="Consolas" w:hAnsi="Consolas" w:cs="Consolas"/>
          <w:i/>
          <w:color w:val="000000"/>
          <w:sz w:val="19"/>
          <w:szCs w:val="19"/>
        </w:rPr>
        <w:t>)</w:t>
      </w:r>
      <w:r>
        <w:rPr>
          <w:rFonts w:ascii="Consolas" w:hAnsi="Consolas" w:cs="Consolas"/>
          <w:color w:val="000000"/>
          <w:sz w:val="19"/>
          <w:szCs w:val="19"/>
        </w:rPr>
        <w:t>’ de fichero ‘</w:t>
      </w:r>
      <w:proofErr w:type="spellStart"/>
      <w:r w:rsidRPr="001850E8">
        <w:rPr>
          <w:rFonts w:ascii="Consolas" w:hAnsi="Consolas" w:cs="Consolas"/>
          <w:i/>
          <w:color w:val="000000"/>
          <w:sz w:val="19"/>
          <w:szCs w:val="19"/>
        </w:rPr>
        <w:t>signal.c</w:t>
      </w:r>
      <w:proofErr w:type="spellEnd"/>
      <w:r>
        <w:rPr>
          <w:rFonts w:ascii="Consolas" w:hAnsi="Consolas" w:cs="Consolas"/>
          <w:color w:val="000000"/>
          <w:sz w:val="19"/>
          <w:szCs w:val="19"/>
        </w:rPr>
        <w:t>’.</w:t>
      </w:r>
      <w:r w:rsidR="00BC55BF">
        <w:rPr>
          <w:rFonts w:ascii="Consolas" w:hAnsi="Consolas" w:cs="Consolas"/>
          <w:color w:val="000000"/>
          <w:sz w:val="19"/>
          <w:szCs w:val="19"/>
        </w:rPr>
        <w:br/>
      </w:r>
    </w:p>
    <w:p w14:paraId="473D201D" w14:textId="77777777" w:rsidR="00073BD6" w:rsidRPr="007629B1" w:rsidRDefault="00073BD6">
      <w:pPr>
        <w:pStyle w:val="Prrafodelista"/>
        <w:numPr>
          <w:ilvl w:val="0"/>
          <w:numId w:val="14"/>
        </w:numPr>
        <w:spacing w:line="360" w:lineRule="auto"/>
        <w:jc w:val="both"/>
        <w:rPr>
          <w:lang w:val="en-US"/>
        </w:rPr>
        <w:pPrChange w:id="598" w:author="Roca Neyra Renzo Jaime" w:date="2019-09-09T23:52:00Z">
          <w:pPr>
            <w:pStyle w:val="Prrafodelista"/>
            <w:numPr>
              <w:numId w:val="14"/>
            </w:numPr>
            <w:ind w:hanging="360"/>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static</w:t>
      </w:r>
      <w:r w:rsidRPr="007629B1">
        <w:rPr>
          <w:rFonts w:ascii="Consolas" w:hAnsi="Consolas" w:cs="Consolas"/>
          <w:color w:val="000000"/>
          <w:sz w:val="19"/>
          <w:szCs w:val="19"/>
          <w:lang w:val="en-US"/>
        </w:rPr>
        <w:t xml:space="preserve"> Record </w:t>
      </w:r>
      <w:proofErr w:type="spellStart"/>
      <w:proofErr w:type="gramStart"/>
      <w:r w:rsidRPr="007629B1">
        <w:rPr>
          <w:rFonts w:ascii="Consolas" w:hAnsi="Consolas" w:cs="Consolas"/>
          <w:color w:val="000000"/>
          <w:sz w:val="19"/>
          <w:szCs w:val="19"/>
          <w:lang w:val="en-US"/>
        </w:rPr>
        <w:t>RecordLineToRecord</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recordName,</w:t>
      </w:r>
      <w:r w:rsidRPr="007629B1">
        <w:rPr>
          <w:rFonts w:ascii="Consolas" w:hAnsi="Consolas" w:cs="Consolas"/>
          <w:color w:val="0000FF"/>
          <w:sz w:val="19"/>
          <w:szCs w:val="19"/>
          <w:lang w:val="en-US"/>
        </w:rPr>
        <w:t>string</w:t>
      </w:r>
      <w:proofErr w:type="spellEnd"/>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recordLine</w:t>
      </w:r>
      <w:proofErr w:type="spellEnd"/>
      <w:r w:rsidRPr="007629B1">
        <w:rPr>
          <w:rFonts w:ascii="Consolas" w:hAnsi="Consolas" w:cs="Consolas"/>
          <w:color w:val="000000"/>
          <w:sz w:val="19"/>
          <w:szCs w:val="19"/>
          <w:lang w:val="en-US"/>
        </w:rPr>
        <w:t>)</w:t>
      </w:r>
    </w:p>
    <w:p w14:paraId="0F05DB12" w14:textId="77777777" w:rsidR="00F5202A" w:rsidRDefault="00F5202A">
      <w:pPr>
        <w:pStyle w:val="Prrafodelista"/>
        <w:spacing w:line="360" w:lineRule="auto"/>
        <w:jc w:val="both"/>
        <w:pPrChange w:id="599" w:author="Roca Neyra Renzo Jaime" w:date="2019-09-09T23:52:00Z">
          <w:pPr>
            <w:pStyle w:val="Prrafodelista"/>
          </w:pPr>
        </w:pPrChange>
      </w:pPr>
      <w:r>
        <w:t>Analiza la línea de registro de un fichero de cabecera (.</w:t>
      </w:r>
      <w:proofErr w:type="spellStart"/>
      <w:r>
        <w:t>hea</w:t>
      </w:r>
      <w:proofErr w:type="spellEnd"/>
      <w:r>
        <w:t>) de un registro determinado. Devuelve una instancia de la clase Record con las propiedades rellenadas.</w:t>
      </w:r>
    </w:p>
    <w:p w14:paraId="6EB1EF8B" w14:textId="77777777" w:rsidR="001850E8" w:rsidRPr="00073BD6" w:rsidRDefault="001850E8">
      <w:pPr>
        <w:pStyle w:val="Prrafodelista"/>
        <w:spacing w:line="360" w:lineRule="auto"/>
        <w:jc w:val="both"/>
        <w:pPrChange w:id="600" w:author="Roca Neyra Renzo Jaime" w:date="2019-09-09T23:52:00Z">
          <w:pPr>
            <w:pStyle w:val="Prrafodelista"/>
          </w:pPr>
        </w:pPrChange>
      </w:pPr>
      <w:r>
        <w:t>Está método fue influenciado por la función de ‘</w:t>
      </w:r>
      <w:proofErr w:type="spellStart"/>
      <w:r w:rsidRPr="001850E8">
        <w:rPr>
          <w:rFonts w:ascii="Consolas" w:hAnsi="Consolas" w:cs="Consolas"/>
          <w:i/>
          <w:color w:val="0000FF"/>
          <w:sz w:val="19"/>
          <w:szCs w:val="19"/>
        </w:rPr>
        <w:t>static</w:t>
      </w:r>
      <w:proofErr w:type="spellEnd"/>
      <w:r w:rsidRPr="001850E8">
        <w:rPr>
          <w:rFonts w:ascii="Consolas" w:hAnsi="Consolas" w:cs="Consolas"/>
          <w:i/>
          <w:color w:val="000000"/>
          <w:sz w:val="19"/>
          <w:szCs w:val="19"/>
        </w:rPr>
        <w:t xml:space="preserve"> </w:t>
      </w:r>
      <w:proofErr w:type="spellStart"/>
      <w:r w:rsidRPr="001850E8">
        <w:rPr>
          <w:rFonts w:ascii="Consolas" w:hAnsi="Consolas" w:cs="Consolas"/>
          <w:i/>
          <w:color w:val="0000FF"/>
          <w:sz w:val="19"/>
          <w:szCs w:val="19"/>
        </w:rPr>
        <w:t>int</w:t>
      </w:r>
      <w:proofErr w:type="spellEnd"/>
      <w:r w:rsidRPr="001850E8">
        <w:rPr>
          <w:rFonts w:ascii="Consolas" w:hAnsi="Consolas" w:cs="Consolas"/>
          <w:i/>
          <w:color w:val="000000"/>
          <w:sz w:val="19"/>
          <w:szCs w:val="19"/>
        </w:rPr>
        <w:t xml:space="preserve"> </w:t>
      </w:r>
      <w:proofErr w:type="spellStart"/>
      <w:r w:rsidRPr="001850E8">
        <w:rPr>
          <w:rFonts w:ascii="Consolas" w:hAnsi="Consolas" w:cs="Consolas"/>
          <w:i/>
          <w:color w:val="000000"/>
          <w:sz w:val="19"/>
          <w:szCs w:val="19"/>
        </w:rPr>
        <w:t>readheader</w:t>
      </w:r>
      <w:proofErr w:type="spellEnd"/>
      <w:r w:rsidRPr="001850E8">
        <w:rPr>
          <w:rFonts w:ascii="Consolas" w:hAnsi="Consolas" w:cs="Consolas"/>
          <w:i/>
          <w:color w:val="000000"/>
          <w:sz w:val="19"/>
          <w:szCs w:val="19"/>
        </w:rPr>
        <w:t>(</w:t>
      </w:r>
      <w:proofErr w:type="spellStart"/>
      <w:r w:rsidRPr="001850E8">
        <w:rPr>
          <w:rFonts w:ascii="Consolas" w:hAnsi="Consolas" w:cs="Consolas"/>
          <w:i/>
          <w:color w:val="0000FF"/>
          <w:sz w:val="19"/>
          <w:szCs w:val="19"/>
        </w:rPr>
        <w:t>const</w:t>
      </w:r>
      <w:proofErr w:type="spellEnd"/>
      <w:r w:rsidRPr="001850E8">
        <w:rPr>
          <w:rFonts w:ascii="Consolas" w:hAnsi="Consolas" w:cs="Consolas"/>
          <w:i/>
          <w:color w:val="000000"/>
          <w:sz w:val="19"/>
          <w:szCs w:val="19"/>
        </w:rPr>
        <w:t xml:space="preserve"> </w:t>
      </w:r>
      <w:proofErr w:type="spellStart"/>
      <w:r w:rsidRPr="001850E8">
        <w:rPr>
          <w:rFonts w:ascii="Consolas" w:hAnsi="Consolas" w:cs="Consolas"/>
          <w:i/>
          <w:color w:val="0000FF"/>
          <w:sz w:val="19"/>
          <w:szCs w:val="19"/>
        </w:rPr>
        <w:t>char</w:t>
      </w:r>
      <w:proofErr w:type="spellEnd"/>
      <w:r w:rsidRPr="001850E8">
        <w:rPr>
          <w:rFonts w:ascii="Consolas" w:hAnsi="Consolas" w:cs="Consolas"/>
          <w:i/>
          <w:color w:val="000000"/>
          <w:sz w:val="19"/>
          <w:szCs w:val="19"/>
        </w:rPr>
        <w:t xml:space="preserve"> *</w:t>
      </w:r>
      <w:proofErr w:type="spellStart"/>
      <w:r w:rsidRPr="001850E8">
        <w:rPr>
          <w:rFonts w:ascii="Consolas" w:hAnsi="Consolas" w:cs="Consolas"/>
          <w:i/>
          <w:color w:val="808080"/>
          <w:sz w:val="19"/>
          <w:szCs w:val="19"/>
        </w:rPr>
        <w:t>record</w:t>
      </w:r>
      <w:proofErr w:type="spellEnd"/>
      <w:r w:rsidRPr="001850E8">
        <w:rPr>
          <w:rFonts w:ascii="Consolas" w:hAnsi="Consolas" w:cs="Consolas"/>
          <w:i/>
          <w:color w:val="000000"/>
          <w:sz w:val="19"/>
          <w:szCs w:val="19"/>
        </w:rPr>
        <w:t>)</w:t>
      </w:r>
      <w:r>
        <w:rPr>
          <w:rFonts w:ascii="Consolas" w:hAnsi="Consolas" w:cs="Consolas"/>
          <w:color w:val="000000"/>
          <w:sz w:val="19"/>
          <w:szCs w:val="19"/>
        </w:rPr>
        <w:t>’ de fichero ‘</w:t>
      </w:r>
      <w:proofErr w:type="spellStart"/>
      <w:r w:rsidRPr="001850E8">
        <w:rPr>
          <w:rFonts w:ascii="Consolas" w:hAnsi="Consolas" w:cs="Consolas"/>
          <w:i/>
          <w:color w:val="000000"/>
          <w:sz w:val="19"/>
          <w:szCs w:val="19"/>
        </w:rPr>
        <w:t>signal.c</w:t>
      </w:r>
      <w:proofErr w:type="spellEnd"/>
      <w:r w:rsidRPr="001850E8">
        <w:rPr>
          <w:rFonts w:ascii="Consolas" w:hAnsi="Consolas" w:cs="Consolas"/>
          <w:i/>
          <w:color w:val="000000"/>
          <w:sz w:val="19"/>
          <w:szCs w:val="19"/>
        </w:rPr>
        <w:t>’</w:t>
      </w:r>
      <w:r>
        <w:rPr>
          <w:rFonts w:ascii="Consolas" w:hAnsi="Consolas" w:cs="Consolas"/>
          <w:color w:val="000000"/>
          <w:sz w:val="19"/>
          <w:szCs w:val="19"/>
        </w:rPr>
        <w:t>.</w:t>
      </w:r>
    </w:p>
    <w:p w14:paraId="3B3F9591" w14:textId="5D1B6513" w:rsidR="001850E8" w:rsidRDefault="001850E8" w:rsidP="00AD0AFE">
      <w:pPr>
        <w:pStyle w:val="Prrafodelista"/>
        <w:spacing w:line="360" w:lineRule="auto"/>
        <w:jc w:val="both"/>
        <w:rPr>
          <w:ins w:id="601" w:author="Roca Neyra Renzo Jaime" w:date="2019-09-10T00:01:00Z"/>
        </w:rPr>
      </w:pPr>
    </w:p>
    <w:p w14:paraId="7F018455" w14:textId="783EA96F" w:rsidR="006B3CD4" w:rsidRDefault="006B3CD4" w:rsidP="00AD0AFE">
      <w:pPr>
        <w:pStyle w:val="Prrafodelista"/>
        <w:spacing w:line="360" w:lineRule="auto"/>
        <w:jc w:val="both"/>
        <w:rPr>
          <w:ins w:id="602" w:author="Roca Neyra Renzo Jaime" w:date="2019-09-10T00:01:00Z"/>
        </w:rPr>
      </w:pPr>
    </w:p>
    <w:p w14:paraId="16F71192" w14:textId="1F69C676" w:rsidR="006B3CD4" w:rsidRDefault="006B3CD4" w:rsidP="00AD0AFE">
      <w:pPr>
        <w:pStyle w:val="Prrafodelista"/>
        <w:spacing w:line="360" w:lineRule="auto"/>
        <w:jc w:val="both"/>
        <w:rPr>
          <w:ins w:id="603" w:author="Roca Neyra Renzo Jaime" w:date="2019-09-10T00:01:00Z"/>
        </w:rPr>
      </w:pPr>
    </w:p>
    <w:p w14:paraId="37EF6E17" w14:textId="775F3E4C" w:rsidR="006B3CD4" w:rsidRDefault="006B3CD4" w:rsidP="00AD0AFE">
      <w:pPr>
        <w:pStyle w:val="Prrafodelista"/>
        <w:spacing w:line="360" w:lineRule="auto"/>
        <w:jc w:val="both"/>
        <w:rPr>
          <w:ins w:id="604" w:author="Roca Neyra Renzo Jaime" w:date="2019-09-10T00:01:00Z"/>
        </w:rPr>
      </w:pPr>
    </w:p>
    <w:p w14:paraId="1BE5D090" w14:textId="5A7EEDF7" w:rsidR="006B3CD4" w:rsidRDefault="006B3CD4" w:rsidP="00AD0AFE">
      <w:pPr>
        <w:pStyle w:val="Prrafodelista"/>
        <w:spacing w:line="360" w:lineRule="auto"/>
        <w:jc w:val="both"/>
        <w:rPr>
          <w:ins w:id="605" w:author="Roca Neyra Renzo Jaime" w:date="2019-09-10T00:01:00Z"/>
        </w:rPr>
      </w:pPr>
    </w:p>
    <w:p w14:paraId="527C0BC6" w14:textId="7BDC8C1C" w:rsidR="006B3CD4" w:rsidRDefault="006B3CD4" w:rsidP="00AD0AFE">
      <w:pPr>
        <w:pStyle w:val="Prrafodelista"/>
        <w:spacing w:line="360" w:lineRule="auto"/>
        <w:jc w:val="both"/>
        <w:rPr>
          <w:ins w:id="606" w:author="Roca Neyra Renzo Jaime" w:date="2019-09-10T00:01:00Z"/>
        </w:rPr>
      </w:pPr>
    </w:p>
    <w:p w14:paraId="56F7FE90" w14:textId="02EDC5D7" w:rsidR="006B3CD4" w:rsidRDefault="006B3CD4" w:rsidP="00AD0AFE">
      <w:pPr>
        <w:pStyle w:val="Prrafodelista"/>
        <w:spacing w:line="360" w:lineRule="auto"/>
        <w:jc w:val="both"/>
        <w:rPr>
          <w:ins w:id="607" w:author="Roca Neyra Renzo Jaime" w:date="2019-09-10T00:01:00Z"/>
        </w:rPr>
      </w:pPr>
    </w:p>
    <w:p w14:paraId="76CB6F51" w14:textId="77777777" w:rsidR="006B3CD4" w:rsidRPr="00073BD6" w:rsidRDefault="006B3CD4">
      <w:pPr>
        <w:pStyle w:val="Prrafodelista"/>
        <w:spacing w:line="360" w:lineRule="auto"/>
        <w:jc w:val="both"/>
        <w:pPrChange w:id="608" w:author="Roca Neyra Renzo Jaime" w:date="2019-09-09T23:52:00Z">
          <w:pPr>
            <w:pStyle w:val="Prrafodelista"/>
          </w:pPr>
        </w:pPrChange>
      </w:pPr>
    </w:p>
    <w:p w14:paraId="1159AF13" w14:textId="77777777" w:rsidR="00744804" w:rsidDel="002D5FE1" w:rsidRDefault="00744804">
      <w:pPr>
        <w:spacing w:line="360" w:lineRule="auto"/>
        <w:jc w:val="both"/>
        <w:rPr>
          <w:del w:id="609" w:author="Roca Neyra Renzo Jaime" w:date="2019-09-09T23:57:00Z"/>
        </w:rPr>
        <w:pPrChange w:id="610" w:author="Roca Neyra Renzo Jaime" w:date="2019-09-09T23:52:00Z">
          <w:pPr/>
        </w:pPrChange>
      </w:pPr>
    </w:p>
    <w:p w14:paraId="389E25BF" w14:textId="77777777" w:rsidR="003F004E" w:rsidDel="002D5FE1" w:rsidRDefault="003F004E">
      <w:pPr>
        <w:spacing w:line="360" w:lineRule="auto"/>
        <w:jc w:val="both"/>
        <w:rPr>
          <w:del w:id="611" w:author="Roca Neyra Renzo Jaime" w:date="2019-09-09T23:57:00Z"/>
        </w:rPr>
        <w:pPrChange w:id="612" w:author="Roca Neyra Renzo Jaime" w:date="2019-09-09T23:52:00Z">
          <w:pPr/>
        </w:pPrChange>
      </w:pPr>
    </w:p>
    <w:p w14:paraId="261AF2EB" w14:textId="77777777" w:rsidR="003F004E" w:rsidDel="002D5FE1" w:rsidRDefault="003F004E">
      <w:pPr>
        <w:spacing w:line="360" w:lineRule="auto"/>
        <w:jc w:val="both"/>
        <w:rPr>
          <w:del w:id="613" w:author="Roca Neyra Renzo Jaime" w:date="2019-09-09T23:57:00Z"/>
        </w:rPr>
        <w:pPrChange w:id="614" w:author="Roca Neyra Renzo Jaime" w:date="2019-09-09T23:52:00Z">
          <w:pPr/>
        </w:pPrChange>
      </w:pPr>
    </w:p>
    <w:p w14:paraId="72E5F5BD" w14:textId="77777777" w:rsidR="003F004E" w:rsidDel="002D5FE1" w:rsidRDefault="003F004E">
      <w:pPr>
        <w:spacing w:line="360" w:lineRule="auto"/>
        <w:jc w:val="both"/>
        <w:rPr>
          <w:del w:id="615" w:author="Roca Neyra Renzo Jaime" w:date="2019-09-09T23:57:00Z"/>
        </w:rPr>
        <w:pPrChange w:id="616" w:author="Roca Neyra Renzo Jaime" w:date="2019-09-09T23:52:00Z">
          <w:pPr/>
        </w:pPrChange>
      </w:pPr>
    </w:p>
    <w:p w14:paraId="7B1141BA" w14:textId="4575CBB2" w:rsidR="003F004E" w:rsidDel="002D5FE1" w:rsidRDefault="003F004E">
      <w:pPr>
        <w:spacing w:line="360" w:lineRule="auto"/>
        <w:jc w:val="both"/>
        <w:rPr>
          <w:del w:id="617" w:author="Roca Neyra Renzo Jaime" w:date="2019-09-09T23:57:00Z"/>
        </w:rPr>
        <w:pPrChange w:id="618" w:author="Roca Neyra Renzo Jaime" w:date="2019-09-09T23:52:00Z">
          <w:pPr/>
        </w:pPrChange>
      </w:pPr>
    </w:p>
    <w:p w14:paraId="60137654" w14:textId="53144C65" w:rsidR="003F004E" w:rsidDel="002D5FE1" w:rsidRDefault="003F004E">
      <w:pPr>
        <w:spacing w:line="360" w:lineRule="auto"/>
        <w:jc w:val="both"/>
        <w:rPr>
          <w:del w:id="619" w:author="Roca Neyra Renzo Jaime" w:date="2019-09-09T23:57:00Z"/>
        </w:rPr>
        <w:pPrChange w:id="620" w:author="Roca Neyra Renzo Jaime" w:date="2019-09-09T23:52:00Z">
          <w:pPr/>
        </w:pPrChange>
      </w:pPr>
    </w:p>
    <w:p w14:paraId="65AF54CC" w14:textId="4CC3ABA3" w:rsidR="003F004E" w:rsidDel="002D5FE1" w:rsidRDefault="003F004E">
      <w:pPr>
        <w:spacing w:line="360" w:lineRule="auto"/>
        <w:jc w:val="both"/>
        <w:rPr>
          <w:del w:id="621" w:author="Roca Neyra Renzo Jaime" w:date="2019-09-09T23:57:00Z"/>
        </w:rPr>
        <w:pPrChange w:id="622" w:author="Roca Neyra Renzo Jaime" w:date="2019-09-09T23:52:00Z">
          <w:pPr/>
        </w:pPrChange>
      </w:pPr>
    </w:p>
    <w:p w14:paraId="1254FF9D" w14:textId="099C6A1B" w:rsidR="003F004E" w:rsidDel="002D5FE1" w:rsidRDefault="003F004E">
      <w:pPr>
        <w:spacing w:line="360" w:lineRule="auto"/>
        <w:jc w:val="both"/>
        <w:rPr>
          <w:del w:id="623" w:author="Roca Neyra Renzo Jaime" w:date="2019-09-09T23:57:00Z"/>
        </w:rPr>
        <w:pPrChange w:id="624" w:author="Roca Neyra Renzo Jaime" w:date="2019-09-09T23:52:00Z">
          <w:pPr/>
        </w:pPrChange>
      </w:pPr>
    </w:p>
    <w:p w14:paraId="61DED3EB" w14:textId="509F31C6" w:rsidR="003F004E" w:rsidDel="002D5FE1" w:rsidRDefault="003F004E">
      <w:pPr>
        <w:spacing w:line="360" w:lineRule="auto"/>
        <w:jc w:val="both"/>
        <w:rPr>
          <w:del w:id="625" w:author="Roca Neyra Renzo Jaime" w:date="2019-09-09T23:57:00Z"/>
        </w:rPr>
        <w:pPrChange w:id="626" w:author="Roca Neyra Renzo Jaime" w:date="2019-09-09T23:52:00Z">
          <w:pPr/>
        </w:pPrChange>
      </w:pPr>
    </w:p>
    <w:p w14:paraId="3C74CCD1" w14:textId="064559F7" w:rsidR="003F004E" w:rsidDel="002D5FE1" w:rsidRDefault="003F004E">
      <w:pPr>
        <w:spacing w:line="360" w:lineRule="auto"/>
        <w:jc w:val="both"/>
        <w:rPr>
          <w:del w:id="627" w:author="Roca Neyra Renzo Jaime" w:date="2019-09-09T23:57:00Z"/>
        </w:rPr>
        <w:pPrChange w:id="628" w:author="Roca Neyra Renzo Jaime" w:date="2019-09-09T23:52:00Z">
          <w:pPr/>
        </w:pPrChange>
      </w:pPr>
    </w:p>
    <w:p w14:paraId="67E23DB9" w14:textId="77777777" w:rsidR="003F004E" w:rsidRPr="00BC55BF" w:rsidRDefault="003F004E">
      <w:pPr>
        <w:spacing w:line="360" w:lineRule="auto"/>
        <w:jc w:val="both"/>
        <w:rPr>
          <w:u w:val="single"/>
        </w:rPr>
        <w:pPrChange w:id="629" w:author="Roca Neyra Renzo Jaime" w:date="2019-09-09T23:52:00Z">
          <w:pPr/>
        </w:pPrChange>
      </w:pPr>
    </w:p>
    <w:p w14:paraId="6D66CD34" w14:textId="0368180A" w:rsidR="002F3965" w:rsidRPr="002F3965" w:rsidRDefault="00214609">
      <w:pPr>
        <w:pStyle w:val="Ttulo3"/>
        <w:spacing w:line="360" w:lineRule="auto"/>
        <w:jc w:val="both"/>
        <w:pPrChange w:id="630" w:author="Roca Neyra Renzo Jaime" w:date="2019-09-09T23:52:00Z">
          <w:pPr>
            <w:pStyle w:val="Ttulo3"/>
          </w:pPr>
        </w:pPrChange>
      </w:pPr>
      <w:bookmarkStart w:id="631" w:name="_Toc17721543"/>
      <w:ins w:id="632" w:author="Roca Neyra Renzo Jaime" w:date="2019-09-10T16:42:00Z">
        <w:r>
          <w:lastRenderedPageBreak/>
          <w:tab/>
        </w:r>
      </w:ins>
      <w:r w:rsidR="00B83BD7">
        <w:t xml:space="preserve">Clase </w:t>
      </w:r>
      <w:proofErr w:type="spellStart"/>
      <w:r w:rsidR="00B83BD7">
        <w:t>Signal</w:t>
      </w:r>
      <w:bookmarkEnd w:id="631"/>
      <w:proofErr w:type="spellEnd"/>
    </w:p>
    <w:p w14:paraId="1BDB2C6B" w14:textId="77777777" w:rsidR="004363C5" w:rsidRDefault="00B83BD7">
      <w:pPr>
        <w:spacing w:line="360" w:lineRule="auto"/>
        <w:jc w:val="both"/>
        <w:pPrChange w:id="633" w:author="Roca Neyra Renzo Jaime" w:date="2019-09-09T23:52:00Z">
          <w:pPr>
            <w:jc w:val="both"/>
          </w:pPr>
        </w:pPrChange>
      </w:pPr>
      <w:r>
        <w:t>Representa una señal de un registr</w:t>
      </w:r>
      <w:r w:rsidR="004363C5">
        <w:t>o</w:t>
      </w:r>
      <w:r w:rsidR="005C2A77">
        <w:t>.</w:t>
      </w:r>
      <w:r w:rsidR="005B748B">
        <w:t xml:space="preserve"> Entre tus propiedades tenemos:</w:t>
      </w:r>
    </w:p>
    <w:p w14:paraId="4243C755" w14:textId="77777777" w:rsidR="00111541" w:rsidRPr="00CA6695" w:rsidRDefault="00B343D8">
      <w:pPr>
        <w:keepNext/>
        <w:spacing w:line="360" w:lineRule="auto"/>
        <w:ind w:left="708" w:firstLine="708"/>
        <w:jc w:val="both"/>
        <w:rPr>
          <w:u w:val="single"/>
        </w:rPr>
        <w:pPrChange w:id="634" w:author="Roca Neyra Renzo Jaime" w:date="2019-09-09T23:52:00Z">
          <w:pPr>
            <w:keepNext/>
            <w:ind w:left="708" w:firstLine="708"/>
          </w:pPr>
        </w:pPrChange>
      </w:pPr>
      <w:r w:rsidRPr="00E61BFF">
        <w:rPr>
          <w:noProof/>
          <w:lang w:eastAsia="es-ES"/>
        </w:rPr>
        <w:drawing>
          <wp:inline distT="0" distB="0" distL="0" distR="0" wp14:anchorId="0DF747C6" wp14:editId="62893079">
            <wp:extent cx="2941955" cy="63373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1955" cy="6337300"/>
                    </a:xfrm>
                    <a:prstGeom prst="rect">
                      <a:avLst/>
                    </a:prstGeom>
                    <a:noFill/>
                    <a:ln>
                      <a:noFill/>
                    </a:ln>
                  </pic:spPr>
                </pic:pic>
              </a:graphicData>
            </a:graphic>
          </wp:inline>
        </w:drawing>
      </w:r>
    </w:p>
    <w:p w14:paraId="3D42E624" w14:textId="7FA88C21" w:rsidR="004363C5" w:rsidRPr="008A5813" w:rsidRDefault="00CA6695">
      <w:pPr>
        <w:pStyle w:val="Descripcin"/>
        <w:spacing w:line="360" w:lineRule="auto"/>
        <w:jc w:val="both"/>
        <w:rPr>
          <w:u w:val="single"/>
        </w:rPr>
        <w:pPrChange w:id="635" w:author="Roca Neyra Renzo Jaime" w:date="2019-09-09T23:52:00Z">
          <w:pPr>
            <w:pStyle w:val="Descripcin"/>
          </w:pPr>
        </w:pPrChange>
      </w:pPr>
      <w:r>
        <w:t xml:space="preserve"> </w:t>
      </w:r>
      <w:r>
        <w:tab/>
      </w:r>
      <w:r>
        <w:tab/>
      </w:r>
      <w:r>
        <w:tab/>
      </w:r>
      <w:r>
        <w:tab/>
      </w:r>
      <w:bookmarkStart w:id="636" w:name="_Toc17721571"/>
      <w:r w:rsidR="00111541">
        <w:t xml:space="preserve">Figura </w:t>
      </w:r>
      <w:ins w:id="637" w:author="Roca Neyra Renzo Jaime" w:date="2019-09-04T20:49:00Z">
        <w:r w:rsidR="007613B9">
          <w:fldChar w:fldCharType="begin"/>
        </w:r>
        <w:r w:rsidR="007613B9">
          <w:instrText xml:space="preserve"> STYLEREF 1 \s </w:instrText>
        </w:r>
      </w:ins>
      <w:r w:rsidR="007613B9">
        <w:fldChar w:fldCharType="separate"/>
      </w:r>
      <w:r w:rsidR="007613B9">
        <w:rPr>
          <w:noProof/>
        </w:rPr>
        <w:t>3</w:t>
      </w:r>
      <w:ins w:id="638" w:author="Roca Neyra Renzo Jaime" w:date="2019-09-04T20:49:00Z">
        <w:r w:rsidR="007613B9">
          <w:fldChar w:fldCharType="end"/>
        </w:r>
        <w:r w:rsidR="007613B9">
          <w:noBreakHyphen/>
        </w:r>
        <w:r w:rsidR="007613B9">
          <w:fldChar w:fldCharType="begin"/>
        </w:r>
        <w:r w:rsidR="007613B9">
          <w:instrText xml:space="preserve"> SEQ Figura \* ARABIC \s 1 </w:instrText>
        </w:r>
      </w:ins>
      <w:r w:rsidR="007613B9">
        <w:fldChar w:fldCharType="separate"/>
      </w:r>
      <w:ins w:id="639" w:author="Roca Neyra Renzo Jaime" w:date="2019-09-04T20:49:00Z">
        <w:r w:rsidR="007613B9">
          <w:rPr>
            <w:noProof/>
          </w:rPr>
          <w:t>2</w:t>
        </w:r>
        <w:r w:rsidR="007613B9">
          <w:fldChar w:fldCharType="end"/>
        </w:r>
      </w:ins>
      <w:del w:id="640" w:author="Roca Neyra Renzo Jaime" w:date="2019-09-04T20:48:00Z">
        <w:r w:rsidR="004D7AFA" w:rsidDel="007613B9">
          <w:rPr>
            <w:noProof/>
          </w:rPr>
          <w:fldChar w:fldCharType="begin"/>
        </w:r>
        <w:r w:rsidR="004D7AFA" w:rsidDel="007613B9">
          <w:rPr>
            <w:noProof/>
          </w:rPr>
          <w:delInstrText xml:space="preserve"> STYLEREF 1 \s </w:delInstrText>
        </w:r>
        <w:r w:rsidR="004D7AFA" w:rsidDel="007613B9">
          <w:rPr>
            <w:noProof/>
          </w:rPr>
          <w:fldChar w:fldCharType="separate"/>
        </w:r>
        <w:r w:rsidR="00955E0F" w:rsidDel="007613B9">
          <w:rPr>
            <w:noProof/>
          </w:rPr>
          <w:delText>3</w:delText>
        </w:r>
        <w:r w:rsidR="004D7AFA" w:rsidDel="007613B9">
          <w:rPr>
            <w:noProof/>
          </w:rPr>
          <w:fldChar w:fldCharType="end"/>
        </w:r>
        <w:r w:rsidR="004F12B5" w:rsidDel="007613B9">
          <w:delText>.</w:delText>
        </w:r>
        <w:r w:rsidR="004D7AFA" w:rsidDel="007613B9">
          <w:rPr>
            <w:noProof/>
          </w:rPr>
          <w:fldChar w:fldCharType="begin"/>
        </w:r>
        <w:r w:rsidR="004D7AFA" w:rsidDel="007613B9">
          <w:rPr>
            <w:noProof/>
          </w:rPr>
          <w:delInstrText xml:space="preserve"> SEQ Figura \* ARABIC \s 1 </w:delInstrText>
        </w:r>
        <w:r w:rsidR="004D7AFA" w:rsidDel="007613B9">
          <w:rPr>
            <w:noProof/>
          </w:rPr>
          <w:fldChar w:fldCharType="separate"/>
        </w:r>
        <w:r w:rsidR="00955E0F" w:rsidDel="007613B9">
          <w:rPr>
            <w:noProof/>
          </w:rPr>
          <w:delText>2</w:delText>
        </w:r>
        <w:r w:rsidR="004D7AFA" w:rsidDel="007613B9">
          <w:rPr>
            <w:noProof/>
          </w:rPr>
          <w:fldChar w:fldCharType="end"/>
        </w:r>
      </w:del>
      <w:r w:rsidR="00111541">
        <w:t xml:space="preserve"> Clase </w:t>
      </w:r>
      <w:proofErr w:type="spellStart"/>
      <w:r w:rsidR="00111541">
        <w:t>Signal</w:t>
      </w:r>
      <w:bookmarkEnd w:id="636"/>
      <w:proofErr w:type="spellEnd"/>
    </w:p>
    <w:p w14:paraId="4A83B9E3" w14:textId="2D9914D3" w:rsidR="00802464" w:rsidRDefault="00802464" w:rsidP="00AD0AFE">
      <w:pPr>
        <w:spacing w:line="360" w:lineRule="auto"/>
        <w:jc w:val="both"/>
        <w:rPr>
          <w:ins w:id="641" w:author="Roca Neyra Renzo Jaime" w:date="2019-09-09T23:57:00Z"/>
        </w:rPr>
      </w:pPr>
    </w:p>
    <w:p w14:paraId="64C0B00D" w14:textId="4F2ED4EA" w:rsidR="002D5FE1" w:rsidRDefault="002D5FE1" w:rsidP="00AD0AFE">
      <w:pPr>
        <w:spacing w:line="360" w:lineRule="auto"/>
        <w:jc w:val="both"/>
        <w:rPr>
          <w:ins w:id="642" w:author="Roca Neyra Renzo Jaime" w:date="2019-09-09T23:57:00Z"/>
        </w:rPr>
      </w:pPr>
    </w:p>
    <w:p w14:paraId="3FF93C50" w14:textId="77777777" w:rsidR="002D5FE1" w:rsidRPr="00563C51" w:rsidRDefault="002D5FE1">
      <w:pPr>
        <w:spacing w:line="360" w:lineRule="auto"/>
        <w:jc w:val="both"/>
        <w:pPrChange w:id="643" w:author="Roca Neyra Renzo Jaime" w:date="2019-09-09T23:52:00Z">
          <w:pPr>
            <w:jc w:val="both"/>
          </w:pPr>
        </w:pPrChange>
      </w:pPr>
    </w:p>
    <w:p w14:paraId="3A7F05E4" w14:textId="77777777" w:rsidR="00EA25F8" w:rsidRDefault="00EA25F8">
      <w:pPr>
        <w:pStyle w:val="Ttulo4"/>
        <w:spacing w:line="360" w:lineRule="auto"/>
        <w:jc w:val="both"/>
        <w:pPrChange w:id="644" w:author="Roca Neyra Renzo Jaime" w:date="2019-09-09T23:52:00Z">
          <w:pPr>
            <w:pStyle w:val="Ttulo4"/>
          </w:pPr>
        </w:pPrChange>
      </w:pPr>
      <w:r>
        <w:lastRenderedPageBreak/>
        <w:t>Propiedades</w:t>
      </w:r>
    </w:p>
    <w:p w14:paraId="3611E028" w14:textId="77777777" w:rsidR="00EA25F8" w:rsidRPr="00802464" w:rsidRDefault="00F55C64">
      <w:pPr>
        <w:pStyle w:val="Prrafodelista"/>
        <w:numPr>
          <w:ilvl w:val="0"/>
          <w:numId w:val="15"/>
        </w:numPr>
        <w:spacing w:line="360" w:lineRule="auto"/>
        <w:jc w:val="both"/>
        <w:pPrChange w:id="645"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sidR="00802464">
        <w:rPr>
          <w:rFonts w:ascii="Consolas" w:hAnsi="Consolas" w:cs="Consolas"/>
          <w:color w:val="000000"/>
          <w:sz w:val="19"/>
          <w:szCs w:val="19"/>
        </w:rPr>
        <w:t>:</w:t>
      </w:r>
    </w:p>
    <w:p w14:paraId="66D140AF" w14:textId="77777777" w:rsidR="00802464" w:rsidRPr="00802464" w:rsidRDefault="00802464">
      <w:pPr>
        <w:pStyle w:val="Prrafodelista"/>
        <w:numPr>
          <w:ilvl w:val="1"/>
          <w:numId w:val="15"/>
        </w:numPr>
        <w:spacing w:line="360" w:lineRule="auto"/>
        <w:jc w:val="both"/>
        <w:pPrChange w:id="646" w:author="Roca Neyra Renzo Jaime" w:date="2019-09-09T23:52:00Z">
          <w:pPr>
            <w:pStyle w:val="Prrafodelista"/>
            <w:numPr>
              <w:ilvl w:val="1"/>
              <w:numId w:val="15"/>
            </w:numPr>
            <w:ind w:left="1440" w:hanging="360"/>
          </w:pPr>
        </w:pPrChange>
      </w:pPr>
      <w:r>
        <w:rPr>
          <w:rFonts w:ascii="Consolas" w:hAnsi="Consolas" w:cs="Consolas"/>
          <w:color w:val="000000"/>
          <w:sz w:val="19"/>
          <w:szCs w:val="19"/>
        </w:rPr>
        <w:t>Representa el nombre fichero de datos de la señal.</w:t>
      </w:r>
    </w:p>
    <w:p w14:paraId="04AB77D5" w14:textId="77777777" w:rsidR="00802464" w:rsidRDefault="00802464">
      <w:pPr>
        <w:pStyle w:val="Prrafodelista"/>
        <w:numPr>
          <w:ilvl w:val="1"/>
          <w:numId w:val="15"/>
        </w:numPr>
        <w:spacing w:line="360" w:lineRule="auto"/>
        <w:jc w:val="both"/>
        <w:pPrChange w:id="647" w:author="Roca Neyra Renzo Jaime" w:date="2019-09-09T23:52:00Z">
          <w:pPr>
            <w:pStyle w:val="Prrafodelista"/>
            <w:numPr>
              <w:ilvl w:val="1"/>
              <w:numId w:val="15"/>
            </w:numPr>
            <w:ind w:left="1440" w:hanging="360"/>
          </w:pPr>
        </w:pPrChange>
      </w:pPr>
      <w:r>
        <w:t xml:space="preserve">Se obtiene de la línea de señal del fichero de cabecera o del nombre del fichero </w:t>
      </w:r>
      <w:proofErr w:type="spellStart"/>
      <w:r>
        <w:t>edf</w:t>
      </w:r>
      <w:proofErr w:type="spellEnd"/>
      <w:r>
        <w:t>.</w:t>
      </w:r>
    </w:p>
    <w:p w14:paraId="4120DC54" w14:textId="77777777" w:rsidR="00802464" w:rsidRPr="00E65114" w:rsidRDefault="00802464">
      <w:pPr>
        <w:pStyle w:val="Prrafodelista"/>
        <w:numPr>
          <w:ilvl w:val="1"/>
          <w:numId w:val="15"/>
        </w:numPr>
        <w:spacing w:line="360" w:lineRule="auto"/>
        <w:jc w:val="both"/>
        <w:pPrChange w:id="648" w:author="Roca Neyra Renzo Jaime" w:date="2019-09-09T23:52:00Z">
          <w:pPr>
            <w:pStyle w:val="Prrafodelista"/>
            <w:numPr>
              <w:ilvl w:val="1"/>
              <w:numId w:val="15"/>
            </w:numPr>
            <w:ind w:left="1440" w:hanging="360"/>
          </w:pPr>
        </w:pPrChange>
      </w:pPr>
      <w:r>
        <w:t>Se utiliza para leer las muestras de la señal e identificar a que grupo pertenece la señal.</w:t>
      </w:r>
    </w:p>
    <w:p w14:paraId="24B153F7" w14:textId="77777777" w:rsidR="00E65114" w:rsidRPr="00802464" w:rsidRDefault="00F55C64">
      <w:pPr>
        <w:pStyle w:val="Prrafodelista"/>
        <w:numPr>
          <w:ilvl w:val="0"/>
          <w:numId w:val="15"/>
        </w:numPr>
        <w:spacing w:line="360" w:lineRule="auto"/>
        <w:jc w:val="both"/>
        <w:pPrChange w:id="649"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Group</w:t>
      </w:r>
      <w:proofErr w:type="spellEnd"/>
      <w:r w:rsidR="00802464">
        <w:rPr>
          <w:rFonts w:ascii="Consolas" w:hAnsi="Consolas" w:cs="Consolas"/>
          <w:color w:val="000000"/>
          <w:sz w:val="19"/>
          <w:szCs w:val="19"/>
        </w:rPr>
        <w:t>:</w:t>
      </w:r>
    </w:p>
    <w:p w14:paraId="41EEEF37" w14:textId="77777777" w:rsidR="00802464" w:rsidRDefault="00802464">
      <w:pPr>
        <w:pStyle w:val="Prrafodelista"/>
        <w:numPr>
          <w:ilvl w:val="1"/>
          <w:numId w:val="15"/>
        </w:numPr>
        <w:spacing w:line="360" w:lineRule="auto"/>
        <w:jc w:val="both"/>
        <w:pPrChange w:id="650" w:author="Roca Neyra Renzo Jaime" w:date="2019-09-09T23:52:00Z">
          <w:pPr>
            <w:pStyle w:val="Prrafodelista"/>
            <w:numPr>
              <w:ilvl w:val="1"/>
              <w:numId w:val="15"/>
            </w:numPr>
            <w:ind w:left="1440" w:hanging="360"/>
          </w:pPr>
        </w:pPrChange>
      </w:pPr>
      <w:r>
        <w:t>Representa el grupo al que pertenece la señal. Señales con el mismo nombre de fichero de datos pertenecen al mismo grupo.</w:t>
      </w:r>
    </w:p>
    <w:p w14:paraId="065BEB93" w14:textId="77777777" w:rsidR="00802464" w:rsidRDefault="00802464">
      <w:pPr>
        <w:pStyle w:val="Prrafodelista"/>
        <w:numPr>
          <w:ilvl w:val="1"/>
          <w:numId w:val="15"/>
        </w:numPr>
        <w:spacing w:line="360" w:lineRule="auto"/>
        <w:jc w:val="both"/>
        <w:pPrChange w:id="651" w:author="Roca Neyra Renzo Jaime" w:date="2019-09-09T23:52:00Z">
          <w:pPr>
            <w:pStyle w:val="Prrafodelista"/>
            <w:numPr>
              <w:ilvl w:val="1"/>
              <w:numId w:val="15"/>
            </w:numPr>
            <w:ind w:left="1440" w:hanging="360"/>
          </w:pPr>
        </w:pPrChange>
      </w:pPr>
      <w:r>
        <w:t>Se obtiene calculando cuantos ficheros de datos posee el registro.</w:t>
      </w:r>
    </w:p>
    <w:p w14:paraId="0F690AAC" w14:textId="77777777" w:rsidR="00802464" w:rsidRPr="00E65114" w:rsidRDefault="00802464">
      <w:pPr>
        <w:pStyle w:val="Prrafodelista"/>
        <w:numPr>
          <w:ilvl w:val="1"/>
          <w:numId w:val="15"/>
        </w:numPr>
        <w:spacing w:line="360" w:lineRule="auto"/>
        <w:jc w:val="both"/>
        <w:pPrChange w:id="652" w:author="Roca Neyra Renzo Jaime" w:date="2019-09-09T23:52:00Z">
          <w:pPr>
            <w:pStyle w:val="Prrafodelista"/>
            <w:numPr>
              <w:ilvl w:val="1"/>
              <w:numId w:val="15"/>
            </w:numPr>
            <w:ind w:left="1440" w:hanging="360"/>
          </w:pPr>
        </w:pPrChange>
      </w:pPr>
      <w:r>
        <w:t>Se utiliza para recorrer la lectura de los ficheros de datos en orden secuencial.</w:t>
      </w:r>
    </w:p>
    <w:p w14:paraId="4BCB18AA" w14:textId="77777777" w:rsidR="00E65114" w:rsidRPr="00802464" w:rsidRDefault="00F55C64">
      <w:pPr>
        <w:pStyle w:val="Prrafodelista"/>
        <w:numPr>
          <w:ilvl w:val="0"/>
          <w:numId w:val="15"/>
        </w:numPr>
        <w:spacing w:line="360" w:lineRule="auto"/>
        <w:jc w:val="both"/>
        <w:pPrChange w:id="653"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w:t>
      </w:r>
      <w:proofErr w:type="spellEnd"/>
      <w:r w:rsidR="00802464">
        <w:rPr>
          <w:rFonts w:ascii="Consolas" w:hAnsi="Consolas" w:cs="Consolas"/>
          <w:color w:val="000000"/>
          <w:sz w:val="19"/>
          <w:szCs w:val="19"/>
        </w:rPr>
        <w:t>:</w:t>
      </w:r>
    </w:p>
    <w:p w14:paraId="497E03BB" w14:textId="77777777" w:rsidR="00802464" w:rsidRPr="00802464" w:rsidRDefault="00802464">
      <w:pPr>
        <w:pStyle w:val="Prrafodelista"/>
        <w:numPr>
          <w:ilvl w:val="1"/>
          <w:numId w:val="15"/>
        </w:numPr>
        <w:spacing w:line="360" w:lineRule="auto"/>
        <w:jc w:val="both"/>
        <w:pPrChange w:id="654" w:author="Roca Neyra Renzo Jaime" w:date="2019-09-09T23:52:00Z">
          <w:pPr>
            <w:pStyle w:val="Prrafodelista"/>
            <w:numPr>
              <w:ilvl w:val="1"/>
              <w:numId w:val="15"/>
            </w:numPr>
            <w:ind w:left="1440" w:hanging="360"/>
          </w:pPr>
        </w:pPrChange>
      </w:pPr>
      <w:r>
        <w:rPr>
          <w:rFonts w:ascii="Consolas" w:hAnsi="Consolas" w:cs="Consolas"/>
          <w:color w:val="000000"/>
          <w:sz w:val="19"/>
          <w:szCs w:val="19"/>
        </w:rPr>
        <w:t>Representa el identificador dentro del grupo al que pertenece la señal.</w:t>
      </w:r>
    </w:p>
    <w:p w14:paraId="0261EBD6" w14:textId="77777777" w:rsidR="00802464" w:rsidRPr="00802464" w:rsidRDefault="00802464">
      <w:pPr>
        <w:pStyle w:val="Prrafodelista"/>
        <w:numPr>
          <w:ilvl w:val="1"/>
          <w:numId w:val="15"/>
        </w:numPr>
        <w:spacing w:line="360" w:lineRule="auto"/>
        <w:jc w:val="both"/>
        <w:pPrChange w:id="655" w:author="Roca Neyra Renzo Jaime" w:date="2019-09-09T23:52:00Z">
          <w:pPr>
            <w:pStyle w:val="Prrafodelista"/>
            <w:numPr>
              <w:ilvl w:val="1"/>
              <w:numId w:val="15"/>
            </w:numPr>
            <w:ind w:left="1440" w:hanging="360"/>
          </w:pPr>
        </w:pPrChange>
      </w:pPr>
      <w:r>
        <w:rPr>
          <w:rFonts w:ascii="Consolas" w:hAnsi="Consolas" w:cs="Consolas"/>
          <w:color w:val="000000"/>
          <w:sz w:val="19"/>
          <w:szCs w:val="19"/>
        </w:rPr>
        <w:t>Se obtiene calculando el número de señales que pertenece al mismo grupo.</w:t>
      </w:r>
    </w:p>
    <w:p w14:paraId="01A12E7D" w14:textId="77777777" w:rsidR="00802464" w:rsidRPr="00E65114" w:rsidRDefault="00802464">
      <w:pPr>
        <w:pStyle w:val="Prrafodelista"/>
        <w:numPr>
          <w:ilvl w:val="1"/>
          <w:numId w:val="15"/>
        </w:numPr>
        <w:spacing w:line="360" w:lineRule="auto"/>
        <w:jc w:val="both"/>
        <w:pPrChange w:id="656" w:author="Roca Neyra Renzo Jaime" w:date="2019-09-09T23:52:00Z">
          <w:pPr>
            <w:pStyle w:val="Prrafodelista"/>
            <w:numPr>
              <w:ilvl w:val="1"/>
              <w:numId w:val="15"/>
            </w:numPr>
            <w:ind w:left="1440" w:hanging="360"/>
          </w:pPr>
        </w:pPrChange>
      </w:pPr>
      <w:r>
        <w:rPr>
          <w:rFonts w:ascii="Consolas" w:hAnsi="Consolas" w:cs="Consolas"/>
          <w:color w:val="000000"/>
          <w:sz w:val="19"/>
          <w:szCs w:val="19"/>
        </w:rPr>
        <w:t>Se utiliza para recorrer la</w:t>
      </w:r>
      <w:r w:rsidR="008C782B">
        <w:rPr>
          <w:rFonts w:ascii="Consolas" w:hAnsi="Consolas" w:cs="Consolas"/>
          <w:color w:val="000000"/>
          <w:sz w:val="19"/>
          <w:szCs w:val="19"/>
        </w:rPr>
        <w:t>s</w:t>
      </w:r>
      <w:r>
        <w:rPr>
          <w:rFonts w:ascii="Consolas" w:hAnsi="Consolas" w:cs="Consolas"/>
          <w:color w:val="000000"/>
          <w:sz w:val="19"/>
          <w:szCs w:val="19"/>
        </w:rPr>
        <w:t xml:space="preserve"> señales dentro de un grupo.</w:t>
      </w:r>
    </w:p>
    <w:p w14:paraId="1F81184D" w14:textId="77777777" w:rsidR="00E65114" w:rsidRPr="00802464" w:rsidRDefault="00F55C64">
      <w:pPr>
        <w:pStyle w:val="Prrafodelista"/>
        <w:numPr>
          <w:ilvl w:val="0"/>
          <w:numId w:val="15"/>
        </w:numPr>
        <w:spacing w:line="360" w:lineRule="auto"/>
        <w:jc w:val="both"/>
        <w:pPrChange w:id="657"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Description</w:t>
      </w:r>
      <w:proofErr w:type="spellEnd"/>
      <w:r w:rsidR="00802464">
        <w:rPr>
          <w:rFonts w:ascii="Consolas" w:hAnsi="Consolas" w:cs="Consolas"/>
          <w:color w:val="000000"/>
          <w:sz w:val="19"/>
          <w:szCs w:val="19"/>
        </w:rPr>
        <w:t>:</w:t>
      </w:r>
    </w:p>
    <w:p w14:paraId="368E16DD" w14:textId="77777777" w:rsidR="00802464" w:rsidRDefault="00D82BC0">
      <w:pPr>
        <w:pStyle w:val="Prrafodelista"/>
        <w:numPr>
          <w:ilvl w:val="1"/>
          <w:numId w:val="15"/>
        </w:numPr>
        <w:spacing w:line="360" w:lineRule="auto"/>
        <w:jc w:val="both"/>
        <w:pPrChange w:id="658" w:author="Roca Neyra Renzo Jaime" w:date="2019-09-09T23:52:00Z">
          <w:pPr>
            <w:pStyle w:val="Prrafodelista"/>
            <w:numPr>
              <w:ilvl w:val="1"/>
              <w:numId w:val="15"/>
            </w:numPr>
            <w:ind w:left="1440" w:hanging="360"/>
          </w:pPr>
        </w:pPrChange>
      </w:pPr>
      <w:r>
        <w:t xml:space="preserve">Representa la descripción </w:t>
      </w:r>
      <w:r w:rsidR="00CF7F05">
        <w:t xml:space="preserve">o etiqueta </w:t>
      </w:r>
      <w:r>
        <w:t>de la señal como el identificador del electrodo en el electrocardiograma.</w:t>
      </w:r>
    </w:p>
    <w:p w14:paraId="040FDB44" w14:textId="77777777" w:rsidR="00D82BC0" w:rsidRDefault="00D82BC0">
      <w:pPr>
        <w:pStyle w:val="Prrafodelista"/>
        <w:numPr>
          <w:ilvl w:val="1"/>
          <w:numId w:val="15"/>
        </w:numPr>
        <w:spacing w:line="360" w:lineRule="auto"/>
        <w:jc w:val="both"/>
        <w:pPrChange w:id="659" w:author="Roca Neyra Renzo Jaime" w:date="2019-09-09T23:52:00Z">
          <w:pPr>
            <w:pStyle w:val="Prrafodelista"/>
            <w:numPr>
              <w:ilvl w:val="1"/>
              <w:numId w:val="15"/>
            </w:numPr>
            <w:ind w:left="1440" w:hanging="360"/>
          </w:pPr>
        </w:pPrChange>
      </w:pPr>
      <w:r>
        <w:t xml:space="preserve">Se obtiene de la línea de señal en el fichero de cabecera o del registro de encabezado en el fichero </w:t>
      </w:r>
      <w:proofErr w:type="spellStart"/>
      <w:r>
        <w:t>edf</w:t>
      </w:r>
      <w:proofErr w:type="spellEnd"/>
      <w:r>
        <w:t>.</w:t>
      </w:r>
    </w:p>
    <w:p w14:paraId="6F5B79B2" w14:textId="77777777" w:rsidR="00D82BC0" w:rsidRPr="00E65114" w:rsidRDefault="00D82BC0">
      <w:pPr>
        <w:pStyle w:val="Prrafodelista"/>
        <w:numPr>
          <w:ilvl w:val="1"/>
          <w:numId w:val="15"/>
        </w:numPr>
        <w:spacing w:line="360" w:lineRule="auto"/>
        <w:jc w:val="both"/>
        <w:pPrChange w:id="660" w:author="Roca Neyra Renzo Jaime" w:date="2019-09-09T23:52:00Z">
          <w:pPr>
            <w:pStyle w:val="Prrafodelista"/>
            <w:numPr>
              <w:ilvl w:val="1"/>
              <w:numId w:val="15"/>
            </w:numPr>
            <w:ind w:left="1440" w:hanging="360"/>
          </w:pPr>
        </w:pPrChange>
      </w:pPr>
      <w:r>
        <w:t>Se puede utilizar para identificar una señal.</w:t>
      </w:r>
    </w:p>
    <w:p w14:paraId="23589222" w14:textId="77777777" w:rsidR="00E65114" w:rsidRPr="00D82BC0" w:rsidRDefault="00F55C64">
      <w:pPr>
        <w:pStyle w:val="Prrafodelista"/>
        <w:numPr>
          <w:ilvl w:val="0"/>
          <w:numId w:val="15"/>
        </w:numPr>
        <w:spacing w:line="360" w:lineRule="auto"/>
        <w:jc w:val="both"/>
        <w:pPrChange w:id="661"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InitValue</w:t>
      </w:r>
      <w:proofErr w:type="spellEnd"/>
      <w:r w:rsidR="00D82BC0">
        <w:rPr>
          <w:rFonts w:ascii="Consolas" w:hAnsi="Consolas" w:cs="Consolas"/>
          <w:color w:val="000000"/>
          <w:sz w:val="19"/>
          <w:szCs w:val="19"/>
        </w:rPr>
        <w:t>:</w:t>
      </w:r>
    </w:p>
    <w:p w14:paraId="17EAEE8E" w14:textId="77777777" w:rsidR="00D82BC0" w:rsidRDefault="00D82BC0">
      <w:pPr>
        <w:pStyle w:val="Prrafodelista"/>
        <w:numPr>
          <w:ilvl w:val="1"/>
          <w:numId w:val="15"/>
        </w:numPr>
        <w:spacing w:line="360" w:lineRule="auto"/>
        <w:jc w:val="both"/>
        <w:pPrChange w:id="662" w:author="Roca Neyra Renzo Jaime" w:date="2019-09-09T23:52:00Z">
          <w:pPr>
            <w:pStyle w:val="Prrafodelista"/>
            <w:numPr>
              <w:ilvl w:val="1"/>
              <w:numId w:val="15"/>
            </w:numPr>
            <w:ind w:left="1440" w:hanging="360"/>
          </w:pPr>
        </w:pPrChange>
      </w:pPr>
      <w:r>
        <w:t>Representa el valor inicial de la primera muestra.</w:t>
      </w:r>
      <w:r w:rsidR="0080547E">
        <w:t xml:space="preserve"> P</w:t>
      </w:r>
      <w:r>
        <w:t xml:space="preserve">or defecto </w:t>
      </w:r>
      <w:r w:rsidR="0080547E">
        <w:t xml:space="preserve">tiene el mismo valor que </w:t>
      </w:r>
      <w:proofErr w:type="spellStart"/>
      <w:r w:rsidR="0080547E">
        <w:t>adcZero</w:t>
      </w:r>
      <w:proofErr w:type="spellEnd"/>
      <w:r w:rsidR="0080547E">
        <w:t>.</w:t>
      </w:r>
    </w:p>
    <w:p w14:paraId="2ACE8D03" w14:textId="77777777" w:rsidR="00D82BC0" w:rsidRDefault="00D82BC0">
      <w:pPr>
        <w:pStyle w:val="Prrafodelista"/>
        <w:numPr>
          <w:ilvl w:val="1"/>
          <w:numId w:val="15"/>
        </w:numPr>
        <w:spacing w:line="360" w:lineRule="auto"/>
        <w:jc w:val="both"/>
        <w:pPrChange w:id="663" w:author="Roca Neyra Renzo Jaime" w:date="2019-09-09T23:52:00Z">
          <w:pPr>
            <w:pStyle w:val="Prrafodelista"/>
            <w:numPr>
              <w:ilvl w:val="1"/>
              <w:numId w:val="15"/>
            </w:numPr>
            <w:ind w:left="1440" w:hanging="360"/>
          </w:pPr>
        </w:pPrChange>
      </w:pPr>
      <w:r>
        <w:t>Se obtiene de la línea de señal del fichero de cabecera.</w:t>
      </w:r>
    </w:p>
    <w:p w14:paraId="5104743F" w14:textId="77777777" w:rsidR="0080547E" w:rsidRPr="00E65114" w:rsidRDefault="0080547E">
      <w:pPr>
        <w:pStyle w:val="Prrafodelista"/>
        <w:numPr>
          <w:ilvl w:val="1"/>
          <w:numId w:val="15"/>
        </w:numPr>
        <w:spacing w:line="360" w:lineRule="auto"/>
        <w:jc w:val="both"/>
        <w:rPr>
          <w:rFonts w:cstheme="minorHAnsi"/>
        </w:rPr>
        <w:pPrChange w:id="664" w:author="Roca Neyra Renzo Jaime" w:date="2019-09-09T23:52:00Z">
          <w:pPr>
            <w:pStyle w:val="Prrafodelista"/>
            <w:numPr>
              <w:ilvl w:val="1"/>
              <w:numId w:val="15"/>
            </w:numPr>
            <w:ind w:left="1440" w:hanging="360"/>
          </w:pPr>
        </w:pPrChange>
      </w:pPr>
      <w:r w:rsidRPr="00E65114">
        <w:rPr>
          <w:rFonts w:cstheme="minorHAnsi"/>
          <w:color w:val="000000"/>
        </w:rPr>
        <w:t>Esta propiedad es únicamente informativa.</w:t>
      </w:r>
    </w:p>
    <w:p w14:paraId="32EC6BA8" w14:textId="77777777" w:rsidR="0080547E" w:rsidRPr="00E65114" w:rsidRDefault="0080547E">
      <w:pPr>
        <w:pStyle w:val="Prrafodelista"/>
        <w:spacing w:line="360" w:lineRule="auto"/>
        <w:ind w:left="1440"/>
        <w:jc w:val="both"/>
        <w:pPrChange w:id="665" w:author="Roca Neyra Renzo Jaime" w:date="2019-09-09T23:52:00Z">
          <w:pPr>
            <w:pStyle w:val="Prrafodelista"/>
            <w:ind w:left="1440"/>
          </w:pPr>
        </w:pPrChange>
      </w:pPr>
      <w:r>
        <w:t xml:space="preserve"> </w:t>
      </w:r>
    </w:p>
    <w:p w14:paraId="32EACC8C" w14:textId="77777777" w:rsidR="00E65114" w:rsidRPr="00C87E76" w:rsidRDefault="00F55C64">
      <w:pPr>
        <w:pStyle w:val="Prrafodelista"/>
        <w:numPr>
          <w:ilvl w:val="0"/>
          <w:numId w:val="15"/>
        </w:numPr>
        <w:spacing w:line="360" w:lineRule="auto"/>
        <w:jc w:val="both"/>
        <w:pPrChange w:id="666"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Gain</w:t>
      </w:r>
      <w:r w:rsidR="00C87E76">
        <w:rPr>
          <w:rFonts w:ascii="Consolas" w:hAnsi="Consolas" w:cs="Consolas"/>
          <w:color w:val="000000"/>
          <w:sz w:val="19"/>
          <w:szCs w:val="19"/>
        </w:rPr>
        <w:t>:</w:t>
      </w:r>
    </w:p>
    <w:p w14:paraId="74B5D965" w14:textId="77777777" w:rsidR="00C87E76" w:rsidRPr="00C87E76" w:rsidRDefault="00C87E76">
      <w:pPr>
        <w:pStyle w:val="Prrafodelista"/>
        <w:numPr>
          <w:ilvl w:val="1"/>
          <w:numId w:val="15"/>
        </w:numPr>
        <w:spacing w:line="360" w:lineRule="auto"/>
        <w:jc w:val="both"/>
        <w:pPrChange w:id="667" w:author="Roca Neyra Renzo Jaime" w:date="2019-09-09T23:52:00Z">
          <w:pPr>
            <w:pStyle w:val="Prrafodelista"/>
            <w:numPr>
              <w:ilvl w:val="1"/>
              <w:numId w:val="15"/>
            </w:numPr>
            <w:ind w:left="1440" w:hanging="360"/>
          </w:pPr>
        </w:pPrChange>
      </w:pPr>
      <w:r>
        <w:rPr>
          <w:rFonts w:ascii="Consolas" w:hAnsi="Consolas" w:cs="Consolas"/>
          <w:color w:val="000000"/>
          <w:sz w:val="19"/>
          <w:szCs w:val="19"/>
        </w:rPr>
        <w:t>Representa la ganancia de la señal. Por defecto tiene un valor de 200 ADU/milivoltio.</w:t>
      </w:r>
    </w:p>
    <w:p w14:paraId="7F61DCEA" w14:textId="77777777" w:rsidR="00C87E76" w:rsidRDefault="00C87E76">
      <w:pPr>
        <w:pStyle w:val="Prrafodelista"/>
        <w:numPr>
          <w:ilvl w:val="1"/>
          <w:numId w:val="15"/>
        </w:numPr>
        <w:spacing w:line="360" w:lineRule="auto"/>
        <w:jc w:val="both"/>
        <w:pPrChange w:id="668" w:author="Roca Neyra Renzo Jaime" w:date="2019-09-09T23:52:00Z">
          <w:pPr>
            <w:pStyle w:val="Prrafodelista"/>
            <w:numPr>
              <w:ilvl w:val="1"/>
              <w:numId w:val="15"/>
            </w:numPr>
            <w:ind w:left="1440" w:hanging="360"/>
          </w:pPr>
        </w:pPrChange>
      </w:pPr>
      <w:r>
        <w:t>Se obtiene</w:t>
      </w:r>
      <w:r w:rsidR="00CC1359">
        <w:t xml:space="preserve"> directamente</w:t>
      </w:r>
      <w:r>
        <w:t xml:space="preserve"> de la línea de señal del fichero de cabecera o del registro de encabezado del fichero </w:t>
      </w:r>
      <w:proofErr w:type="spellStart"/>
      <w:r>
        <w:t>edf</w:t>
      </w:r>
      <w:proofErr w:type="spellEnd"/>
      <w:r w:rsidR="00CC1359">
        <w:t xml:space="preserve"> calculando: (</w:t>
      </w:r>
      <w:proofErr w:type="spellStart"/>
      <w:r w:rsidR="00CC1359">
        <w:rPr>
          <w:rFonts w:ascii="Consolas" w:hAnsi="Consolas" w:cs="Consolas"/>
          <w:color w:val="000000"/>
          <w:sz w:val="19"/>
          <w:szCs w:val="19"/>
        </w:rPr>
        <w:t>max_digital</w:t>
      </w:r>
      <w:proofErr w:type="spellEnd"/>
      <w:r w:rsidR="00CC1359">
        <w:rPr>
          <w:rFonts w:ascii="Consolas" w:hAnsi="Consolas" w:cs="Consolas"/>
          <w:color w:val="000000"/>
          <w:sz w:val="19"/>
          <w:szCs w:val="19"/>
        </w:rPr>
        <w:t xml:space="preserve">- </w:t>
      </w:r>
      <w:proofErr w:type="spellStart"/>
      <w:r w:rsidR="00CC1359">
        <w:rPr>
          <w:rFonts w:ascii="Consolas" w:hAnsi="Consolas" w:cs="Consolas"/>
          <w:color w:val="000000"/>
          <w:sz w:val="19"/>
          <w:szCs w:val="19"/>
        </w:rPr>
        <w:t>min_digital</w:t>
      </w:r>
      <w:proofErr w:type="spellEnd"/>
      <w:r w:rsidR="00CC1359">
        <w:rPr>
          <w:rFonts w:ascii="Consolas" w:hAnsi="Consolas" w:cs="Consolas"/>
          <w:color w:val="000000"/>
          <w:sz w:val="19"/>
          <w:szCs w:val="19"/>
        </w:rPr>
        <w:t>)/(</w:t>
      </w:r>
      <w:proofErr w:type="spellStart"/>
      <w:r w:rsidR="00CC1359">
        <w:rPr>
          <w:rFonts w:ascii="Consolas" w:hAnsi="Consolas" w:cs="Consolas"/>
          <w:color w:val="000000"/>
          <w:sz w:val="19"/>
          <w:szCs w:val="19"/>
        </w:rPr>
        <w:t>max_fisico</w:t>
      </w:r>
      <w:proofErr w:type="spellEnd"/>
      <w:r w:rsidR="00CC1359">
        <w:rPr>
          <w:rFonts w:ascii="Consolas" w:hAnsi="Consolas" w:cs="Consolas"/>
          <w:color w:val="000000"/>
          <w:sz w:val="19"/>
          <w:szCs w:val="19"/>
        </w:rPr>
        <w:t xml:space="preserve"> –</w:t>
      </w:r>
      <w:proofErr w:type="spellStart"/>
      <w:r w:rsidR="00CC1359">
        <w:rPr>
          <w:rFonts w:ascii="Consolas" w:hAnsi="Consolas" w:cs="Consolas"/>
          <w:color w:val="000000"/>
          <w:sz w:val="19"/>
          <w:szCs w:val="19"/>
        </w:rPr>
        <w:t>min_fisico</w:t>
      </w:r>
      <w:proofErr w:type="spellEnd"/>
      <w:r w:rsidR="00CC1359">
        <w:rPr>
          <w:rFonts w:ascii="Consolas" w:hAnsi="Consolas" w:cs="Consolas"/>
          <w:color w:val="000000"/>
          <w:sz w:val="19"/>
          <w:szCs w:val="19"/>
        </w:rPr>
        <w:t>)</w:t>
      </w:r>
      <w:r>
        <w:t>.</w:t>
      </w:r>
    </w:p>
    <w:p w14:paraId="68650C7E" w14:textId="77777777" w:rsidR="00C87E76" w:rsidRPr="00E65114" w:rsidRDefault="00C87E76">
      <w:pPr>
        <w:pStyle w:val="Prrafodelista"/>
        <w:numPr>
          <w:ilvl w:val="1"/>
          <w:numId w:val="15"/>
        </w:numPr>
        <w:spacing w:line="360" w:lineRule="auto"/>
        <w:jc w:val="both"/>
        <w:pPrChange w:id="669" w:author="Roca Neyra Renzo Jaime" w:date="2019-09-09T23:52:00Z">
          <w:pPr>
            <w:pStyle w:val="Prrafodelista"/>
            <w:numPr>
              <w:ilvl w:val="1"/>
              <w:numId w:val="15"/>
            </w:numPr>
            <w:ind w:left="1440" w:hanging="360"/>
          </w:pPr>
        </w:pPrChange>
      </w:pPr>
      <w:r>
        <w:t>Se utiliza para obtener el valor en unidades física de una muestra de la señal.</w:t>
      </w:r>
    </w:p>
    <w:p w14:paraId="079D37FC" w14:textId="77777777" w:rsidR="00E65114" w:rsidRPr="00C87E76" w:rsidRDefault="00F55C64">
      <w:pPr>
        <w:pStyle w:val="Prrafodelista"/>
        <w:numPr>
          <w:ilvl w:val="0"/>
          <w:numId w:val="15"/>
        </w:numPr>
        <w:spacing w:line="360" w:lineRule="auto"/>
        <w:jc w:val="both"/>
        <w:pPrChange w:id="670"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lastRenderedPageBreak/>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Baseline</w:t>
      </w:r>
      <w:proofErr w:type="spellEnd"/>
      <w:r w:rsidR="00C87E76">
        <w:rPr>
          <w:rFonts w:ascii="Consolas" w:hAnsi="Consolas" w:cs="Consolas"/>
          <w:color w:val="000000"/>
          <w:sz w:val="19"/>
          <w:szCs w:val="19"/>
        </w:rPr>
        <w:t>:</w:t>
      </w:r>
    </w:p>
    <w:p w14:paraId="35797BD7" w14:textId="77777777" w:rsidR="00C87E76" w:rsidRPr="00CC1359" w:rsidRDefault="00CC1359">
      <w:pPr>
        <w:pStyle w:val="Prrafodelista"/>
        <w:numPr>
          <w:ilvl w:val="1"/>
          <w:numId w:val="15"/>
        </w:numPr>
        <w:spacing w:line="360" w:lineRule="auto"/>
        <w:jc w:val="both"/>
        <w:pPrChange w:id="671" w:author="Roca Neyra Renzo Jaime" w:date="2019-09-09T23:52:00Z">
          <w:pPr>
            <w:pStyle w:val="Prrafodelista"/>
            <w:numPr>
              <w:ilvl w:val="1"/>
              <w:numId w:val="15"/>
            </w:numPr>
            <w:ind w:left="1440" w:hanging="360"/>
          </w:pPr>
        </w:pPrChange>
      </w:pPr>
      <w:r>
        <w:rPr>
          <w:rFonts w:ascii="Consolas" w:hAnsi="Consolas" w:cs="Consolas"/>
          <w:color w:val="000000"/>
          <w:sz w:val="19"/>
          <w:szCs w:val="19"/>
        </w:rPr>
        <w:t>Represen el valor de la línea base de la señal.</w:t>
      </w:r>
    </w:p>
    <w:p w14:paraId="1090B0EA" w14:textId="77777777" w:rsidR="00CC1359" w:rsidRDefault="00CC1359">
      <w:pPr>
        <w:pStyle w:val="Prrafodelista"/>
        <w:numPr>
          <w:ilvl w:val="1"/>
          <w:numId w:val="15"/>
        </w:numPr>
        <w:spacing w:line="360" w:lineRule="auto"/>
        <w:jc w:val="both"/>
        <w:pPrChange w:id="672" w:author="Roca Neyra Renzo Jaime" w:date="2019-09-09T23:52:00Z">
          <w:pPr>
            <w:pStyle w:val="Prrafodelista"/>
            <w:numPr>
              <w:ilvl w:val="1"/>
              <w:numId w:val="15"/>
            </w:numPr>
            <w:ind w:left="1440" w:hanging="360"/>
          </w:pPr>
        </w:pPrChange>
      </w:pPr>
      <w:r>
        <w:t xml:space="preserve">Se obtiene de la línea de señal del fichero de cabecera o del registro de encabezado del fichero </w:t>
      </w:r>
      <w:proofErr w:type="spellStart"/>
      <w:r>
        <w:t>edf</w:t>
      </w:r>
      <w:proofErr w:type="spellEnd"/>
      <w:r>
        <w:t xml:space="preserve"> calculando: </w:t>
      </w:r>
      <w:proofErr w:type="spellStart"/>
      <w:r>
        <w:t>max_digital</w:t>
      </w:r>
      <w:proofErr w:type="spellEnd"/>
      <w:r>
        <w:t xml:space="preserve"> – ganancia*</w:t>
      </w:r>
      <w:proofErr w:type="spellStart"/>
      <w:r>
        <w:t>max_fisico</w:t>
      </w:r>
      <w:proofErr w:type="spellEnd"/>
      <w:r>
        <w:t>.</w:t>
      </w:r>
    </w:p>
    <w:p w14:paraId="19DFB144" w14:textId="77777777" w:rsidR="005D1D8C" w:rsidRDefault="005D1D8C">
      <w:pPr>
        <w:pStyle w:val="Prrafodelista"/>
        <w:numPr>
          <w:ilvl w:val="1"/>
          <w:numId w:val="15"/>
        </w:numPr>
        <w:spacing w:line="360" w:lineRule="auto"/>
        <w:jc w:val="both"/>
        <w:pPrChange w:id="673" w:author="Roca Neyra Renzo Jaime" w:date="2019-09-09T23:52:00Z">
          <w:pPr>
            <w:pStyle w:val="Prrafodelista"/>
            <w:numPr>
              <w:ilvl w:val="1"/>
              <w:numId w:val="15"/>
            </w:numPr>
            <w:ind w:left="1440" w:hanging="360"/>
          </w:pPr>
        </w:pPrChange>
      </w:pPr>
      <w:r>
        <w:t>Se utiliza para obtener el valor en unidades física de una muestra de la señal.</w:t>
      </w:r>
    </w:p>
    <w:p w14:paraId="35A03048" w14:textId="77777777" w:rsidR="00E65114" w:rsidRPr="005D1D8C" w:rsidRDefault="00374BDC">
      <w:pPr>
        <w:pStyle w:val="Prrafodelista"/>
        <w:numPr>
          <w:ilvl w:val="0"/>
          <w:numId w:val="15"/>
        </w:numPr>
        <w:spacing w:line="360" w:lineRule="auto"/>
        <w:jc w:val="both"/>
        <w:pPrChange w:id="674" w:author="Roca Neyra Renzo Jaime" w:date="2019-09-09T23:52:00Z">
          <w:pPr>
            <w:pStyle w:val="Prrafodelista"/>
            <w:numPr>
              <w:numId w:val="15"/>
            </w:numPr>
            <w:ind w:hanging="360"/>
          </w:pPr>
        </w:pPrChange>
      </w:pPr>
      <w:proofErr w:type="spellStart"/>
      <w:r w:rsidRPr="00154AC1">
        <w:rPr>
          <w:rFonts w:ascii="Consolas" w:hAnsi="Consolas" w:cs="Consolas"/>
          <w:color w:val="0070C0"/>
          <w:sz w:val="19"/>
          <w:szCs w:val="19"/>
        </w:rPr>
        <w:t>SignalStorageFormat</w:t>
      </w:r>
      <w:proofErr w:type="spellEnd"/>
      <w:r w:rsidRPr="00154AC1">
        <w:rPr>
          <w:rFonts w:ascii="Consolas" w:hAnsi="Consolas" w:cs="Consolas"/>
          <w:color w:val="0070C0"/>
          <w:sz w:val="19"/>
          <w:szCs w:val="19"/>
        </w:rPr>
        <w:t xml:space="preserve"> </w:t>
      </w:r>
      <w:proofErr w:type="spellStart"/>
      <w:r>
        <w:rPr>
          <w:rFonts w:ascii="Consolas" w:hAnsi="Consolas" w:cs="Consolas"/>
          <w:color w:val="000000"/>
          <w:sz w:val="19"/>
          <w:szCs w:val="19"/>
        </w:rPr>
        <w:t>Format</w:t>
      </w:r>
      <w:proofErr w:type="spellEnd"/>
      <w:r w:rsidR="005D1D8C">
        <w:rPr>
          <w:rFonts w:ascii="Consolas" w:hAnsi="Consolas" w:cs="Consolas"/>
          <w:color w:val="000000"/>
          <w:sz w:val="19"/>
          <w:szCs w:val="19"/>
        </w:rPr>
        <w:t>:</w:t>
      </w:r>
    </w:p>
    <w:p w14:paraId="5D6904EF" w14:textId="0DE8A0FF" w:rsidR="005D1D8C" w:rsidRDefault="00700B44">
      <w:pPr>
        <w:pStyle w:val="Prrafodelista"/>
        <w:numPr>
          <w:ilvl w:val="1"/>
          <w:numId w:val="15"/>
        </w:numPr>
        <w:spacing w:line="360" w:lineRule="auto"/>
        <w:jc w:val="both"/>
        <w:pPrChange w:id="675" w:author="Roca Neyra Renzo Jaime" w:date="2019-09-09T23:52:00Z">
          <w:pPr>
            <w:pStyle w:val="Prrafodelista"/>
            <w:numPr>
              <w:ilvl w:val="1"/>
              <w:numId w:val="15"/>
            </w:numPr>
            <w:ind w:left="1440" w:hanging="360"/>
          </w:pPr>
        </w:pPrChange>
      </w:pPr>
      <w:del w:id="676" w:author="Roca Neyra Renzo Jaime" w:date="2019-09-09T23:45:00Z">
        <w:r w:rsidDel="00F12AAA">
          <w:delText>Representa  el</w:delText>
        </w:r>
      </w:del>
      <w:ins w:id="677" w:author="Roca Neyra Renzo Jaime" w:date="2019-09-09T23:45:00Z">
        <w:r w:rsidR="00F12AAA">
          <w:t>Representa el</w:t>
        </w:r>
      </w:ins>
      <w:r>
        <w:t xml:space="preserve"> formato en lo que están representados las muestras en el fichero de datos o registro de datos.</w:t>
      </w:r>
    </w:p>
    <w:p w14:paraId="20EF294E" w14:textId="77777777" w:rsidR="00700B44" w:rsidRDefault="00700B44">
      <w:pPr>
        <w:pStyle w:val="Prrafodelista"/>
        <w:numPr>
          <w:ilvl w:val="1"/>
          <w:numId w:val="15"/>
        </w:numPr>
        <w:spacing w:line="360" w:lineRule="auto"/>
        <w:jc w:val="both"/>
        <w:pPrChange w:id="678" w:author="Roca Neyra Renzo Jaime" w:date="2019-09-09T23:52:00Z">
          <w:pPr>
            <w:pStyle w:val="Prrafodelista"/>
            <w:numPr>
              <w:ilvl w:val="1"/>
              <w:numId w:val="15"/>
            </w:numPr>
            <w:ind w:left="1440" w:hanging="360"/>
          </w:pPr>
        </w:pPrChange>
      </w:pPr>
      <w:r>
        <w:t>Se obtiene de la línea de señal del fichero de cabecera.</w:t>
      </w:r>
    </w:p>
    <w:p w14:paraId="12105F12" w14:textId="77777777" w:rsidR="00700B44" w:rsidRDefault="00700B44">
      <w:pPr>
        <w:pStyle w:val="Prrafodelista"/>
        <w:numPr>
          <w:ilvl w:val="1"/>
          <w:numId w:val="15"/>
        </w:numPr>
        <w:spacing w:line="360" w:lineRule="auto"/>
        <w:jc w:val="both"/>
        <w:pPrChange w:id="679" w:author="Roca Neyra Renzo Jaime" w:date="2019-09-09T23:52:00Z">
          <w:pPr>
            <w:pStyle w:val="Prrafodelista"/>
            <w:numPr>
              <w:ilvl w:val="1"/>
              <w:numId w:val="15"/>
            </w:numPr>
            <w:ind w:left="1440" w:hanging="360"/>
          </w:pPr>
        </w:pPrChange>
      </w:pPr>
      <w:r>
        <w:t>Se utiliza para leer las muestra</w:t>
      </w:r>
      <w:r w:rsidR="00DF1530">
        <w:t>s</w:t>
      </w:r>
      <w:r>
        <w:t xml:space="preserve">. </w:t>
      </w:r>
    </w:p>
    <w:p w14:paraId="191BDED4" w14:textId="77777777" w:rsidR="00035C20" w:rsidRDefault="00035C20">
      <w:pPr>
        <w:spacing w:line="360" w:lineRule="auto"/>
        <w:jc w:val="both"/>
        <w:pPrChange w:id="680" w:author="Roca Neyra Renzo Jaime" w:date="2019-09-09T23:52:00Z">
          <w:pPr/>
        </w:pPrChange>
      </w:pPr>
    </w:p>
    <w:p w14:paraId="5D4021B6" w14:textId="77777777" w:rsidR="00035C20" w:rsidRPr="00E65114" w:rsidRDefault="00035C20">
      <w:pPr>
        <w:spacing w:line="360" w:lineRule="auto"/>
        <w:jc w:val="both"/>
        <w:pPrChange w:id="681" w:author="Roca Neyra Renzo Jaime" w:date="2019-09-09T23:52:00Z">
          <w:pPr/>
        </w:pPrChange>
      </w:pPr>
    </w:p>
    <w:p w14:paraId="005A33E3" w14:textId="77777777" w:rsidR="00700B44" w:rsidRDefault="00374BDC">
      <w:pPr>
        <w:pStyle w:val="Prrafodelista"/>
        <w:numPr>
          <w:ilvl w:val="0"/>
          <w:numId w:val="15"/>
        </w:numPr>
        <w:spacing w:line="360" w:lineRule="auto"/>
        <w:jc w:val="both"/>
        <w:pPrChange w:id="682"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Units</w:t>
      </w:r>
      <w:proofErr w:type="spellEnd"/>
      <w:r w:rsidR="00700B44">
        <w:rPr>
          <w:rFonts w:ascii="Consolas" w:hAnsi="Consolas" w:cs="Consolas"/>
          <w:color w:val="000000"/>
          <w:sz w:val="19"/>
          <w:szCs w:val="19"/>
        </w:rPr>
        <w:t>:</w:t>
      </w:r>
    </w:p>
    <w:p w14:paraId="1F854D1B" w14:textId="77777777" w:rsidR="00700B44" w:rsidRDefault="00700B44">
      <w:pPr>
        <w:pStyle w:val="Prrafodelista"/>
        <w:numPr>
          <w:ilvl w:val="1"/>
          <w:numId w:val="15"/>
        </w:numPr>
        <w:spacing w:line="360" w:lineRule="auto"/>
        <w:jc w:val="both"/>
        <w:pPrChange w:id="683" w:author="Roca Neyra Renzo Jaime" w:date="2019-09-09T23:52:00Z">
          <w:pPr>
            <w:pStyle w:val="Prrafodelista"/>
            <w:numPr>
              <w:ilvl w:val="1"/>
              <w:numId w:val="15"/>
            </w:numPr>
            <w:ind w:left="1440" w:hanging="360"/>
          </w:pPr>
        </w:pPrChange>
      </w:pPr>
      <w:r>
        <w:t>Representa la unidad física en la que se miden las muestras.</w:t>
      </w:r>
    </w:p>
    <w:p w14:paraId="57EBBCC8" w14:textId="77777777" w:rsidR="00700B44" w:rsidRDefault="00700B44">
      <w:pPr>
        <w:pStyle w:val="Prrafodelista"/>
        <w:numPr>
          <w:ilvl w:val="1"/>
          <w:numId w:val="15"/>
        </w:numPr>
        <w:spacing w:line="360" w:lineRule="auto"/>
        <w:jc w:val="both"/>
        <w:pPrChange w:id="684" w:author="Roca Neyra Renzo Jaime" w:date="2019-09-09T23:52:00Z">
          <w:pPr>
            <w:pStyle w:val="Prrafodelista"/>
            <w:numPr>
              <w:ilvl w:val="1"/>
              <w:numId w:val="15"/>
            </w:numPr>
            <w:ind w:left="1440" w:hanging="360"/>
          </w:pPr>
        </w:pPrChange>
      </w:pPr>
      <w:r>
        <w:t xml:space="preserve">Se obtiene de la línea de señal del fichero de cabecera o del registro de encabezado del fichero </w:t>
      </w:r>
      <w:proofErr w:type="spellStart"/>
      <w:r>
        <w:t>edf</w:t>
      </w:r>
      <w:proofErr w:type="spellEnd"/>
      <w:r>
        <w:t>.</w:t>
      </w:r>
    </w:p>
    <w:p w14:paraId="09B620D2" w14:textId="77777777" w:rsidR="00700B44" w:rsidRPr="00E65114" w:rsidRDefault="00700B44">
      <w:pPr>
        <w:pStyle w:val="Prrafodelista"/>
        <w:numPr>
          <w:ilvl w:val="1"/>
          <w:numId w:val="15"/>
        </w:numPr>
        <w:spacing w:line="360" w:lineRule="auto"/>
        <w:jc w:val="both"/>
        <w:rPr>
          <w:rFonts w:cstheme="minorHAnsi"/>
        </w:rPr>
        <w:pPrChange w:id="685" w:author="Roca Neyra Renzo Jaime" w:date="2019-09-09T23:52:00Z">
          <w:pPr>
            <w:pStyle w:val="Prrafodelista"/>
            <w:numPr>
              <w:ilvl w:val="1"/>
              <w:numId w:val="15"/>
            </w:numPr>
            <w:ind w:left="1440" w:hanging="360"/>
          </w:pPr>
        </w:pPrChange>
      </w:pPr>
      <w:r w:rsidRPr="00E65114">
        <w:rPr>
          <w:rFonts w:cstheme="minorHAnsi"/>
          <w:color w:val="000000"/>
        </w:rPr>
        <w:t>Esta propiedad es únicamente informativa.</w:t>
      </w:r>
    </w:p>
    <w:p w14:paraId="2B15DBCD" w14:textId="77777777" w:rsidR="00700B44" w:rsidRPr="00E65114" w:rsidRDefault="00700B44">
      <w:pPr>
        <w:pStyle w:val="Prrafodelista"/>
        <w:spacing w:line="360" w:lineRule="auto"/>
        <w:ind w:left="1440"/>
        <w:jc w:val="both"/>
        <w:pPrChange w:id="686" w:author="Roca Neyra Renzo Jaime" w:date="2019-09-09T23:52:00Z">
          <w:pPr>
            <w:pStyle w:val="Prrafodelista"/>
            <w:ind w:left="1440"/>
          </w:pPr>
        </w:pPrChange>
      </w:pPr>
    </w:p>
    <w:p w14:paraId="009E1434" w14:textId="77777777" w:rsidR="00E65114" w:rsidRPr="00700B44" w:rsidRDefault="00374BDC">
      <w:pPr>
        <w:pStyle w:val="Prrafodelista"/>
        <w:numPr>
          <w:ilvl w:val="0"/>
          <w:numId w:val="15"/>
        </w:numPr>
        <w:spacing w:line="360" w:lineRule="auto"/>
        <w:jc w:val="both"/>
        <w:pPrChange w:id="687"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SamplesPerFrame</w:t>
      </w:r>
      <w:proofErr w:type="spellEnd"/>
      <w:r w:rsidR="00700B44">
        <w:rPr>
          <w:rFonts w:ascii="Consolas" w:hAnsi="Consolas" w:cs="Consolas"/>
          <w:color w:val="000000"/>
          <w:sz w:val="19"/>
          <w:szCs w:val="19"/>
        </w:rPr>
        <w:t>:</w:t>
      </w:r>
    </w:p>
    <w:p w14:paraId="4B79C25E" w14:textId="77777777" w:rsidR="00700B44" w:rsidRPr="00700B44" w:rsidRDefault="00700B44">
      <w:pPr>
        <w:pStyle w:val="Prrafodelista"/>
        <w:numPr>
          <w:ilvl w:val="1"/>
          <w:numId w:val="15"/>
        </w:numPr>
        <w:spacing w:line="360" w:lineRule="auto"/>
        <w:jc w:val="both"/>
        <w:pPrChange w:id="688" w:author="Roca Neyra Renzo Jaime" w:date="2019-09-09T23:52:00Z">
          <w:pPr>
            <w:pStyle w:val="Prrafodelista"/>
            <w:numPr>
              <w:ilvl w:val="1"/>
              <w:numId w:val="15"/>
            </w:numPr>
            <w:ind w:left="1440" w:hanging="360"/>
          </w:pPr>
        </w:pPrChange>
      </w:pPr>
      <w:r>
        <w:rPr>
          <w:rFonts w:ascii="Consolas" w:hAnsi="Consolas" w:cs="Consolas"/>
          <w:color w:val="000000"/>
          <w:sz w:val="19"/>
          <w:szCs w:val="19"/>
        </w:rPr>
        <w:t>Representa el número de muestras de un frame o registro de datos. Para registros ordinarios, el número de muestras por frame es 1.</w:t>
      </w:r>
    </w:p>
    <w:p w14:paraId="192261D3" w14:textId="77777777" w:rsidR="00700B44" w:rsidRDefault="00700B44">
      <w:pPr>
        <w:pStyle w:val="Prrafodelista"/>
        <w:numPr>
          <w:ilvl w:val="1"/>
          <w:numId w:val="15"/>
        </w:numPr>
        <w:spacing w:line="360" w:lineRule="auto"/>
        <w:jc w:val="both"/>
        <w:pPrChange w:id="689" w:author="Roca Neyra Renzo Jaime" w:date="2019-09-09T23:52:00Z">
          <w:pPr>
            <w:pStyle w:val="Prrafodelista"/>
            <w:numPr>
              <w:ilvl w:val="1"/>
              <w:numId w:val="15"/>
            </w:numPr>
            <w:ind w:left="1440" w:hanging="360"/>
          </w:pPr>
        </w:pPrChange>
      </w:pPr>
      <w:r>
        <w:t xml:space="preserve">Se obtiene de la línea de señal del fichero de cabecera o del registro de encabezado del fichero </w:t>
      </w:r>
      <w:proofErr w:type="spellStart"/>
      <w:r>
        <w:t>edf</w:t>
      </w:r>
      <w:proofErr w:type="spellEnd"/>
      <w:r>
        <w:t>.</w:t>
      </w:r>
    </w:p>
    <w:p w14:paraId="570F9A24" w14:textId="77777777" w:rsidR="00700B44" w:rsidRDefault="00700B44">
      <w:pPr>
        <w:pStyle w:val="Prrafodelista"/>
        <w:numPr>
          <w:ilvl w:val="1"/>
          <w:numId w:val="15"/>
        </w:numPr>
        <w:spacing w:line="360" w:lineRule="auto"/>
        <w:jc w:val="both"/>
        <w:pPrChange w:id="690" w:author="Roca Neyra Renzo Jaime" w:date="2019-09-09T23:52:00Z">
          <w:pPr>
            <w:pStyle w:val="Prrafodelista"/>
            <w:numPr>
              <w:ilvl w:val="1"/>
              <w:numId w:val="15"/>
            </w:numPr>
            <w:ind w:left="1440" w:hanging="360"/>
          </w:pPr>
        </w:pPrChange>
      </w:pPr>
      <w:r>
        <w:t>Esta propiedad se utiliza para leer las muestras de una señal.</w:t>
      </w:r>
    </w:p>
    <w:p w14:paraId="0C9943A7" w14:textId="77777777" w:rsidR="00E65114" w:rsidRPr="00700B44" w:rsidRDefault="00374BDC">
      <w:pPr>
        <w:pStyle w:val="Prrafodelista"/>
        <w:numPr>
          <w:ilvl w:val="0"/>
          <w:numId w:val="15"/>
        </w:numPr>
        <w:spacing w:line="360" w:lineRule="auto"/>
        <w:jc w:val="both"/>
        <w:pPrChange w:id="691"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BlockSize</w:t>
      </w:r>
      <w:proofErr w:type="spellEnd"/>
      <w:r>
        <w:rPr>
          <w:rFonts w:ascii="Consolas" w:hAnsi="Consolas" w:cs="Consolas"/>
          <w:color w:val="000000"/>
          <w:sz w:val="19"/>
          <w:szCs w:val="19"/>
        </w:rPr>
        <w:t>:</w:t>
      </w:r>
    </w:p>
    <w:p w14:paraId="6EC518B5" w14:textId="77777777" w:rsidR="00700B44" w:rsidRPr="00700B44" w:rsidRDefault="00700B44">
      <w:pPr>
        <w:pStyle w:val="Prrafodelista"/>
        <w:numPr>
          <w:ilvl w:val="1"/>
          <w:numId w:val="15"/>
        </w:numPr>
        <w:spacing w:line="360" w:lineRule="auto"/>
        <w:jc w:val="both"/>
        <w:pPrChange w:id="692" w:author="Roca Neyra Renzo Jaime" w:date="2019-09-09T23:52:00Z">
          <w:pPr>
            <w:pStyle w:val="Prrafodelista"/>
            <w:numPr>
              <w:ilvl w:val="1"/>
              <w:numId w:val="15"/>
            </w:numPr>
            <w:ind w:left="1440" w:hanging="360"/>
          </w:pPr>
        </w:pPrChange>
      </w:pPr>
      <w:r>
        <w:rPr>
          <w:rFonts w:ascii="Consolas" w:hAnsi="Consolas" w:cs="Consolas"/>
          <w:color w:val="000000"/>
          <w:sz w:val="19"/>
          <w:szCs w:val="19"/>
        </w:rPr>
        <w:t>Representa el tamaño de bloque de memoria utilizada en el SSOO</w:t>
      </w:r>
      <w:r w:rsidR="004A466C">
        <w:rPr>
          <w:rFonts w:ascii="Consolas" w:hAnsi="Consolas" w:cs="Consolas"/>
          <w:color w:val="000000"/>
          <w:sz w:val="19"/>
          <w:szCs w:val="19"/>
        </w:rPr>
        <w:t xml:space="preserve"> </w:t>
      </w:r>
      <w:proofErr w:type="spellStart"/>
      <w:r w:rsidR="004A466C">
        <w:rPr>
          <w:rFonts w:ascii="Consolas" w:hAnsi="Consolas" w:cs="Consolas"/>
          <w:color w:val="000000"/>
          <w:sz w:val="19"/>
          <w:szCs w:val="19"/>
        </w:rPr>
        <w:t>linux</w:t>
      </w:r>
      <w:proofErr w:type="spellEnd"/>
      <w:r>
        <w:rPr>
          <w:rFonts w:ascii="Consolas" w:hAnsi="Consolas" w:cs="Consolas"/>
          <w:color w:val="000000"/>
          <w:sz w:val="19"/>
          <w:szCs w:val="19"/>
        </w:rPr>
        <w:t>.</w:t>
      </w:r>
    </w:p>
    <w:p w14:paraId="1A51DD0E" w14:textId="77777777" w:rsidR="00700B44" w:rsidRDefault="00700B44">
      <w:pPr>
        <w:pStyle w:val="Prrafodelista"/>
        <w:numPr>
          <w:ilvl w:val="1"/>
          <w:numId w:val="15"/>
        </w:numPr>
        <w:spacing w:line="360" w:lineRule="auto"/>
        <w:jc w:val="both"/>
        <w:pPrChange w:id="693" w:author="Roca Neyra Renzo Jaime" w:date="2019-09-09T23:52:00Z">
          <w:pPr>
            <w:pStyle w:val="Prrafodelista"/>
            <w:numPr>
              <w:ilvl w:val="1"/>
              <w:numId w:val="15"/>
            </w:numPr>
            <w:ind w:left="1440" w:hanging="360"/>
          </w:pPr>
        </w:pPrChange>
      </w:pPr>
      <w:r>
        <w:t>Se obtiene de la línea de señal del fichero de cabecera.</w:t>
      </w:r>
    </w:p>
    <w:p w14:paraId="519A1AF5" w14:textId="77777777" w:rsidR="00700B44" w:rsidRPr="00700B44" w:rsidRDefault="00700B44">
      <w:pPr>
        <w:pStyle w:val="Prrafodelista"/>
        <w:numPr>
          <w:ilvl w:val="1"/>
          <w:numId w:val="15"/>
        </w:numPr>
        <w:spacing w:line="360" w:lineRule="auto"/>
        <w:jc w:val="both"/>
        <w:rPr>
          <w:rFonts w:cstheme="minorHAnsi"/>
        </w:rPr>
        <w:pPrChange w:id="694" w:author="Roca Neyra Renzo Jaime" w:date="2019-09-09T23:52:00Z">
          <w:pPr>
            <w:pStyle w:val="Prrafodelista"/>
            <w:numPr>
              <w:ilvl w:val="1"/>
              <w:numId w:val="15"/>
            </w:numPr>
            <w:ind w:left="1440" w:hanging="360"/>
          </w:pPr>
        </w:pPrChange>
      </w:pPr>
      <w:r w:rsidRPr="00E65114">
        <w:rPr>
          <w:rFonts w:cstheme="minorHAnsi"/>
          <w:color w:val="000000"/>
        </w:rPr>
        <w:t>Esta propiedad es únicamente informativa.</w:t>
      </w:r>
    </w:p>
    <w:p w14:paraId="2008FDAD" w14:textId="77777777" w:rsidR="00E65114" w:rsidRPr="004A466C" w:rsidRDefault="00374BDC">
      <w:pPr>
        <w:pStyle w:val="Prrafodelista"/>
        <w:numPr>
          <w:ilvl w:val="0"/>
          <w:numId w:val="15"/>
        </w:numPr>
        <w:spacing w:line="360" w:lineRule="auto"/>
        <w:jc w:val="both"/>
        <w:pPrChange w:id="695"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AdcResolution</w:t>
      </w:r>
      <w:proofErr w:type="spellEnd"/>
      <w:r>
        <w:rPr>
          <w:rFonts w:ascii="Consolas" w:hAnsi="Consolas" w:cs="Consolas"/>
          <w:color w:val="000000"/>
          <w:sz w:val="19"/>
          <w:szCs w:val="19"/>
        </w:rPr>
        <w:t>:</w:t>
      </w:r>
    </w:p>
    <w:p w14:paraId="13F89311" w14:textId="77777777" w:rsidR="004A466C" w:rsidRPr="004A466C" w:rsidRDefault="19796FE2">
      <w:pPr>
        <w:pStyle w:val="Prrafodelista"/>
        <w:numPr>
          <w:ilvl w:val="1"/>
          <w:numId w:val="15"/>
        </w:numPr>
        <w:spacing w:line="360" w:lineRule="auto"/>
        <w:jc w:val="both"/>
        <w:pPrChange w:id="696" w:author="Roca Neyra Renzo Jaime" w:date="2019-09-09T23:52:00Z">
          <w:pPr>
            <w:pStyle w:val="Prrafodelista"/>
            <w:numPr>
              <w:ilvl w:val="1"/>
              <w:numId w:val="15"/>
            </w:numPr>
            <w:ind w:left="1440" w:hanging="360"/>
          </w:pPr>
        </w:pPrChange>
      </w:pPr>
      <w:r w:rsidRPr="19796FE2">
        <w:rPr>
          <w:rFonts w:ascii="Consolas" w:hAnsi="Consolas" w:cs="Consolas"/>
          <w:color w:val="000000" w:themeColor="text1"/>
          <w:sz w:val="19"/>
          <w:szCs w:val="19"/>
        </w:rPr>
        <w:t xml:space="preserve">Representa la resolución de convertidor de analógico </w:t>
      </w:r>
      <w:proofErr w:type="gramStart"/>
      <w:r w:rsidRPr="19796FE2">
        <w:rPr>
          <w:rFonts w:ascii="Consolas" w:hAnsi="Consolas" w:cs="Consolas"/>
          <w:color w:val="000000" w:themeColor="text1"/>
          <w:sz w:val="19"/>
          <w:szCs w:val="19"/>
        </w:rPr>
        <w:t>al digital</w:t>
      </w:r>
      <w:proofErr w:type="gramEnd"/>
      <w:r w:rsidRPr="19796FE2">
        <w:rPr>
          <w:rFonts w:ascii="Consolas" w:hAnsi="Consolas" w:cs="Consolas"/>
          <w:color w:val="000000" w:themeColor="text1"/>
          <w:sz w:val="19"/>
          <w:szCs w:val="19"/>
        </w:rPr>
        <w:t>.</w:t>
      </w:r>
    </w:p>
    <w:p w14:paraId="422EB603" w14:textId="77777777" w:rsidR="004A466C" w:rsidRDefault="004A466C">
      <w:pPr>
        <w:pStyle w:val="Prrafodelista"/>
        <w:numPr>
          <w:ilvl w:val="1"/>
          <w:numId w:val="15"/>
        </w:numPr>
        <w:spacing w:line="360" w:lineRule="auto"/>
        <w:jc w:val="both"/>
        <w:pPrChange w:id="697" w:author="Roca Neyra Renzo Jaime" w:date="2019-09-09T23:52:00Z">
          <w:pPr>
            <w:pStyle w:val="Prrafodelista"/>
            <w:numPr>
              <w:ilvl w:val="1"/>
              <w:numId w:val="15"/>
            </w:numPr>
            <w:ind w:left="1440" w:hanging="360"/>
          </w:pPr>
        </w:pPrChange>
      </w:pPr>
      <w:r>
        <w:t>Se obtiene</w:t>
      </w:r>
      <w:r w:rsidR="00CF7F05">
        <w:t xml:space="preserve"> directamente</w:t>
      </w:r>
      <w:r>
        <w:t xml:space="preserve"> de la línea de señal del fichero de cabecera</w:t>
      </w:r>
      <w:r w:rsidR="00CF7F05">
        <w:t xml:space="preserve"> o calculando el número de bits necesarios para representa el rango digital (</w:t>
      </w:r>
      <w:proofErr w:type="spellStart"/>
      <w:r w:rsidR="00CF7F05">
        <w:t>maxDigital</w:t>
      </w:r>
      <w:proofErr w:type="spellEnd"/>
      <w:r w:rsidR="00CF7F05">
        <w:t xml:space="preserve"> – </w:t>
      </w:r>
      <w:proofErr w:type="spellStart"/>
      <w:r w:rsidR="00CF7F05">
        <w:t>minDigital</w:t>
      </w:r>
      <w:proofErr w:type="spellEnd"/>
      <w:r w:rsidR="00CF7F05">
        <w:t>)</w:t>
      </w:r>
      <w:r>
        <w:t>.</w:t>
      </w:r>
    </w:p>
    <w:p w14:paraId="15096BD5" w14:textId="31E6F8A2" w:rsidR="00CF7F05" w:rsidRDefault="00CF7F05" w:rsidP="00AD0AFE">
      <w:pPr>
        <w:pStyle w:val="Prrafodelista"/>
        <w:numPr>
          <w:ilvl w:val="1"/>
          <w:numId w:val="15"/>
        </w:numPr>
        <w:spacing w:line="360" w:lineRule="auto"/>
        <w:jc w:val="both"/>
        <w:rPr>
          <w:ins w:id="698" w:author="Roca Neyra Renzo Jaime" w:date="2019-09-10T00:01:00Z"/>
        </w:rPr>
      </w:pPr>
      <w:r>
        <w:t>Esta propiedad es únicamente informativa.</w:t>
      </w:r>
    </w:p>
    <w:p w14:paraId="04DD2F1B" w14:textId="77777777" w:rsidR="003F70A1" w:rsidRDefault="003F70A1">
      <w:pPr>
        <w:pStyle w:val="Prrafodelista"/>
        <w:spacing w:line="360" w:lineRule="auto"/>
        <w:ind w:left="1440"/>
        <w:jc w:val="both"/>
        <w:pPrChange w:id="699" w:author="Roca Neyra Renzo Jaime" w:date="2019-09-10T00:01:00Z">
          <w:pPr>
            <w:pStyle w:val="Prrafodelista"/>
            <w:numPr>
              <w:ilvl w:val="1"/>
              <w:numId w:val="15"/>
            </w:numPr>
            <w:ind w:left="1440" w:hanging="360"/>
          </w:pPr>
        </w:pPrChange>
      </w:pPr>
    </w:p>
    <w:p w14:paraId="257A7C95" w14:textId="77777777" w:rsidR="00E65114" w:rsidRPr="00CF7F05" w:rsidRDefault="00374BDC">
      <w:pPr>
        <w:pStyle w:val="Prrafodelista"/>
        <w:numPr>
          <w:ilvl w:val="0"/>
          <w:numId w:val="15"/>
        </w:numPr>
        <w:spacing w:line="360" w:lineRule="auto"/>
        <w:jc w:val="both"/>
        <w:pPrChange w:id="700"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lastRenderedPageBreak/>
        <w:t>int</w:t>
      </w:r>
      <w:proofErr w:type="spellEnd"/>
      <w:r>
        <w:rPr>
          <w:rFonts w:ascii="Consolas" w:hAnsi="Consolas" w:cs="Consolas"/>
          <w:color w:val="000000"/>
          <w:sz w:val="19"/>
          <w:szCs w:val="19"/>
        </w:rPr>
        <w:t xml:space="preserve"> AdcZero:</w:t>
      </w:r>
    </w:p>
    <w:p w14:paraId="670A2E6D" w14:textId="77777777" w:rsidR="00CF7F05" w:rsidRPr="00B436DA" w:rsidRDefault="00B436DA">
      <w:pPr>
        <w:pStyle w:val="Prrafodelista"/>
        <w:numPr>
          <w:ilvl w:val="1"/>
          <w:numId w:val="15"/>
        </w:numPr>
        <w:spacing w:line="360" w:lineRule="auto"/>
        <w:jc w:val="both"/>
        <w:pPrChange w:id="701" w:author="Roca Neyra Renzo Jaime" w:date="2019-09-09T23:52:00Z">
          <w:pPr>
            <w:pStyle w:val="Prrafodelista"/>
            <w:numPr>
              <w:ilvl w:val="1"/>
              <w:numId w:val="15"/>
            </w:numPr>
            <w:ind w:left="1440" w:hanging="360"/>
          </w:pPr>
        </w:pPrChange>
      </w:pPr>
      <w:r>
        <w:rPr>
          <w:rFonts w:ascii="Consolas" w:hAnsi="Consolas" w:cs="Consolas"/>
          <w:color w:val="000000"/>
          <w:sz w:val="19"/>
          <w:szCs w:val="19"/>
        </w:rPr>
        <w:t>Representa el valor cero de converti</w:t>
      </w:r>
      <w:r w:rsidRPr="00B436DA">
        <w:rPr>
          <w:rFonts w:ascii="Consolas" w:hAnsi="Consolas" w:cs="Consolas"/>
          <w:color w:val="000000"/>
          <w:sz w:val="19"/>
          <w:szCs w:val="19"/>
        </w:rPr>
        <w:t>dor</w:t>
      </w:r>
      <w:r>
        <w:rPr>
          <w:rFonts w:ascii="Consolas" w:hAnsi="Consolas" w:cs="Consolas"/>
          <w:color w:val="000000"/>
          <w:sz w:val="19"/>
          <w:szCs w:val="19"/>
        </w:rPr>
        <w:t xml:space="preserve"> de digital al analógico.</w:t>
      </w:r>
    </w:p>
    <w:p w14:paraId="0CA404AF" w14:textId="77777777" w:rsidR="00B436DA" w:rsidRDefault="00B436DA">
      <w:pPr>
        <w:pStyle w:val="Prrafodelista"/>
        <w:numPr>
          <w:ilvl w:val="1"/>
          <w:numId w:val="15"/>
        </w:numPr>
        <w:spacing w:line="360" w:lineRule="auto"/>
        <w:jc w:val="both"/>
        <w:pPrChange w:id="702" w:author="Roca Neyra Renzo Jaime" w:date="2019-09-09T23:52:00Z">
          <w:pPr>
            <w:pStyle w:val="Prrafodelista"/>
            <w:numPr>
              <w:ilvl w:val="1"/>
              <w:numId w:val="15"/>
            </w:numPr>
            <w:ind w:left="1440" w:hanging="360"/>
          </w:pPr>
        </w:pPrChange>
      </w:pPr>
      <w:r>
        <w:t>Se obtiene directamente de la línea de señal del fichero de cabecera o calculando la semisuma del máximo digital y el mínimo digital.</w:t>
      </w:r>
    </w:p>
    <w:p w14:paraId="0B54756F" w14:textId="77777777" w:rsidR="00B436DA" w:rsidRPr="00E65114" w:rsidRDefault="00B436DA">
      <w:pPr>
        <w:pStyle w:val="Prrafodelista"/>
        <w:numPr>
          <w:ilvl w:val="1"/>
          <w:numId w:val="15"/>
        </w:numPr>
        <w:spacing w:line="360" w:lineRule="auto"/>
        <w:jc w:val="both"/>
        <w:pPrChange w:id="703" w:author="Roca Neyra Renzo Jaime" w:date="2019-09-09T23:52:00Z">
          <w:pPr>
            <w:pStyle w:val="Prrafodelista"/>
            <w:numPr>
              <w:ilvl w:val="1"/>
              <w:numId w:val="15"/>
            </w:numPr>
            <w:ind w:left="1440" w:hanging="360"/>
          </w:pPr>
        </w:pPrChange>
      </w:pPr>
      <w:r>
        <w:t>Esta propiedad es únicamente informativa.</w:t>
      </w:r>
    </w:p>
    <w:p w14:paraId="4229DE38" w14:textId="77777777" w:rsidR="00E65114" w:rsidRPr="007C7C22" w:rsidRDefault="00374BDC">
      <w:pPr>
        <w:pStyle w:val="Prrafodelista"/>
        <w:numPr>
          <w:ilvl w:val="0"/>
          <w:numId w:val="15"/>
        </w:numPr>
        <w:spacing w:line="360" w:lineRule="auto"/>
        <w:jc w:val="both"/>
        <w:pPrChange w:id="704"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NumberOfSamples</w:t>
      </w:r>
      <w:proofErr w:type="spellEnd"/>
      <w:r>
        <w:rPr>
          <w:rFonts w:ascii="Consolas" w:hAnsi="Consolas" w:cs="Consolas"/>
          <w:color w:val="000000"/>
          <w:sz w:val="19"/>
          <w:szCs w:val="19"/>
        </w:rPr>
        <w:t>:</w:t>
      </w:r>
    </w:p>
    <w:p w14:paraId="5B3EDB57" w14:textId="77777777" w:rsidR="007C7C22" w:rsidRPr="007C7C22" w:rsidRDefault="007C7C22">
      <w:pPr>
        <w:pStyle w:val="Prrafodelista"/>
        <w:numPr>
          <w:ilvl w:val="1"/>
          <w:numId w:val="15"/>
        </w:numPr>
        <w:spacing w:line="360" w:lineRule="auto"/>
        <w:jc w:val="both"/>
        <w:pPrChange w:id="705" w:author="Roca Neyra Renzo Jaime" w:date="2019-09-09T23:52:00Z">
          <w:pPr>
            <w:pStyle w:val="Prrafodelista"/>
            <w:numPr>
              <w:ilvl w:val="1"/>
              <w:numId w:val="15"/>
            </w:numPr>
            <w:ind w:left="1440" w:hanging="360"/>
          </w:pPr>
        </w:pPrChange>
      </w:pPr>
      <w:r>
        <w:rPr>
          <w:rFonts w:ascii="Consolas" w:hAnsi="Consolas" w:cs="Consolas"/>
          <w:color w:val="000000"/>
          <w:sz w:val="19"/>
          <w:szCs w:val="19"/>
        </w:rPr>
        <w:t>Representa el número de muestras capturada en la señal.</w:t>
      </w:r>
    </w:p>
    <w:p w14:paraId="15718002" w14:textId="030464EF" w:rsidR="007C7C22" w:rsidRDefault="007C7C22">
      <w:pPr>
        <w:pStyle w:val="Prrafodelista"/>
        <w:numPr>
          <w:ilvl w:val="1"/>
          <w:numId w:val="15"/>
        </w:numPr>
        <w:spacing w:line="360" w:lineRule="auto"/>
        <w:jc w:val="both"/>
        <w:pPrChange w:id="706" w:author="Roca Neyra Renzo Jaime" w:date="2019-09-09T23:52:00Z">
          <w:pPr>
            <w:pStyle w:val="Prrafodelista"/>
            <w:numPr>
              <w:ilvl w:val="1"/>
              <w:numId w:val="15"/>
            </w:numPr>
            <w:ind w:left="1440" w:hanging="360"/>
          </w:pPr>
        </w:pPrChange>
      </w:pPr>
      <w:r>
        <w:t xml:space="preserve">Se obtiene directamente de la línea de señal del fichero de cabecera o calculando el producto: número de </w:t>
      </w:r>
      <w:proofErr w:type="spellStart"/>
      <w:proofErr w:type="gramStart"/>
      <w:r>
        <w:t>frames</w:t>
      </w:r>
      <w:proofErr w:type="spellEnd"/>
      <w:r>
        <w:t xml:space="preserve">  </w:t>
      </w:r>
      <w:ins w:id="707" w:author="Roca Neyra Renzo Jaime" w:date="2019-09-09T23:45:00Z">
        <w:r w:rsidR="00B55929">
          <w:t>por</w:t>
        </w:r>
      </w:ins>
      <w:proofErr w:type="gramEnd"/>
      <w:del w:id="708" w:author="Roca Neyra Renzo Jaime" w:date="2019-09-09T23:45:00Z">
        <w:r w:rsidDel="00B55929">
          <w:delText>*</w:delText>
        </w:r>
      </w:del>
      <w:r>
        <w:t xml:space="preserve">  número de muestras por frame.</w:t>
      </w:r>
    </w:p>
    <w:p w14:paraId="3E4899AE" w14:textId="77777777" w:rsidR="007C7C22" w:rsidRDefault="007C7C22">
      <w:pPr>
        <w:pStyle w:val="Prrafodelista"/>
        <w:numPr>
          <w:ilvl w:val="1"/>
          <w:numId w:val="15"/>
        </w:numPr>
        <w:spacing w:line="360" w:lineRule="auto"/>
        <w:jc w:val="both"/>
        <w:pPrChange w:id="709" w:author="Roca Neyra Renzo Jaime" w:date="2019-09-09T23:52:00Z">
          <w:pPr>
            <w:pStyle w:val="Prrafodelista"/>
            <w:numPr>
              <w:ilvl w:val="1"/>
              <w:numId w:val="15"/>
            </w:numPr>
            <w:ind w:left="1440" w:hanging="360"/>
          </w:pPr>
        </w:pPrChange>
      </w:pPr>
      <w:r>
        <w:t>Esta propiedad es únicamente informativa.</w:t>
      </w:r>
    </w:p>
    <w:p w14:paraId="023C7099" w14:textId="77777777" w:rsidR="00E65114" w:rsidRPr="007C7C22" w:rsidRDefault="00374BDC">
      <w:pPr>
        <w:pStyle w:val="Prrafodelista"/>
        <w:numPr>
          <w:ilvl w:val="0"/>
          <w:numId w:val="15"/>
        </w:numPr>
        <w:spacing w:line="360" w:lineRule="auto"/>
        <w:jc w:val="both"/>
        <w:pPrChange w:id="710"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FF"/>
          <w:sz w:val="19"/>
          <w:szCs w:val="19"/>
        </w:rPr>
        <w:t xml:space="preserve"> </w:t>
      </w:r>
      <w:proofErr w:type="spellStart"/>
      <w:r w:rsidR="00E65114">
        <w:rPr>
          <w:rFonts w:ascii="Consolas" w:hAnsi="Consolas" w:cs="Consolas"/>
          <w:color w:val="000000"/>
          <w:sz w:val="19"/>
          <w:szCs w:val="19"/>
        </w:rPr>
        <w:t>CheckSum</w:t>
      </w:r>
      <w:proofErr w:type="spellEnd"/>
      <w:r w:rsidR="007C7C22">
        <w:rPr>
          <w:rFonts w:ascii="Consolas" w:hAnsi="Consolas" w:cs="Consolas"/>
          <w:color w:val="000000"/>
          <w:sz w:val="19"/>
          <w:szCs w:val="19"/>
        </w:rPr>
        <w:t>:</w:t>
      </w:r>
    </w:p>
    <w:p w14:paraId="63B83C87" w14:textId="77777777" w:rsidR="007C7C22" w:rsidRPr="007C7C22" w:rsidRDefault="007C7C22">
      <w:pPr>
        <w:pStyle w:val="Prrafodelista"/>
        <w:numPr>
          <w:ilvl w:val="1"/>
          <w:numId w:val="15"/>
        </w:numPr>
        <w:spacing w:line="360" w:lineRule="auto"/>
        <w:jc w:val="both"/>
        <w:pPrChange w:id="711" w:author="Roca Neyra Renzo Jaime" w:date="2019-09-09T23:52:00Z">
          <w:pPr>
            <w:pStyle w:val="Prrafodelista"/>
            <w:numPr>
              <w:ilvl w:val="1"/>
              <w:numId w:val="15"/>
            </w:numPr>
            <w:ind w:left="1440" w:hanging="360"/>
          </w:pPr>
        </w:pPrChange>
      </w:pPr>
      <w:r>
        <w:rPr>
          <w:rFonts w:ascii="Consolas" w:hAnsi="Consolas" w:cs="Consolas"/>
          <w:color w:val="000000"/>
          <w:sz w:val="19"/>
          <w:szCs w:val="19"/>
        </w:rPr>
        <w:t>Representa la suma de comprobación del registro.</w:t>
      </w:r>
    </w:p>
    <w:p w14:paraId="2DF6E18F" w14:textId="77777777" w:rsidR="007C7C22" w:rsidRDefault="007C7C22">
      <w:pPr>
        <w:pStyle w:val="Prrafodelista"/>
        <w:numPr>
          <w:ilvl w:val="1"/>
          <w:numId w:val="15"/>
        </w:numPr>
        <w:spacing w:line="360" w:lineRule="auto"/>
        <w:jc w:val="both"/>
        <w:pPrChange w:id="712" w:author="Roca Neyra Renzo Jaime" w:date="2019-09-09T23:52:00Z">
          <w:pPr>
            <w:pStyle w:val="Prrafodelista"/>
            <w:numPr>
              <w:ilvl w:val="1"/>
              <w:numId w:val="15"/>
            </w:numPr>
            <w:ind w:left="1440" w:hanging="360"/>
          </w:pPr>
        </w:pPrChange>
      </w:pPr>
      <w:r>
        <w:t>Se obtiene directamente de la línea de señal.</w:t>
      </w:r>
    </w:p>
    <w:p w14:paraId="7338059C" w14:textId="77777777" w:rsidR="007C7C22" w:rsidRPr="00E65114" w:rsidRDefault="007C7C22">
      <w:pPr>
        <w:pStyle w:val="Prrafodelista"/>
        <w:numPr>
          <w:ilvl w:val="1"/>
          <w:numId w:val="15"/>
        </w:numPr>
        <w:spacing w:line="360" w:lineRule="auto"/>
        <w:jc w:val="both"/>
        <w:pPrChange w:id="713" w:author="Roca Neyra Renzo Jaime" w:date="2019-09-09T23:52:00Z">
          <w:pPr>
            <w:pStyle w:val="Prrafodelista"/>
            <w:numPr>
              <w:ilvl w:val="1"/>
              <w:numId w:val="15"/>
            </w:numPr>
            <w:ind w:left="1440" w:hanging="360"/>
          </w:pPr>
        </w:pPrChange>
      </w:pPr>
      <w:r>
        <w:t>Esta propiedad es únicamente informativa.</w:t>
      </w:r>
    </w:p>
    <w:p w14:paraId="473C29A2" w14:textId="77777777" w:rsidR="00E65114" w:rsidRPr="007C7C22" w:rsidRDefault="00374BDC">
      <w:pPr>
        <w:pStyle w:val="Prrafodelista"/>
        <w:numPr>
          <w:ilvl w:val="0"/>
          <w:numId w:val="15"/>
        </w:numPr>
        <w:spacing w:line="360" w:lineRule="auto"/>
        <w:jc w:val="both"/>
        <w:pPrChange w:id="714"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Skew</w:t>
      </w:r>
      <w:proofErr w:type="spellEnd"/>
      <w:r w:rsidR="007C7C22">
        <w:rPr>
          <w:rFonts w:ascii="Consolas" w:hAnsi="Consolas" w:cs="Consolas"/>
          <w:color w:val="000000"/>
          <w:sz w:val="19"/>
          <w:szCs w:val="19"/>
        </w:rPr>
        <w:t>:</w:t>
      </w:r>
    </w:p>
    <w:p w14:paraId="6A15FE58" w14:textId="77777777" w:rsidR="007C7C22" w:rsidRPr="007C7C22" w:rsidRDefault="007C7C22">
      <w:pPr>
        <w:pStyle w:val="Prrafodelista"/>
        <w:numPr>
          <w:ilvl w:val="1"/>
          <w:numId w:val="15"/>
        </w:numPr>
        <w:spacing w:line="360" w:lineRule="auto"/>
        <w:jc w:val="both"/>
        <w:pPrChange w:id="715" w:author="Roca Neyra Renzo Jaime" w:date="2019-09-09T23:52:00Z">
          <w:pPr>
            <w:pStyle w:val="Prrafodelista"/>
            <w:numPr>
              <w:ilvl w:val="1"/>
              <w:numId w:val="15"/>
            </w:numPr>
            <w:ind w:left="1440" w:hanging="360"/>
          </w:pPr>
        </w:pPrChange>
      </w:pPr>
      <w:r w:rsidRPr="00BD2F7C">
        <w:rPr>
          <w:rFonts w:ascii="Consolas" w:hAnsi="Consolas" w:cs="Consolas"/>
          <w:color w:val="000000"/>
          <w:sz w:val="19"/>
          <w:szCs w:val="19"/>
        </w:rPr>
        <w:t xml:space="preserve">Representa </w:t>
      </w:r>
      <w:r w:rsidR="00BD2F7C" w:rsidRPr="00BD2F7C">
        <w:rPr>
          <w:rFonts w:ascii="Consolas" w:hAnsi="Consolas" w:cs="Consolas"/>
          <w:color w:val="000000"/>
          <w:sz w:val="19"/>
          <w:szCs w:val="19"/>
        </w:rPr>
        <w:t>e</w:t>
      </w:r>
      <w:r w:rsidRPr="00BD2F7C">
        <w:rPr>
          <w:rFonts w:ascii="Consolas" w:hAnsi="Consolas" w:cs="Consolas"/>
          <w:color w:val="000000"/>
          <w:sz w:val="19"/>
          <w:szCs w:val="19"/>
        </w:rPr>
        <w:t>l</w:t>
      </w:r>
      <w:r w:rsidR="00BD2F7C" w:rsidRPr="00BD2F7C">
        <w:t xml:space="preserve"> número de muestras de la señal que se considera que </w:t>
      </w:r>
      <w:r w:rsidR="00BD2F7C" w:rsidRPr="00BD2F7C">
        <w:rPr>
          <w:iCs/>
        </w:rPr>
        <w:t>preceden a la</w:t>
      </w:r>
      <w:r w:rsidR="00BD2F7C" w:rsidRPr="00BD2F7C">
        <w:t> primera muestra</w:t>
      </w:r>
      <w:r>
        <w:rPr>
          <w:rFonts w:ascii="Consolas" w:hAnsi="Consolas" w:cs="Consolas"/>
          <w:color w:val="000000"/>
          <w:sz w:val="19"/>
          <w:szCs w:val="19"/>
        </w:rPr>
        <w:t>.</w:t>
      </w:r>
    </w:p>
    <w:p w14:paraId="68CB75A5" w14:textId="77777777" w:rsidR="007C7C22" w:rsidRDefault="007C7C22">
      <w:pPr>
        <w:pStyle w:val="Prrafodelista"/>
        <w:numPr>
          <w:ilvl w:val="1"/>
          <w:numId w:val="15"/>
        </w:numPr>
        <w:spacing w:line="360" w:lineRule="auto"/>
        <w:jc w:val="both"/>
        <w:pPrChange w:id="716" w:author="Roca Neyra Renzo Jaime" w:date="2019-09-09T23:52:00Z">
          <w:pPr>
            <w:pStyle w:val="Prrafodelista"/>
            <w:numPr>
              <w:ilvl w:val="1"/>
              <w:numId w:val="15"/>
            </w:numPr>
            <w:ind w:left="1440" w:hanging="360"/>
          </w:pPr>
        </w:pPrChange>
      </w:pPr>
      <w:r>
        <w:t>Se obtiene directamente de la línea de señal.</w:t>
      </w:r>
    </w:p>
    <w:p w14:paraId="606D288F" w14:textId="77777777" w:rsidR="007C7C22" w:rsidRPr="00E65114" w:rsidRDefault="007C7C22">
      <w:pPr>
        <w:pStyle w:val="Prrafodelista"/>
        <w:numPr>
          <w:ilvl w:val="1"/>
          <w:numId w:val="15"/>
        </w:numPr>
        <w:spacing w:line="360" w:lineRule="auto"/>
        <w:jc w:val="both"/>
        <w:pPrChange w:id="717" w:author="Roca Neyra Renzo Jaime" w:date="2019-09-09T23:52:00Z">
          <w:pPr>
            <w:pStyle w:val="Prrafodelista"/>
            <w:numPr>
              <w:ilvl w:val="1"/>
              <w:numId w:val="15"/>
            </w:numPr>
            <w:ind w:left="1440" w:hanging="360"/>
          </w:pPr>
        </w:pPrChange>
      </w:pPr>
      <w:r>
        <w:t>Esta propiedad es únicamente informativa.</w:t>
      </w:r>
    </w:p>
    <w:p w14:paraId="56B9EC2F" w14:textId="77777777" w:rsidR="00E65114" w:rsidRPr="007C7C22" w:rsidRDefault="00374BDC">
      <w:pPr>
        <w:pStyle w:val="Prrafodelista"/>
        <w:numPr>
          <w:ilvl w:val="0"/>
          <w:numId w:val="15"/>
        </w:numPr>
        <w:spacing w:line="360" w:lineRule="auto"/>
        <w:jc w:val="both"/>
        <w:pPrChange w:id="718"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ByteOffset</w:t>
      </w:r>
      <w:proofErr w:type="spellEnd"/>
      <w:r w:rsidR="007C7C22">
        <w:rPr>
          <w:rFonts w:ascii="Consolas" w:hAnsi="Consolas" w:cs="Consolas"/>
          <w:color w:val="000000"/>
          <w:sz w:val="19"/>
          <w:szCs w:val="19"/>
        </w:rPr>
        <w:t>:</w:t>
      </w:r>
    </w:p>
    <w:p w14:paraId="35A6B90B" w14:textId="77777777" w:rsidR="007C7C22" w:rsidRPr="007C7C22" w:rsidRDefault="007C7C22">
      <w:pPr>
        <w:pStyle w:val="Prrafodelista"/>
        <w:numPr>
          <w:ilvl w:val="1"/>
          <w:numId w:val="15"/>
        </w:numPr>
        <w:spacing w:line="360" w:lineRule="auto"/>
        <w:jc w:val="both"/>
        <w:pPrChange w:id="719" w:author="Roca Neyra Renzo Jaime" w:date="2019-09-09T23:52:00Z">
          <w:pPr>
            <w:pStyle w:val="Prrafodelista"/>
            <w:numPr>
              <w:ilvl w:val="1"/>
              <w:numId w:val="15"/>
            </w:numPr>
            <w:ind w:left="1440" w:hanging="360"/>
          </w:pPr>
        </w:pPrChange>
      </w:pPr>
      <w:r>
        <w:rPr>
          <w:rFonts w:ascii="Consolas" w:hAnsi="Consolas" w:cs="Consolas"/>
          <w:color w:val="000000"/>
          <w:sz w:val="19"/>
          <w:szCs w:val="19"/>
        </w:rPr>
        <w:t xml:space="preserve">Representa </w:t>
      </w:r>
      <w:r w:rsidR="00BD2F7C">
        <w:rPr>
          <w:rFonts w:ascii="Consolas" w:hAnsi="Consolas" w:cs="Consolas"/>
          <w:color w:val="000000"/>
          <w:sz w:val="19"/>
          <w:szCs w:val="19"/>
        </w:rPr>
        <w:t>el tamaño del preámbulo del fichero de datos</w:t>
      </w:r>
      <w:r>
        <w:rPr>
          <w:rFonts w:ascii="Consolas" w:hAnsi="Consolas" w:cs="Consolas"/>
          <w:color w:val="000000"/>
          <w:sz w:val="19"/>
          <w:szCs w:val="19"/>
        </w:rPr>
        <w:t>.</w:t>
      </w:r>
      <w:r w:rsidR="00BD2F7C">
        <w:rPr>
          <w:rFonts w:ascii="Consolas" w:hAnsi="Consolas" w:cs="Consolas"/>
          <w:color w:val="000000"/>
          <w:sz w:val="19"/>
          <w:szCs w:val="19"/>
        </w:rPr>
        <w:t xml:space="preserve"> </w:t>
      </w:r>
    </w:p>
    <w:p w14:paraId="58159909" w14:textId="77777777" w:rsidR="007C7C22" w:rsidRDefault="007C7C22">
      <w:pPr>
        <w:pStyle w:val="Prrafodelista"/>
        <w:numPr>
          <w:ilvl w:val="1"/>
          <w:numId w:val="15"/>
        </w:numPr>
        <w:spacing w:line="360" w:lineRule="auto"/>
        <w:jc w:val="both"/>
        <w:pPrChange w:id="720" w:author="Roca Neyra Renzo Jaime" w:date="2019-09-09T23:52:00Z">
          <w:pPr>
            <w:pStyle w:val="Prrafodelista"/>
            <w:numPr>
              <w:ilvl w:val="1"/>
              <w:numId w:val="15"/>
            </w:numPr>
            <w:ind w:left="1440" w:hanging="360"/>
          </w:pPr>
        </w:pPrChange>
      </w:pPr>
      <w:r>
        <w:t>Se obtiene directamente de la línea de señal</w:t>
      </w:r>
      <w:r w:rsidR="00BD2F7C">
        <w:t xml:space="preserve"> o del registro de encabezado del fichero </w:t>
      </w:r>
      <w:proofErr w:type="spellStart"/>
      <w:r w:rsidR="00BD2F7C">
        <w:t>edf</w:t>
      </w:r>
      <w:proofErr w:type="spellEnd"/>
      <w:r>
        <w:t>.</w:t>
      </w:r>
    </w:p>
    <w:p w14:paraId="4F9CD765" w14:textId="77777777" w:rsidR="00584CA5" w:rsidDel="003F70A1" w:rsidRDefault="00BD2F7C">
      <w:pPr>
        <w:pStyle w:val="Prrafodelista"/>
        <w:numPr>
          <w:ilvl w:val="1"/>
          <w:numId w:val="15"/>
        </w:numPr>
        <w:spacing w:line="360" w:lineRule="auto"/>
        <w:jc w:val="both"/>
        <w:rPr>
          <w:del w:id="721" w:author="Roca Neyra Renzo Jaime" w:date="2019-09-10T00:01:00Z"/>
        </w:rPr>
        <w:pPrChange w:id="722" w:author="Roca Neyra Renzo Jaime" w:date="2019-09-09T23:52:00Z">
          <w:pPr>
            <w:pStyle w:val="Prrafodelista"/>
            <w:numPr>
              <w:ilvl w:val="1"/>
              <w:numId w:val="15"/>
            </w:numPr>
            <w:ind w:left="1440" w:hanging="360"/>
          </w:pPr>
        </w:pPrChange>
      </w:pPr>
      <w:r>
        <w:t>Esta propiedad se utiliza para empezar a leer las muestras desde el desplazamiento</w:t>
      </w:r>
      <w:r w:rsidR="007C7C22">
        <w:t>.</w:t>
      </w:r>
    </w:p>
    <w:p w14:paraId="4F001176" w14:textId="77777777" w:rsidR="00B343D8" w:rsidDel="003F70A1" w:rsidRDefault="00B343D8">
      <w:pPr>
        <w:pStyle w:val="Prrafodelista"/>
        <w:numPr>
          <w:ilvl w:val="1"/>
          <w:numId w:val="15"/>
        </w:numPr>
        <w:spacing w:line="360" w:lineRule="auto"/>
        <w:jc w:val="both"/>
        <w:rPr>
          <w:del w:id="723" w:author="Roca Neyra Renzo Jaime" w:date="2019-09-10T00:01:00Z"/>
        </w:rPr>
        <w:pPrChange w:id="724" w:author="Roca Neyra Renzo Jaime" w:date="2019-09-09T23:52:00Z">
          <w:pPr/>
        </w:pPrChange>
      </w:pPr>
    </w:p>
    <w:p w14:paraId="50AAB88E" w14:textId="77777777" w:rsidR="00B343D8" w:rsidDel="003F70A1" w:rsidRDefault="00B343D8">
      <w:pPr>
        <w:pStyle w:val="Prrafodelista"/>
        <w:rPr>
          <w:del w:id="725" w:author="Roca Neyra Renzo Jaime" w:date="2019-09-10T00:01:00Z"/>
        </w:rPr>
        <w:pPrChange w:id="726" w:author="Roca Neyra Renzo Jaime" w:date="2019-09-10T00:01:00Z">
          <w:pPr/>
        </w:pPrChange>
      </w:pPr>
    </w:p>
    <w:p w14:paraId="4076ED83" w14:textId="77777777" w:rsidR="00B343D8" w:rsidDel="003F70A1" w:rsidRDefault="00B343D8">
      <w:pPr>
        <w:pStyle w:val="Prrafodelista"/>
        <w:rPr>
          <w:del w:id="727" w:author="Roca Neyra Renzo Jaime" w:date="2019-09-10T00:01:00Z"/>
        </w:rPr>
        <w:pPrChange w:id="728" w:author="Roca Neyra Renzo Jaime" w:date="2019-09-10T00:01:00Z">
          <w:pPr/>
        </w:pPrChange>
      </w:pPr>
    </w:p>
    <w:p w14:paraId="2D8290D5" w14:textId="77777777" w:rsidR="00B343D8" w:rsidRDefault="00B343D8">
      <w:pPr>
        <w:pStyle w:val="Prrafodelista"/>
        <w:numPr>
          <w:ilvl w:val="1"/>
          <w:numId w:val="15"/>
        </w:numPr>
        <w:spacing w:line="360" w:lineRule="auto"/>
        <w:jc w:val="both"/>
        <w:pPrChange w:id="729" w:author="Roca Neyra Renzo Jaime" w:date="2019-09-10T00:01:00Z">
          <w:pPr/>
        </w:pPrChange>
      </w:pPr>
    </w:p>
    <w:p w14:paraId="04FB17D8" w14:textId="77777777" w:rsidR="00B343D8" w:rsidRPr="00E65114" w:rsidRDefault="00B343D8">
      <w:pPr>
        <w:spacing w:line="360" w:lineRule="auto"/>
        <w:jc w:val="both"/>
        <w:pPrChange w:id="730" w:author="Roca Neyra Renzo Jaime" w:date="2019-09-09T23:52:00Z">
          <w:pPr/>
        </w:pPrChange>
      </w:pPr>
    </w:p>
    <w:p w14:paraId="2FCE727E" w14:textId="77777777" w:rsidR="00E65114" w:rsidRPr="007C7C22" w:rsidRDefault="00374BDC">
      <w:pPr>
        <w:pStyle w:val="Prrafodelista"/>
        <w:numPr>
          <w:ilvl w:val="0"/>
          <w:numId w:val="15"/>
        </w:numPr>
        <w:spacing w:line="360" w:lineRule="auto"/>
        <w:jc w:val="both"/>
        <w:pPrChange w:id="731"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SamplingFrequency</w:t>
      </w:r>
      <w:proofErr w:type="spellEnd"/>
      <w:r w:rsidR="007C7C22">
        <w:rPr>
          <w:rFonts w:ascii="Consolas" w:hAnsi="Consolas" w:cs="Consolas"/>
          <w:color w:val="000000"/>
          <w:sz w:val="19"/>
          <w:szCs w:val="19"/>
        </w:rPr>
        <w:t>:</w:t>
      </w:r>
    </w:p>
    <w:p w14:paraId="1E0B0805" w14:textId="77777777" w:rsidR="007C7C22" w:rsidRPr="007C7C22" w:rsidRDefault="007C7C22">
      <w:pPr>
        <w:pStyle w:val="Prrafodelista"/>
        <w:numPr>
          <w:ilvl w:val="1"/>
          <w:numId w:val="15"/>
        </w:numPr>
        <w:spacing w:line="360" w:lineRule="auto"/>
        <w:jc w:val="both"/>
        <w:pPrChange w:id="732" w:author="Roca Neyra Renzo Jaime" w:date="2019-09-09T23:52:00Z">
          <w:pPr>
            <w:pStyle w:val="Prrafodelista"/>
            <w:numPr>
              <w:ilvl w:val="1"/>
              <w:numId w:val="15"/>
            </w:numPr>
            <w:ind w:left="1440" w:hanging="360"/>
          </w:pPr>
        </w:pPrChange>
      </w:pPr>
      <w:r>
        <w:rPr>
          <w:rFonts w:ascii="Consolas" w:hAnsi="Consolas" w:cs="Consolas"/>
          <w:color w:val="000000"/>
          <w:sz w:val="19"/>
          <w:szCs w:val="19"/>
        </w:rPr>
        <w:t xml:space="preserve">Representa </w:t>
      </w:r>
      <w:r w:rsidR="0029285A">
        <w:rPr>
          <w:rFonts w:ascii="Consolas" w:hAnsi="Consolas" w:cs="Consolas"/>
          <w:color w:val="000000"/>
          <w:sz w:val="19"/>
          <w:szCs w:val="19"/>
        </w:rPr>
        <w:t>el número de muestras capturadas por segundo de la señal</w:t>
      </w:r>
      <w:r>
        <w:rPr>
          <w:rFonts w:ascii="Consolas" w:hAnsi="Consolas" w:cs="Consolas"/>
          <w:color w:val="000000"/>
          <w:sz w:val="19"/>
          <w:szCs w:val="19"/>
        </w:rPr>
        <w:t>.</w:t>
      </w:r>
    </w:p>
    <w:p w14:paraId="283F5CCB" w14:textId="77777777" w:rsidR="007C7C22" w:rsidRDefault="19796FE2">
      <w:pPr>
        <w:pStyle w:val="Prrafodelista"/>
        <w:numPr>
          <w:ilvl w:val="1"/>
          <w:numId w:val="15"/>
        </w:numPr>
        <w:spacing w:line="360" w:lineRule="auto"/>
        <w:jc w:val="both"/>
        <w:pPrChange w:id="733" w:author="Roca Neyra Renzo Jaime" w:date="2019-09-09T23:52:00Z">
          <w:pPr>
            <w:pStyle w:val="Prrafodelista"/>
            <w:numPr>
              <w:ilvl w:val="1"/>
              <w:numId w:val="15"/>
            </w:numPr>
            <w:ind w:left="1440" w:hanging="360"/>
          </w:pPr>
        </w:pPrChange>
      </w:pPr>
      <w:r>
        <w:t xml:space="preserve">Se obtiene directamente de la frecuencia de muestreo común del registro al que pertenece o si es un registro </w:t>
      </w:r>
      <w:proofErr w:type="spellStart"/>
      <w:r>
        <w:t>multifrecuencial</w:t>
      </w:r>
      <w:proofErr w:type="spellEnd"/>
      <w:r>
        <w:t>, se obtiene dividendo el número de muestras por frame de la señal entre el intervalo o duración del frame.</w:t>
      </w:r>
    </w:p>
    <w:p w14:paraId="2E3DFCC5" w14:textId="77777777" w:rsidR="003F70A1" w:rsidRDefault="00F108EE" w:rsidP="00AD0AFE">
      <w:pPr>
        <w:pStyle w:val="Prrafodelista"/>
        <w:numPr>
          <w:ilvl w:val="1"/>
          <w:numId w:val="15"/>
        </w:numPr>
        <w:spacing w:line="360" w:lineRule="auto"/>
        <w:jc w:val="both"/>
        <w:rPr>
          <w:ins w:id="734" w:author="Roca Neyra Renzo Jaime" w:date="2019-09-10T00:01:00Z"/>
        </w:rPr>
      </w:pPr>
      <w:r>
        <w:t>Se</w:t>
      </w:r>
      <w:r w:rsidRPr="00F108EE">
        <w:t xml:space="preserve"> puede utilizar para identificar que muestra se ha obtenido en cualquier segundo; también para calcular el intervalo de muestreo.</w:t>
      </w:r>
    </w:p>
    <w:p w14:paraId="21D79B55" w14:textId="59124DC2" w:rsidR="007C7C22" w:rsidRPr="00E65114" w:rsidRDefault="00B343D8">
      <w:pPr>
        <w:pStyle w:val="Prrafodelista"/>
        <w:spacing w:line="360" w:lineRule="auto"/>
        <w:ind w:left="1440"/>
        <w:jc w:val="both"/>
        <w:pPrChange w:id="735" w:author="Roca Neyra Renzo Jaime" w:date="2019-09-10T00:01:00Z">
          <w:pPr>
            <w:pStyle w:val="Prrafodelista"/>
            <w:numPr>
              <w:ilvl w:val="1"/>
              <w:numId w:val="15"/>
            </w:numPr>
            <w:ind w:left="1440" w:hanging="360"/>
          </w:pPr>
        </w:pPrChange>
      </w:pPr>
      <w:r>
        <w:br/>
      </w:r>
    </w:p>
    <w:p w14:paraId="676EDF92" w14:textId="77777777" w:rsidR="00E65114" w:rsidRPr="007C7C22" w:rsidRDefault="00374BDC">
      <w:pPr>
        <w:pStyle w:val="Prrafodelista"/>
        <w:numPr>
          <w:ilvl w:val="0"/>
          <w:numId w:val="15"/>
        </w:numPr>
        <w:spacing w:line="360" w:lineRule="auto"/>
        <w:jc w:val="both"/>
        <w:pPrChange w:id="736" w:author="Roca Neyra Renzo Jaime" w:date="2019-09-09T23:52:00Z">
          <w:pPr>
            <w:pStyle w:val="Prrafodelista"/>
            <w:numPr>
              <w:numId w:val="15"/>
            </w:numPr>
            <w:ind w:hanging="360"/>
          </w:pPr>
        </w:pPrChange>
      </w:pPr>
      <w:proofErr w:type="spellStart"/>
      <w:r>
        <w:rPr>
          <w:rFonts w:ascii="Consolas" w:hAnsi="Consolas" w:cs="Consolas"/>
          <w:color w:val="0000FF"/>
          <w:sz w:val="19"/>
          <w:szCs w:val="19"/>
        </w:rPr>
        <w:lastRenderedPageBreak/>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samplingInterval</w:t>
      </w:r>
      <w:proofErr w:type="spellEnd"/>
      <w:r w:rsidR="007C7C22">
        <w:rPr>
          <w:rFonts w:ascii="Consolas" w:hAnsi="Consolas" w:cs="Consolas"/>
          <w:color w:val="000000"/>
          <w:sz w:val="19"/>
          <w:szCs w:val="19"/>
        </w:rPr>
        <w:t>:</w:t>
      </w:r>
    </w:p>
    <w:p w14:paraId="2383E01F" w14:textId="77777777" w:rsidR="007C7C22" w:rsidRPr="007C7C22" w:rsidRDefault="007C7C22">
      <w:pPr>
        <w:pStyle w:val="Prrafodelista"/>
        <w:numPr>
          <w:ilvl w:val="1"/>
          <w:numId w:val="15"/>
        </w:numPr>
        <w:spacing w:line="360" w:lineRule="auto"/>
        <w:jc w:val="both"/>
        <w:pPrChange w:id="737" w:author="Roca Neyra Renzo Jaime" w:date="2019-09-09T23:52:00Z">
          <w:pPr>
            <w:pStyle w:val="Prrafodelista"/>
            <w:numPr>
              <w:ilvl w:val="1"/>
              <w:numId w:val="15"/>
            </w:numPr>
            <w:ind w:left="1440" w:hanging="360"/>
          </w:pPr>
        </w:pPrChange>
      </w:pPr>
      <w:r>
        <w:rPr>
          <w:rFonts w:ascii="Consolas" w:hAnsi="Consolas" w:cs="Consolas"/>
          <w:color w:val="000000"/>
          <w:sz w:val="19"/>
          <w:szCs w:val="19"/>
        </w:rPr>
        <w:t xml:space="preserve">Representa </w:t>
      </w:r>
      <w:r w:rsidR="00B34D1C">
        <w:rPr>
          <w:rFonts w:ascii="Consolas" w:hAnsi="Consolas" w:cs="Consolas"/>
          <w:color w:val="000000"/>
          <w:sz w:val="19"/>
          <w:szCs w:val="19"/>
        </w:rPr>
        <w:t>el tiempo que transcurre entre muestras consecutivas de la señal</w:t>
      </w:r>
      <w:r>
        <w:rPr>
          <w:rFonts w:ascii="Consolas" w:hAnsi="Consolas" w:cs="Consolas"/>
          <w:color w:val="000000"/>
          <w:sz w:val="19"/>
          <w:szCs w:val="19"/>
        </w:rPr>
        <w:t>.</w:t>
      </w:r>
    </w:p>
    <w:p w14:paraId="1539D750" w14:textId="77777777" w:rsidR="007C7C22" w:rsidRDefault="007C7C22">
      <w:pPr>
        <w:pStyle w:val="Prrafodelista"/>
        <w:numPr>
          <w:ilvl w:val="1"/>
          <w:numId w:val="15"/>
        </w:numPr>
        <w:spacing w:line="360" w:lineRule="auto"/>
        <w:jc w:val="both"/>
        <w:pPrChange w:id="738" w:author="Roca Neyra Renzo Jaime" w:date="2019-09-09T23:52:00Z">
          <w:pPr>
            <w:pStyle w:val="Prrafodelista"/>
            <w:numPr>
              <w:ilvl w:val="1"/>
              <w:numId w:val="15"/>
            </w:numPr>
            <w:ind w:left="1440" w:hanging="360"/>
          </w:pPr>
        </w:pPrChange>
      </w:pPr>
      <w:r>
        <w:t xml:space="preserve">Se obtiene </w:t>
      </w:r>
      <w:r w:rsidR="00B34D1C">
        <w:t xml:space="preserve">calculando la inversa de la frecuencia de </w:t>
      </w:r>
      <w:proofErr w:type="spellStart"/>
      <w:r w:rsidR="00B34D1C">
        <w:t>mustreo</w:t>
      </w:r>
      <w:proofErr w:type="spellEnd"/>
      <w:r>
        <w:t>.</w:t>
      </w:r>
    </w:p>
    <w:p w14:paraId="6705C791" w14:textId="77777777" w:rsidR="007C7C22" w:rsidRPr="00E65114" w:rsidRDefault="00B34D1C">
      <w:pPr>
        <w:pStyle w:val="Prrafodelista"/>
        <w:numPr>
          <w:ilvl w:val="1"/>
          <w:numId w:val="15"/>
        </w:numPr>
        <w:spacing w:line="360" w:lineRule="auto"/>
        <w:jc w:val="both"/>
        <w:pPrChange w:id="739" w:author="Roca Neyra Renzo Jaime" w:date="2019-09-09T23:52:00Z">
          <w:pPr>
            <w:pStyle w:val="Prrafodelista"/>
            <w:numPr>
              <w:ilvl w:val="1"/>
              <w:numId w:val="15"/>
            </w:numPr>
            <w:ind w:left="1440" w:hanging="360"/>
          </w:pPr>
        </w:pPrChange>
      </w:pPr>
      <w:r w:rsidRPr="00B34D1C">
        <w:t>Se utiliza para calcular en que segundo fue capturado cualquier muestra identificada por su número de muestra.</w:t>
      </w:r>
      <w:r w:rsidR="00B343D8">
        <w:br/>
      </w:r>
    </w:p>
    <w:p w14:paraId="63C5E5A8" w14:textId="77777777" w:rsidR="00E65114" w:rsidRPr="007C7C22" w:rsidRDefault="00374BDC">
      <w:pPr>
        <w:pStyle w:val="Prrafodelista"/>
        <w:numPr>
          <w:ilvl w:val="0"/>
          <w:numId w:val="15"/>
        </w:numPr>
        <w:spacing w:line="360" w:lineRule="auto"/>
        <w:jc w:val="both"/>
        <w:pPrChange w:id="740" w:author="Roca Neyra Renzo Jaime" w:date="2019-09-09T23:52:00Z">
          <w:pPr>
            <w:pStyle w:val="Prrafodelista"/>
            <w:numPr>
              <w:numId w:val="15"/>
            </w:numPr>
            <w:ind w:hanging="360"/>
          </w:pPr>
        </w:pPrChange>
      </w:pPr>
      <w:proofErr w:type="spellStart"/>
      <w:r w:rsidRPr="00154AC1">
        <w:rPr>
          <w:rFonts w:ascii="Consolas" w:hAnsi="Consolas" w:cs="Consolas"/>
          <w:color w:val="0070C0"/>
          <w:sz w:val="19"/>
          <w:szCs w:val="19"/>
        </w:rPr>
        <w:t>List</w:t>
      </w:r>
      <w:proofErr w:type="spellEnd"/>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Samples</w:t>
      </w:r>
      <w:proofErr w:type="spellEnd"/>
      <w:r w:rsidR="007C7C22">
        <w:rPr>
          <w:rFonts w:ascii="Consolas" w:hAnsi="Consolas" w:cs="Consolas"/>
          <w:color w:val="000000"/>
          <w:sz w:val="19"/>
          <w:szCs w:val="19"/>
        </w:rPr>
        <w:t>:</w:t>
      </w:r>
    </w:p>
    <w:p w14:paraId="3A085205" w14:textId="77777777" w:rsidR="007C7C22" w:rsidRPr="00017B2B" w:rsidRDefault="00B34D1C">
      <w:pPr>
        <w:pStyle w:val="Prrafodelista"/>
        <w:numPr>
          <w:ilvl w:val="1"/>
          <w:numId w:val="15"/>
        </w:numPr>
        <w:spacing w:line="360" w:lineRule="auto"/>
        <w:jc w:val="both"/>
        <w:rPr>
          <w:rFonts w:cstheme="minorHAnsi"/>
          <w:sz w:val="28"/>
        </w:rPr>
        <w:pPrChange w:id="741" w:author="Roca Neyra Renzo Jaime" w:date="2019-09-09T23:52:00Z">
          <w:pPr>
            <w:pStyle w:val="Prrafodelista"/>
            <w:numPr>
              <w:ilvl w:val="1"/>
              <w:numId w:val="15"/>
            </w:numPr>
            <w:ind w:left="1440" w:hanging="360"/>
          </w:pPr>
        </w:pPrChange>
      </w:pPr>
      <w:r w:rsidRPr="00017B2B">
        <w:rPr>
          <w:rFonts w:cstheme="minorHAnsi"/>
          <w:color w:val="000000"/>
          <w:szCs w:val="19"/>
        </w:rPr>
        <w:t>Lista de muestras de la señal</w:t>
      </w:r>
      <w:r w:rsidR="00F76DB9" w:rsidRPr="00017B2B">
        <w:rPr>
          <w:rFonts w:cstheme="minorHAnsi"/>
          <w:color w:val="000000"/>
          <w:szCs w:val="19"/>
        </w:rPr>
        <w:t>.</w:t>
      </w:r>
    </w:p>
    <w:p w14:paraId="6C3F6A8C" w14:textId="77777777" w:rsidR="007C7C22" w:rsidRPr="00EA25F8" w:rsidRDefault="007C7C22">
      <w:pPr>
        <w:pStyle w:val="Prrafodelista"/>
        <w:spacing w:line="360" w:lineRule="auto"/>
        <w:jc w:val="both"/>
        <w:pPrChange w:id="742" w:author="Roca Neyra Renzo Jaime" w:date="2019-09-09T23:52:00Z">
          <w:pPr>
            <w:pStyle w:val="Prrafodelista"/>
          </w:pPr>
        </w:pPrChange>
      </w:pPr>
    </w:p>
    <w:p w14:paraId="57E769CE" w14:textId="77777777" w:rsidR="00EA25F8" w:rsidRDefault="00EA25F8">
      <w:pPr>
        <w:pStyle w:val="Ttulo4"/>
        <w:spacing w:line="360" w:lineRule="auto"/>
        <w:jc w:val="both"/>
        <w:pPrChange w:id="743" w:author="Roca Neyra Renzo Jaime" w:date="2019-09-09T23:52:00Z">
          <w:pPr>
            <w:pStyle w:val="Ttulo4"/>
          </w:pPr>
        </w:pPrChange>
      </w:pPr>
      <w:r>
        <w:t>Métodos</w:t>
      </w:r>
    </w:p>
    <w:p w14:paraId="63D2E1DE" w14:textId="77777777" w:rsidR="0005750E" w:rsidRPr="007629B1" w:rsidRDefault="00F13F18">
      <w:pPr>
        <w:pStyle w:val="Prrafodelista"/>
        <w:numPr>
          <w:ilvl w:val="0"/>
          <w:numId w:val="16"/>
        </w:numPr>
        <w:spacing w:line="360" w:lineRule="auto"/>
        <w:jc w:val="both"/>
        <w:rPr>
          <w:lang w:val="en-US"/>
        </w:rPr>
        <w:pPrChange w:id="744" w:author="Roca Neyra Renzo Jaime" w:date="2019-09-09T23:52:00Z">
          <w:pPr>
            <w:pStyle w:val="Prrafodelista"/>
            <w:numPr>
              <w:numId w:val="16"/>
            </w:numPr>
            <w:ind w:hanging="360"/>
            <w:jc w:val="both"/>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double</w:t>
      </w:r>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SampleToPhysicalUnits</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int</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idSample</w:t>
      </w:r>
      <w:proofErr w:type="spellEnd"/>
      <w:r w:rsidRPr="007629B1">
        <w:rPr>
          <w:rFonts w:ascii="Consolas" w:hAnsi="Consolas" w:cs="Consolas"/>
          <w:color w:val="000000"/>
          <w:sz w:val="19"/>
          <w:szCs w:val="19"/>
          <w:lang w:val="en-US"/>
        </w:rPr>
        <w:t>)</w:t>
      </w:r>
    </w:p>
    <w:p w14:paraId="2C300047" w14:textId="77777777" w:rsidR="009D1C3C" w:rsidRDefault="009D1C3C">
      <w:pPr>
        <w:pStyle w:val="Prrafodelista"/>
        <w:spacing w:line="360" w:lineRule="auto"/>
        <w:jc w:val="both"/>
        <w:rPr>
          <w:rFonts w:cstheme="minorHAnsi"/>
          <w:color w:val="000000" w:themeColor="text1"/>
          <w:szCs w:val="19"/>
        </w:rPr>
        <w:pPrChange w:id="745" w:author="Roca Neyra Renzo Jaime" w:date="2019-09-09T23:52:00Z">
          <w:pPr>
            <w:pStyle w:val="Prrafodelista"/>
            <w:jc w:val="both"/>
          </w:pPr>
        </w:pPrChange>
      </w:pPr>
      <w:r w:rsidRPr="009D1C3C">
        <w:rPr>
          <w:rFonts w:cstheme="minorHAnsi"/>
          <w:color w:val="000000" w:themeColor="text1"/>
          <w:szCs w:val="19"/>
        </w:rPr>
        <w:t>C</w:t>
      </w:r>
      <w:r>
        <w:rPr>
          <w:rFonts w:cstheme="minorHAnsi"/>
          <w:color w:val="000000" w:themeColor="text1"/>
          <w:szCs w:val="19"/>
        </w:rPr>
        <w:t>onvierte el valor digital (ADU) de una muestra dada en su valor físico (</w:t>
      </w:r>
      <w:proofErr w:type="spellStart"/>
      <w:r>
        <w:rPr>
          <w:rFonts w:cstheme="minorHAnsi"/>
          <w:color w:val="000000" w:themeColor="text1"/>
          <w:szCs w:val="19"/>
        </w:rPr>
        <w:t>mV</w:t>
      </w:r>
      <w:proofErr w:type="spellEnd"/>
      <w:r>
        <w:rPr>
          <w:rFonts w:cstheme="minorHAnsi"/>
          <w:color w:val="000000" w:themeColor="text1"/>
          <w:szCs w:val="19"/>
        </w:rPr>
        <w:t>).</w:t>
      </w:r>
    </w:p>
    <w:p w14:paraId="48877C95" w14:textId="77777777" w:rsidR="00CE79E5" w:rsidRDefault="009D1C3C">
      <w:pPr>
        <w:pStyle w:val="Prrafodelista"/>
        <w:spacing w:line="360" w:lineRule="auto"/>
        <w:jc w:val="both"/>
        <w:rPr>
          <w:rFonts w:cstheme="minorHAnsi"/>
          <w:color w:val="000000" w:themeColor="text1"/>
          <w:szCs w:val="19"/>
        </w:rPr>
        <w:pPrChange w:id="746" w:author="Roca Neyra Renzo Jaime" w:date="2019-09-09T23:52:00Z">
          <w:pPr>
            <w:pStyle w:val="Prrafodelista"/>
            <w:jc w:val="both"/>
          </w:pPr>
        </w:pPrChange>
      </w:pPr>
      <w:r>
        <w:rPr>
          <w:rFonts w:cstheme="minorHAnsi"/>
          <w:color w:val="000000" w:themeColor="text1"/>
          <w:szCs w:val="19"/>
        </w:rPr>
        <w:t xml:space="preserve">Esto se </w:t>
      </w:r>
      <w:r w:rsidR="00CE79E5">
        <w:rPr>
          <w:rFonts w:cstheme="minorHAnsi"/>
          <w:color w:val="000000" w:themeColor="text1"/>
          <w:szCs w:val="19"/>
        </w:rPr>
        <w:t>logra</w:t>
      </w:r>
      <w:r>
        <w:rPr>
          <w:rFonts w:cstheme="minorHAnsi"/>
          <w:color w:val="000000" w:themeColor="text1"/>
          <w:szCs w:val="19"/>
        </w:rPr>
        <w:t xml:space="preserve"> calculando: </w:t>
      </w:r>
      <w:r w:rsidR="00CE79E5">
        <w:rPr>
          <w:rFonts w:cstheme="minorHAnsi"/>
          <w:color w:val="000000" w:themeColor="text1"/>
          <w:szCs w:val="19"/>
        </w:rPr>
        <w:t xml:space="preserve">(valor de la muestra en </w:t>
      </w:r>
      <w:proofErr w:type="spellStart"/>
      <w:r w:rsidR="00CE79E5">
        <w:rPr>
          <w:rFonts w:cstheme="minorHAnsi"/>
          <w:color w:val="000000" w:themeColor="text1"/>
          <w:szCs w:val="19"/>
        </w:rPr>
        <w:t>adu</w:t>
      </w:r>
      <w:proofErr w:type="spellEnd"/>
      <w:r w:rsidR="00CE79E5">
        <w:rPr>
          <w:rFonts w:cstheme="minorHAnsi"/>
          <w:color w:val="000000" w:themeColor="text1"/>
          <w:szCs w:val="19"/>
        </w:rPr>
        <w:t xml:space="preserve"> </w:t>
      </w:r>
      <w:r>
        <w:rPr>
          <w:rFonts w:cstheme="minorHAnsi"/>
          <w:color w:val="000000" w:themeColor="text1"/>
          <w:szCs w:val="19"/>
        </w:rPr>
        <w:t>– línea</w:t>
      </w:r>
      <w:r w:rsidR="00CE79E5">
        <w:rPr>
          <w:rFonts w:cstheme="minorHAnsi"/>
          <w:color w:val="000000" w:themeColor="text1"/>
          <w:szCs w:val="19"/>
        </w:rPr>
        <w:t xml:space="preserve"> base) / ganancia</w:t>
      </w:r>
      <w:r>
        <w:rPr>
          <w:rFonts w:cstheme="minorHAnsi"/>
          <w:color w:val="000000" w:themeColor="text1"/>
          <w:szCs w:val="19"/>
        </w:rPr>
        <w:t xml:space="preserve"> </w:t>
      </w:r>
    </w:p>
    <w:p w14:paraId="10C34356" w14:textId="77777777" w:rsidR="00CE79E5" w:rsidRPr="00CE79E5" w:rsidRDefault="00CE79E5">
      <w:pPr>
        <w:pStyle w:val="Prrafodelista"/>
        <w:spacing w:line="360" w:lineRule="auto"/>
        <w:jc w:val="both"/>
        <w:rPr>
          <w:rFonts w:cstheme="minorHAnsi"/>
          <w:color w:val="000000" w:themeColor="text1"/>
          <w:szCs w:val="19"/>
        </w:rPr>
        <w:pPrChange w:id="747" w:author="Roca Neyra Renzo Jaime" w:date="2019-09-09T23:52:00Z">
          <w:pPr>
            <w:pStyle w:val="Prrafodelista"/>
            <w:jc w:val="both"/>
          </w:pPr>
        </w:pPrChange>
      </w:pPr>
    </w:p>
    <w:p w14:paraId="2DFB009A" w14:textId="77777777" w:rsidR="00CE79E5" w:rsidRPr="007629B1" w:rsidRDefault="00F13F18">
      <w:pPr>
        <w:pStyle w:val="Prrafodelista"/>
        <w:numPr>
          <w:ilvl w:val="0"/>
          <w:numId w:val="16"/>
        </w:numPr>
        <w:autoSpaceDE w:val="0"/>
        <w:autoSpaceDN w:val="0"/>
        <w:adjustRightInd w:val="0"/>
        <w:spacing w:after="0" w:line="360" w:lineRule="auto"/>
        <w:jc w:val="both"/>
        <w:rPr>
          <w:rFonts w:ascii="Consolas" w:hAnsi="Consolas" w:cs="Consolas"/>
          <w:color w:val="000000"/>
          <w:sz w:val="19"/>
          <w:szCs w:val="19"/>
          <w:lang w:val="en-US"/>
        </w:rPr>
        <w:pPrChange w:id="748" w:author="Roca Neyra Renzo Jaime" w:date="2019-09-09T23:52:00Z">
          <w:pPr>
            <w:pStyle w:val="Prrafodelista"/>
            <w:numPr>
              <w:numId w:val="16"/>
            </w:numPr>
            <w:autoSpaceDE w:val="0"/>
            <w:autoSpaceDN w:val="0"/>
            <w:adjustRightInd w:val="0"/>
            <w:spacing w:after="0" w:line="240" w:lineRule="auto"/>
            <w:ind w:hanging="360"/>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double</w:t>
      </w:r>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IdSampleToSecond</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int</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idSample</w:t>
      </w:r>
      <w:proofErr w:type="spellEnd"/>
      <w:r w:rsidRPr="007629B1">
        <w:rPr>
          <w:rFonts w:ascii="Consolas" w:hAnsi="Consolas" w:cs="Consolas"/>
          <w:color w:val="000000"/>
          <w:sz w:val="19"/>
          <w:szCs w:val="19"/>
          <w:lang w:val="en-US"/>
        </w:rPr>
        <w:t>)</w:t>
      </w:r>
    </w:p>
    <w:p w14:paraId="1152DCEE" w14:textId="77777777" w:rsidR="00F13F18" w:rsidRPr="00017B2B" w:rsidRDefault="00CE79E5">
      <w:pPr>
        <w:pStyle w:val="Prrafodelista"/>
        <w:autoSpaceDE w:val="0"/>
        <w:autoSpaceDN w:val="0"/>
        <w:adjustRightInd w:val="0"/>
        <w:spacing w:after="0" w:line="360" w:lineRule="auto"/>
        <w:jc w:val="both"/>
        <w:rPr>
          <w:rFonts w:cstheme="minorHAnsi"/>
          <w:color w:val="000000"/>
          <w:sz w:val="19"/>
          <w:szCs w:val="19"/>
        </w:rPr>
        <w:pPrChange w:id="749" w:author="Roca Neyra Renzo Jaime" w:date="2019-09-09T23:52:00Z">
          <w:pPr>
            <w:pStyle w:val="Prrafodelista"/>
            <w:autoSpaceDE w:val="0"/>
            <w:autoSpaceDN w:val="0"/>
            <w:adjustRightInd w:val="0"/>
            <w:spacing w:after="0" w:line="240" w:lineRule="auto"/>
          </w:pPr>
        </w:pPrChange>
      </w:pPr>
      <w:r w:rsidRPr="00017B2B">
        <w:rPr>
          <w:rFonts w:cstheme="minorHAnsi"/>
          <w:color w:val="000000"/>
          <w:szCs w:val="19"/>
        </w:rPr>
        <w:t>Determina el segundo en el que fue capturada una muestra determinada. El segundo de la muestra es calculado multiplicando el id de la muestra por el intervalo de muestreo.</w:t>
      </w:r>
      <w:r w:rsidRPr="00017B2B">
        <w:rPr>
          <w:rFonts w:cstheme="minorHAnsi"/>
          <w:color w:val="000000"/>
          <w:sz w:val="19"/>
          <w:szCs w:val="19"/>
        </w:rPr>
        <w:br/>
      </w:r>
      <w:r w:rsidRPr="00017B2B">
        <w:rPr>
          <w:rFonts w:cstheme="minorHAnsi"/>
          <w:color w:val="000000"/>
          <w:sz w:val="19"/>
          <w:szCs w:val="19"/>
        </w:rPr>
        <w:br/>
      </w:r>
    </w:p>
    <w:p w14:paraId="32F246CA" w14:textId="77777777" w:rsidR="00CE79E5" w:rsidRPr="007629B1" w:rsidRDefault="00F13F18">
      <w:pPr>
        <w:pStyle w:val="Prrafodelista"/>
        <w:numPr>
          <w:ilvl w:val="0"/>
          <w:numId w:val="16"/>
        </w:numPr>
        <w:spacing w:line="360" w:lineRule="auto"/>
        <w:jc w:val="both"/>
        <w:rPr>
          <w:lang w:val="en-US"/>
        </w:rPr>
        <w:pPrChange w:id="750" w:author="Roca Neyra Renzo Jaime" w:date="2019-09-09T23:52:00Z">
          <w:pPr>
            <w:pStyle w:val="Prrafodelista"/>
            <w:numPr>
              <w:numId w:val="16"/>
            </w:numPr>
            <w:ind w:hanging="360"/>
            <w:jc w:val="both"/>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int</w:t>
      </w:r>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SecondToIdSample</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double</w:t>
      </w:r>
      <w:r w:rsidRPr="007629B1">
        <w:rPr>
          <w:rFonts w:ascii="Consolas" w:hAnsi="Consolas" w:cs="Consolas"/>
          <w:color w:val="000000"/>
          <w:sz w:val="19"/>
          <w:szCs w:val="19"/>
          <w:lang w:val="en-US"/>
        </w:rPr>
        <w:t xml:space="preserve"> second)</w:t>
      </w:r>
    </w:p>
    <w:p w14:paraId="1392934B" w14:textId="77777777" w:rsidR="00CE79E5" w:rsidRDefault="00CE79E5">
      <w:pPr>
        <w:pStyle w:val="Prrafodelista"/>
        <w:spacing w:line="360" w:lineRule="auto"/>
        <w:jc w:val="both"/>
        <w:pPrChange w:id="751" w:author="Roca Neyra Renzo Jaime" w:date="2019-09-09T23:52:00Z">
          <w:pPr>
            <w:pStyle w:val="Prrafodelista"/>
            <w:jc w:val="both"/>
          </w:pPr>
        </w:pPrChange>
      </w:pPr>
      <w:r w:rsidRPr="00CE79E5">
        <w:t>Determina el identificador de la muestra que fue capturada en un segundo determinado. El id de la muestra es calculado multiplicando el segundo por la frecuencia de muestreo.</w:t>
      </w:r>
    </w:p>
    <w:p w14:paraId="79296AE6" w14:textId="77777777" w:rsidR="00CE79E5" w:rsidRPr="00F13F18" w:rsidRDefault="00CE79E5">
      <w:pPr>
        <w:pStyle w:val="Prrafodelista"/>
        <w:spacing w:line="360" w:lineRule="auto"/>
        <w:jc w:val="both"/>
        <w:pPrChange w:id="752" w:author="Roca Neyra Renzo Jaime" w:date="2019-09-09T23:52:00Z">
          <w:pPr>
            <w:pStyle w:val="Prrafodelista"/>
            <w:jc w:val="both"/>
          </w:pPr>
        </w:pPrChange>
      </w:pPr>
    </w:p>
    <w:p w14:paraId="44F704C6" w14:textId="77777777" w:rsidR="00F13F18" w:rsidRPr="007629B1" w:rsidRDefault="00F13F18">
      <w:pPr>
        <w:pStyle w:val="Prrafodelista"/>
        <w:numPr>
          <w:ilvl w:val="0"/>
          <w:numId w:val="16"/>
        </w:numPr>
        <w:spacing w:line="360" w:lineRule="auto"/>
        <w:jc w:val="both"/>
        <w:rPr>
          <w:lang w:val="en-US"/>
        </w:rPr>
        <w:pPrChange w:id="753" w:author="Roca Neyra Renzo Jaime" w:date="2019-09-09T23:52:00Z">
          <w:pPr>
            <w:pStyle w:val="Prrafodelista"/>
            <w:numPr>
              <w:numId w:val="16"/>
            </w:numPr>
            <w:ind w:hanging="360"/>
            <w:jc w:val="both"/>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static</w:t>
      </w:r>
      <w:r w:rsidRPr="007629B1">
        <w:rPr>
          <w:rFonts w:ascii="Consolas" w:hAnsi="Consolas" w:cs="Consolas"/>
          <w:color w:val="000000"/>
          <w:sz w:val="19"/>
          <w:szCs w:val="19"/>
          <w:lang w:val="en-US"/>
        </w:rPr>
        <w:t xml:space="preserve"> Signal </w:t>
      </w:r>
      <w:proofErr w:type="spellStart"/>
      <w:proofErr w:type="gramStart"/>
      <w:r w:rsidRPr="007629B1">
        <w:rPr>
          <w:rFonts w:ascii="Consolas" w:hAnsi="Consolas" w:cs="Consolas"/>
          <w:color w:val="000000"/>
          <w:sz w:val="19"/>
          <w:szCs w:val="19"/>
          <w:lang w:val="en-US"/>
        </w:rPr>
        <w:t>SignalLineToSignal</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signalLine</w:t>
      </w:r>
      <w:proofErr w:type="spellEnd"/>
      <w:r w:rsidRPr="007629B1">
        <w:rPr>
          <w:rFonts w:ascii="Consolas" w:hAnsi="Consolas" w:cs="Consolas"/>
          <w:color w:val="000000"/>
          <w:sz w:val="19"/>
          <w:szCs w:val="19"/>
          <w:lang w:val="en-US"/>
        </w:rPr>
        <w:t>)</w:t>
      </w:r>
    </w:p>
    <w:p w14:paraId="537EE649" w14:textId="77777777" w:rsidR="00CE79E5" w:rsidRDefault="00CE79E5">
      <w:pPr>
        <w:pStyle w:val="Prrafodelista"/>
        <w:spacing w:line="360" w:lineRule="auto"/>
        <w:jc w:val="both"/>
        <w:pPrChange w:id="754" w:author="Roca Neyra Renzo Jaime" w:date="2019-09-09T23:52:00Z">
          <w:pPr>
            <w:pStyle w:val="Prrafodelista"/>
            <w:jc w:val="both"/>
          </w:pPr>
        </w:pPrChange>
      </w:pPr>
      <w:r w:rsidRPr="00CE79E5">
        <w:t xml:space="preserve">Analiza la línea de </w:t>
      </w:r>
      <w:r w:rsidR="00BE733D">
        <w:t>señal</w:t>
      </w:r>
      <w:r w:rsidRPr="00CE79E5">
        <w:t xml:space="preserve"> de un fichero de cabecera (.</w:t>
      </w:r>
      <w:proofErr w:type="spellStart"/>
      <w:r w:rsidRPr="00CE79E5">
        <w:t>hea</w:t>
      </w:r>
      <w:proofErr w:type="spellEnd"/>
      <w:r w:rsidRPr="00CE79E5">
        <w:t xml:space="preserve">) de un registro determinado. Devuelve una instancia de la clase </w:t>
      </w:r>
      <w:proofErr w:type="spellStart"/>
      <w:r w:rsidR="008B5997">
        <w:t>Signal</w:t>
      </w:r>
      <w:proofErr w:type="spellEnd"/>
      <w:r w:rsidRPr="00CE79E5">
        <w:t xml:space="preserve"> con las propiedades rellenadas.</w:t>
      </w:r>
    </w:p>
    <w:p w14:paraId="46556DDD" w14:textId="77777777" w:rsidR="001850E8" w:rsidRPr="00073BD6" w:rsidRDefault="001850E8">
      <w:pPr>
        <w:pStyle w:val="Prrafodelista"/>
        <w:spacing w:line="360" w:lineRule="auto"/>
        <w:jc w:val="both"/>
        <w:pPrChange w:id="755" w:author="Roca Neyra Renzo Jaime" w:date="2019-09-09T23:52:00Z">
          <w:pPr>
            <w:pStyle w:val="Prrafodelista"/>
          </w:pPr>
        </w:pPrChange>
      </w:pPr>
      <w:r>
        <w:t>Está método fue influenciado por la función de ‘</w:t>
      </w:r>
      <w:proofErr w:type="spellStart"/>
      <w:r w:rsidRPr="001850E8">
        <w:rPr>
          <w:rFonts w:ascii="Consolas" w:hAnsi="Consolas" w:cs="Consolas"/>
          <w:i/>
          <w:color w:val="0000FF"/>
          <w:sz w:val="19"/>
          <w:szCs w:val="19"/>
        </w:rPr>
        <w:t>static</w:t>
      </w:r>
      <w:proofErr w:type="spellEnd"/>
      <w:r w:rsidRPr="001850E8">
        <w:rPr>
          <w:rFonts w:ascii="Consolas" w:hAnsi="Consolas" w:cs="Consolas"/>
          <w:i/>
          <w:color w:val="000000"/>
          <w:sz w:val="19"/>
          <w:szCs w:val="19"/>
        </w:rPr>
        <w:t xml:space="preserve"> </w:t>
      </w:r>
      <w:proofErr w:type="spellStart"/>
      <w:r w:rsidRPr="001850E8">
        <w:rPr>
          <w:rFonts w:ascii="Consolas" w:hAnsi="Consolas" w:cs="Consolas"/>
          <w:i/>
          <w:color w:val="0000FF"/>
          <w:sz w:val="19"/>
          <w:szCs w:val="19"/>
        </w:rPr>
        <w:t>int</w:t>
      </w:r>
      <w:proofErr w:type="spellEnd"/>
      <w:r w:rsidRPr="001850E8">
        <w:rPr>
          <w:rFonts w:ascii="Consolas" w:hAnsi="Consolas" w:cs="Consolas"/>
          <w:i/>
          <w:color w:val="000000"/>
          <w:sz w:val="19"/>
          <w:szCs w:val="19"/>
        </w:rPr>
        <w:t xml:space="preserve"> </w:t>
      </w:r>
      <w:proofErr w:type="spellStart"/>
      <w:r w:rsidRPr="001850E8">
        <w:rPr>
          <w:rFonts w:ascii="Consolas" w:hAnsi="Consolas" w:cs="Consolas"/>
          <w:i/>
          <w:color w:val="000000"/>
          <w:sz w:val="19"/>
          <w:szCs w:val="19"/>
        </w:rPr>
        <w:t>readheader</w:t>
      </w:r>
      <w:proofErr w:type="spellEnd"/>
      <w:r w:rsidRPr="001850E8">
        <w:rPr>
          <w:rFonts w:ascii="Consolas" w:hAnsi="Consolas" w:cs="Consolas"/>
          <w:i/>
          <w:color w:val="000000"/>
          <w:sz w:val="19"/>
          <w:szCs w:val="19"/>
        </w:rPr>
        <w:t>(</w:t>
      </w:r>
      <w:proofErr w:type="spellStart"/>
      <w:r w:rsidRPr="001850E8">
        <w:rPr>
          <w:rFonts w:ascii="Consolas" w:hAnsi="Consolas" w:cs="Consolas"/>
          <w:i/>
          <w:color w:val="0000FF"/>
          <w:sz w:val="19"/>
          <w:szCs w:val="19"/>
        </w:rPr>
        <w:t>const</w:t>
      </w:r>
      <w:proofErr w:type="spellEnd"/>
      <w:r w:rsidRPr="001850E8">
        <w:rPr>
          <w:rFonts w:ascii="Consolas" w:hAnsi="Consolas" w:cs="Consolas"/>
          <w:i/>
          <w:color w:val="000000"/>
          <w:sz w:val="19"/>
          <w:szCs w:val="19"/>
        </w:rPr>
        <w:t xml:space="preserve"> </w:t>
      </w:r>
      <w:proofErr w:type="spellStart"/>
      <w:r w:rsidRPr="001850E8">
        <w:rPr>
          <w:rFonts w:ascii="Consolas" w:hAnsi="Consolas" w:cs="Consolas"/>
          <w:i/>
          <w:color w:val="0000FF"/>
          <w:sz w:val="19"/>
          <w:szCs w:val="19"/>
        </w:rPr>
        <w:t>char</w:t>
      </w:r>
      <w:proofErr w:type="spellEnd"/>
      <w:r w:rsidRPr="001850E8">
        <w:rPr>
          <w:rFonts w:ascii="Consolas" w:hAnsi="Consolas" w:cs="Consolas"/>
          <w:i/>
          <w:color w:val="000000"/>
          <w:sz w:val="19"/>
          <w:szCs w:val="19"/>
        </w:rPr>
        <w:t xml:space="preserve"> *</w:t>
      </w:r>
      <w:proofErr w:type="spellStart"/>
      <w:r w:rsidRPr="001850E8">
        <w:rPr>
          <w:rFonts w:ascii="Consolas" w:hAnsi="Consolas" w:cs="Consolas"/>
          <w:i/>
          <w:color w:val="808080"/>
          <w:sz w:val="19"/>
          <w:szCs w:val="19"/>
        </w:rPr>
        <w:t>record</w:t>
      </w:r>
      <w:proofErr w:type="spellEnd"/>
      <w:r w:rsidRPr="001850E8">
        <w:rPr>
          <w:rFonts w:ascii="Consolas" w:hAnsi="Consolas" w:cs="Consolas"/>
          <w:i/>
          <w:color w:val="000000"/>
          <w:sz w:val="19"/>
          <w:szCs w:val="19"/>
        </w:rPr>
        <w:t>)</w:t>
      </w:r>
      <w:r>
        <w:rPr>
          <w:rFonts w:ascii="Consolas" w:hAnsi="Consolas" w:cs="Consolas"/>
          <w:color w:val="000000"/>
          <w:sz w:val="19"/>
          <w:szCs w:val="19"/>
        </w:rPr>
        <w:t>’ de fichero ‘</w:t>
      </w:r>
      <w:proofErr w:type="spellStart"/>
      <w:r w:rsidRPr="001850E8">
        <w:rPr>
          <w:rFonts w:ascii="Consolas" w:hAnsi="Consolas" w:cs="Consolas"/>
          <w:i/>
          <w:color w:val="000000"/>
          <w:sz w:val="19"/>
          <w:szCs w:val="19"/>
        </w:rPr>
        <w:t>signal.c</w:t>
      </w:r>
      <w:proofErr w:type="spellEnd"/>
      <w:r w:rsidRPr="001850E8">
        <w:rPr>
          <w:rFonts w:ascii="Consolas" w:hAnsi="Consolas" w:cs="Consolas"/>
          <w:i/>
          <w:color w:val="000000"/>
          <w:sz w:val="19"/>
          <w:szCs w:val="19"/>
        </w:rPr>
        <w:t>’</w:t>
      </w:r>
      <w:r>
        <w:rPr>
          <w:rFonts w:ascii="Consolas" w:hAnsi="Consolas" w:cs="Consolas"/>
          <w:color w:val="000000"/>
          <w:sz w:val="19"/>
          <w:szCs w:val="19"/>
        </w:rPr>
        <w:t>.</w:t>
      </w:r>
    </w:p>
    <w:p w14:paraId="56648DFA" w14:textId="77777777" w:rsidR="00CE79E5" w:rsidRPr="00F13F18" w:rsidRDefault="00CE79E5">
      <w:pPr>
        <w:spacing w:line="360" w:lineRule="auto"/>
        <w:jc w:val="both"/>
        <w:pPrChange w:id="756" w:author="Roca Neyra Renzo Jaime" w:date="2019-09-09T23:52:00Z">
          <w:pPr>
            <w:jc w:val="both"/>
          </w:pPr>
        </w:pPrChange>
      </w:pPr>
    </w:p>
    <w:p w14:paraId="6AA78FBA" w14:textId="77777777" w:rsidR="00B343D8" w:rsidRDefault="19796FE2">
      <w:pPr>
        <w:pStyle w:val="Prrafodelista"/>
        <w:numPr>
          <w:ilvl w:val="0"/>
          <w:numId w:val="16"/>
        </w:numPr>
        <w:spacing w:line="360" w:lineRule="auto"/>
        <w:jc w:val="both"/>
        <w:pPrChange w:id="757" w:author="Roca Neyra Renzo Jaime" w:date="2019-09-09T23:52:00Z">
          <w:pPr>
            <w:pStyle w:val="Prrafodelista"/>
            <w:numPr>
              <w:numId w:val="16"/>
            </w:numPr>
            <w:ind w:hanging="360"/>
            <w:jc w:val="both"/>
          </w:pPr>
        </w:pPrChange>
      </w:pPr>
      <w:proofErr w:type="spellStart"/>
      <w:r w:rsidRPr="19796FE2">
        <w:rPr>
          <w:rFonts w:ascii="Consolas" w:hAnsi="Consolas" w:cs="Consolas"/>
          <w:color w:val="0000FF"/>
          <w:sz w:val="19"/>
          <w:szCs w:val="19"/>
        </w:rPr>
        <w:t>public</w:t>
      </w:r>
      <w:proofErr w:type="spellEnd"/>
      <w:r w:rsidRPr="19796FE2">
        <w:rPr>
          <w:rFonts w:ascii="Consolas" w:hAnsi="Consolas" w:cs="Consolas"/>
          <w:color w:val="000000" w:themeColor="text1"/>
          <w:sz w:val="19"/>
          <w:szCs w:val="19"/>
        </w:rPr>
        <w:t xml:space="preserve"> </w:t>
      </w:r>
      <w:proofErr w:type="spellStart"/>
      <w:r w:rsidRPr="19796FE2">
        <w:rPr>
          <w:rFonts w:ascii="Consolas" w:hAnsi="Consolas" w:cs="Consolas"/>
          <w:color w:val="0000FF"/>
          <w:sz w:val="19"/>
          <w:szCs w:val="19"/>
        </w:rPr>
        <w:t>static</w:t>
      </w:r>
      <w:proofErr w:type="spellEnd"/>
      <w:r w:rsidRPr="19796FE2">
        <w:rPr>
          <w:rFonts w:ascii="Consolas" w:hAnsi="Consolas" w:cs="Consolas"/>
          <w:color w:val="000000" w:themeColor="text1"/>
          <w:sz w:val="19"/>
          <w:szCs w:val="19"/>
        </w:rPr>
        <w:t xml:space="preserve"> </w:t>
      </w:r>
      <w:proofErr w:type="spellStart"/>
      <w:r w:rsidRPr="19796FE2">
        <w:rPr>
          <w:rFonts w:ascii="Consolas" w:hAnsi="Consolas" w:cs="Consolas"/>
          <w:color w:val="0000FF"/>
          <w:sz w:val="19"/>
          <w:szCs w:val="19"/>
        </w:rPr>
        <w:t>void</w:t>
      </w:r>
      <w:proofErr w:type="spellEnd"/>
      <w:r w:rsidRPr="19796FE2">
        <w:rPr>
          <w:rFonts w:ascii="Consolas" w:hAnsi="Consolas" w:cs="Consolas"/>
          <w:color w:val="000000" w:themeColor="text1"/>
          <w:sz w:val="19"/>
          <w:szCs w:val="19"/>
        </w:rPr>
        <w:t xml:space="preserve"> </w:t>
      </w:r>
      <w:proofErr w:type="spellStart"/>
      <w:r w:rsidRPr="19796FE2">
        <w:rPr>
          <w:rFonts w:ascii="Consolas" w:hAnsi="Consolas" w:cs="Consolas"/>
          <w:color w:val="000000" w:themeColor="text1"/>
          <w:sz w:val="19"/>
          <w:szCs w:val="19"/>
        </w:rPr>
        <w:t>ReadSignalFile</w:t>
      </w:r>
      <w:proofErr w:type="spellEnd"/>
      <w:r w:rsidRPr="19796FE2">
        <w:rPr>
          <w:rFonts w:ascii="Consolas" w:hAnsi="Consolas" w:cs="Consolas"/>
          <w:color w:val="000000" w:themeColor="text1"/>
          <w:sz w:val="19"/>
          <w:szCs w:val="19"/>
        </w:rPr>
        <w:t>(</w:t>
      </w:r>
      <w:proofErr w:type="spellStart"/>
      <w:r w:rsidRPr="19796FE2">
        <w:rPr>
          <w:rFonts w:ascii="Consolas" w:hAnsi="Consolas" w:cs="Consolas"/>
          <w:color w:val="000000" w:themeColor="text1"/>
          <w:sz w:val="19"/>
          <w:szCs w:val="19"/>
        </w:rPr>
        <w:t>FileStream</w:t>
      </w:r>
      <w:proofErr w:type="spellEnd"/>
      <w:r w:rsidRPr="19796FE2">
        <w:rPr>
          <w:rFonts w:ascii="Consolas" w:hAnsi="Consolas" w:cs="Consolas"/>
          <w:color w:val="000000" w:themeColor="text1"/>
          <w:sz w:val="19"/>
          <w:szCs w:val="19"/>
        </w:rPr>
        <w:t xml:space="preserve"> </w:t>
      </w:r>
      <w:proofErr w:type="spellStart"/>
      <w:r w:rsidRPr="19796FE2">
        <w:rPr>
          <w:rFonts w:ascii="Consolas" w:hAnsi="Consolas" w:cs="Consolas"/>
          <w:color w:val="000000" w:themeColor="text1"/>
          <w:sz w:val="19"/>
          <w:szCs w:val="19"/>
        </w:rPr>
        <w:t>fileSignal</w:t>
      </w:r>
      <w:proofErr w:type="spellEnd"/>
      <w:r w:rsidRPr="19796FE2">
        <w:rPr>
          <w:rFonts w:ascii="Consolas" w:hAnsi="Consolas" w:cs="Consolas"/>
          <w:color w:val="000000" w:themeColor="text1"/>
          <w:sz w:val="19"/>
          <w:szCs w:val="19"/>
        </w:rPr>
        <w:t xml:space="preserve">, </w:t>
      </w:r>
      <w:proofErr w:type="spellStart"/>
      <w:r w:rsidRPr="19796FE2">
        <w:rPr>
          <w:rFonts w:ascii="Consolas" w:hAnsi="Consolas" w:cs="Consolas"/>
          <w:color w:val="000000" w:themeColor="text1"/>
          <w:sz w:val="19"/>
          <w:szCs w:val="19"/>
        </w:rPr>
        <w:t>List</w:t>
      </w:r>
      <w:proofErr w:type="spellEnd"/>
      <w:r w:rsidRPr="19796FE2">
        <w:rPr>
          <w:rFonts w:ascii="Consolas" w:hAnsi="Consolas" w:cs="Consolas"/>
          <w:color w:val="000000" w:themeColor="text1"/>
          <w:sz w:val="19"/>
          <w:szCs w:val="19"/>
        </w:rPr>
        <w:t>&lt;</w:t>
      </w:r>
      <w:proofErr w:type="spellStart"/>
      <w:r w:rsidRPr="19796FE2">
        <w:rPr>
          <w:rFonts w:ascii="Consolas" w:hAnsi="Consolas" w:cs="Consolas"/>
          <w:color w:val="000000" w:themeColor="text1"/>
          <w:sz w:val="19"/>
          <w:szCs w:val="19"/>
        </w:rPr>
        <w:t>Signal</w:t>
      </w:r>
      <w:proofErr w:type="spellEnd"/>
      <w:r w:rsidRPr="19796FE2">
        <w:rPr>
          <w:rFonts w:ascii="Consolas" w:hAnsi="Consolas" w:cs="Consolas"/>
          <w:color w:val="000000" w:themeColor="text1"/>
          <w:sz w:val="19"/>
          <w:szCs w:val="19"/>
        </w:rPr>
        <w:t xml:space="preserve">&gt; </w:t>
      </w:r>
      <w:proofErr w:type="spellStart"/>
      <w:r w:rsidRPr="19796FE2">
        <w:rPr>
          <w:rFonts w:ascii="Consolas" w:hAnsi="Consolas" w:cs="Consolas"/>
          <w:color w:val="000000" w:themeColor="text1"/>
          <w:sz w:val="19"/>
          <w:szCs w:val="19"/>
        </w:rPr>
        <w:t>signalsGroup</w:t>
      </w:r>
      <w:proofErr w:type="spellEnd"/>
      <w:r w:rsidRPr="19796FE2">
        <w:rPr>
          <w:rFonts w:ascii="Consolas" w:hAnsi="Consolas" w:cs="Consolas"/>
          <w:color w:val="000000" w:themeColor="text1"/>
          <w:sz w:val="19"/>
          <w:szCs w:val="19"/>
        </w:rPr>
        <w:t>)</w:t>
      </w:r>
      <w:r w:rsidR="00F13F18">
        <w:br/>
      </w:r>
      <w:r>
        <w:t>Lee un fichero de señal (</w:t>
      </w:r>
      <w:proofErr w:type="spellStart"/>
      <w:r>
        <w:t>fileSignal</w:t>
      </w:r>
      <w:proofErr w:type="spellEnd"/>
      <w:r>
        <w:t xml:space="preserve">) de un registro determinado. Devuelve una instancia </w:t>
      </w:r>
      <w:r>
        <w:lastRenderedPageBreak/>
        <w:t>la lista de señales (</w:t>
      </w:r>
      <w:proofErr w:type="spellStart"/>
      <w:r>
        <w:t>signalsGroup</w:t>
      </w:r>
      <w:proofErr w:type="spellEnd"/>
      <w:r>
        <w:t>) con las propiedades y muestras rellenadas.</w:t>
      </w:r>
      <w:r w:rsidR="00F13F18">
        <w:br/>
      </w:r>
    </w:p>
    <w:p w14:paraId="3941BF97" w14:textId="77777777" w:rsidR="00B343D8" w:rsidRDefault="00B343D8">
      <w:pPr>
        <w:pStyle w:val="Prrafodelista"/>
        <w:spacing w:line="360" w:lineRule="auto"/>
        <w:jc w:val="both"/>
        <w:pPrChange w:id="758" w:author="Roca Neyra Renzo Jaime" w:date="2019-09-09T23:52:00Z">
          <w:pPr>
            <w:pStyle w:val="Prrafodelista"/>
            <w:jc w:val="both"/>
          </w:pPr>
        </w:pPrChange>
      </w:pPr>
    </w:p>
    <w:p w14:paraId="2A5FE8B6" w14:textId="77777777" w:rsidR="00F16111" w:rsidRPr="00F13F18" w:rsidRDefault="00F16111">
      <w:pPr>
        <w:pStyle w:val="Prrafodelista"/>
        <w:numPr>
          <w:ilvl w:val="0"/>
          <w:numId w:val="16"/>
        </w:numPr>
        <w:spacing w:line="360" w:lineRule="auto"/>
        <w:jc w:val="both"/>
        <w:pPrChange w:id="759" w:author="Roca Neyra Renzo Jaime" w:date="2019-09-09T23:52:00Z">
          <w:pPr>
            <w:pStyle w:val="Prrafodelista"/>
            <w:numPr>
              <w:numId w:val="16"/>
            </w:numPr>
            <w:ind w:hanging="360"/>
            <w:jc w:val="both"/>
          </w:pPr>
        </w:pPrChange>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ReadSignalF16(</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fileSignal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Signal</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signals</w:t>
      </w:r>
      <w:proofErr w:type="spellEnd"/>
      <w:r>
        <w:rPr>
          <w:rFonts w:ascii="Consolas" w:hAnsi="Consolas" w:cs="Consolas"/>
          <w:color w:val="000000"/>
          <w:sz w:val="19"/>
          <w:szCs w:val="19"/>
        </w:rPr>
        <w:t>)</w:t>
      </w:r>
      <w:r>
        <w:rPr>
          <w:rFonts w:ascii="Consolas" w:hAnsi="Consolas" w:cs="Consolas"/>
          <w:color w:val="000000"/>
          <w:sz w:val="19"/>
          <w:szCs w:val="19"/>
        </w:rPr>
        <w:br/>
      </w:r>
      <w:r w:rsidRPr="00017B2B">
        <w:rPr>
          <w:rFonts w:cstheme="minorHAnsi"/>
          <w:color w:val="000000"/>
          <w:szCs w:val="19"/>
        </w:rPr>
        <w:t>Lee las muestras de todas las señales del fichero de datos (</w:t>
      </w:r>
      <w:proofErr w:type="spellStart"/>
      <w:r w:rsidRPr="00017B2B">
        <w:rPr>
          <w:rFonts w:cstheme="minorHAnsi"/>
          <w:color w:val="000000"/>
          <w:szCs w:val="19"/>
        </w:rPr>
        <w:t>fileSignal</w:t>
      </w:r>
      <w:proofErr w:type="spellEnd"/>
      <w:r w:rsidRPr="00017B2B">
        <w:rPr>
          <w:rFonts w:cstheme="minorHAnsi"/>
          <w:color w:val="000000"/>
          <w:szCs w:val="19"/>
        </w:rPr>
        <w:t>) en el formato 16. Este tipo de método existe por cada formato existente.</w:t>
      </w:r>
    </w:p>
    <w:p w14:paraId="3C6F5453" w14:textId="77777777" w:rsidR="00F16111" w:rsidRPr="0005750E" w:rsidRDefault="00F16111">
      <w:pPr>
        <w:spacing w:line="360" w:lineRule="auto"/>
        <w:jc w:val="both"/>
        <w:pPrChange w:id="760" w:author="Roca Neyra Renzo Jaime" w:date="2019-09-09T23:52:00Z">
          <w:pPr>
            <w:jc w:val="both"/>
          </w:pPr>
        </w:pPrChange>
      </w:pPr>
    </w:p>
    <w:p w14:paraId="1602D590" w14:textId="77777777" w:rsidR="005C2A77" w:rsidRDefault="005C2A77">
      <w:pPr>
        <w:pStyle w:val="Ttulo3"/>
        <w:spacing w:line="360" w:lineRule="auto"/>
        <w:jc w:val="both"/>
        <w:pPrChange w:id="761" w:author="Roca Neyra Renzo Jaime" w:date="2019-09-09T23:52:00Z">
          <w:pPr>
            <w:pStyle w:val="Ttulo3"/>
          </w:pPr>
        </w:pPrChange>
      </w:pPr>
      <w:bookmarkStart w:id="762" w:name="_Toc17721544"/>
      <w:r>
        <w:t xml:space="preserve">Clase </w:t>
      </w:r>
      <w:proofErr w:type="spellStart"/>
      <w:r w:rsidR="003E260C">
        <w:t>AnnotationCode</w:t>
      </w:r>
      <w:bookmarkEnd w:id="762"/>
      <w:proofErr w:type="spellEnd"/>
    </w:p>
    <w:p w14:paraId="05C7ADE3" w14:textId="77777777" w:rsidR="00810377" w:rsidRDefault="19796FE2">
      <w:pPr>
        <w:spacing w:line="360" w:lineRule="auto"/>
        <w:jc w:val="both"/>
        <w:pPrChange w:id="763" w:author="Roca Neyra Renzo Jaime" w:date="2019-09-09T23:52:00Z">
          <w:pPr>
            <w:jc w:val="both"/>
          </w:pPr>
        </w:pPrChange>
      </w:pPr>
      <w:r>
        <w:t xml:space="preserve">Representa los distintos tipos de anotaciones que puede tener una anotación, cada tipo es identificado por su código de anotación. Estos códigos son propiedades estáticas de solo lectura y están establecidos entre 0 y 49 incluidos. De los cuales los códigos del 42 al 48 están reservados para ser definidos por el usuario y el resto de </w:t>
      </w:r>
      <w:proofErr w:type="gramStart"/>
      <w:r>
        <w:t>códigos</w:t>
      </w:r>
      <w:proofErr w:type="gramEnd"/>
      <w:r>
        <w:t xml:space="preserve"> ya están definidos entre anotaciones de denotan un complejo QRS y los que no.</w:t>
      </w:r>
    </w:p>
    <w:p w14:paraId="58669642" w14:textId="77777777" w:rsidR="00BF2C5C" w:rsidRDefault="19796FE2">
      <w:pPr>
        <w:spacing w:line="360" w:lineRule="auto"/>
        <w:jc w:val="both"/>
        <w:pPrChange w:id="764" w:author="Roca Neyra Renzo Jaime" w:date="2019-09-09T23:52:00Z">
          <w:pPr>
            <w:jc w:val="both"/>
          </w:pPr>
        </w:pPrChange>
      </w:pPr>
      <w:r>
        <w:t>Cada código de anotación tiene sus características almacenadas en vectores de tamaño fijos (50): el vector descripción; mapeo 1; mapeo 2; mnemotécnico de electrocardiograma; posición de anotación; código AHA; etc. Estos vectores fueron obtenidos del fichero ‘</w:t>
      </w:r>
      <w:proofErr w:type="spellStart"/>
      <w:r w:rsidRPr="19796FE2">
        <w:rPr>
          <w:i/>
          <w:iCs/>
        </w:rPr>
        <w:t>ecgmap.h</w:t>
      </w:r>
      <w:proofErr w:type="spellEnd"/>
      <w:r w:rsidRPr="19796FE2">
        <w:rPr>
          <w:i/>
          <w:iCs/>
        </w:rPr>
        <w:t>’</w:t>
      </w:r>
      <w:r>
        <w:t>.</w:t>
      </w:r>
    </w:p>
    <w:p w14:paraId="729F560A" w14:textId="77777777" w:rsidR="004D6379" w:rsidRDefault="004D6379">
      <w:pPr>
        <w:spacing w:line="360" w:lineRule="auto"/>
        <w:jc w:val="both"/>
        <w:pPrChange w:id="765" w:author="Roca Neyra Renzo Jaime" w:date="2019-09-09T23:52:00Z">
          <w:pPr>
            <w:jc w:val="both"/>
          </w:pPr>
        </w:pPrChange>
      </w:pPr>
    </w:p>
    <w:p w14:paraId="65B4A555" w14:textId="77777777" w:rsidR="004240BD" w:rsidRDefault="004D6379">
      <w:pPr>
        <w:keepNext/>
        <w:spacing w:line="360" w:lineRule="auto"/>
        <w:ind w:left="708"/>
        <w:jc w:val="both"/>
        <w:pPrChange w:id="766" w:author="Roca Neyra Renzo Jaime" w:date="2019-09-09T23:52:00Z">
          <w:pPr>
            <w:keepNext/>
            <w:ind w:left="708"/>
            <w:jc w:val="both"/>
          </w:pPr>
        </w:pPrChange>
      </w:pPr>
      <w:r>
        <w:rPr>
          <w:noProof/>
          <w:lang w:eastAsia="es-ES"/>
        </w:rPr>
        <w:drawing>
          <wp:inline distT="0" distB="0" distL="0" distR="0" wp14:anchorId="44157EFA" wp14:editId="07B521AD">
            <wp:extent cx="4233334" cy="7734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9974" cy="780124"/>
                    </a:xfrm>
                    <a:prstGeom prst="rect">
                      <a:avLst/>
                    </a:prstGeom>
                  </pic:spPr>
                </pic:pic>
              </a:graphicData>
            </a:graphic>
          </wp:inline>
        </w:drawing>
      </w:r>
    </w:p>
    <w:p w14:paraId="5E3796B4" w14:textId="7C252167" w:rsidR="004D6379" w:rsidRDefault="004240BD">
      <w:pPr>
        <w:pStyle w:val="Descripcin"/>
        <w:spacing w:line="360" w:lineRule="auto"/>
        <w:ind w:left="2832"/>
        <w:jc w:val="both"/>
        <w:pPrChange w:id="767" w:author="Roca Neyra Renzo Jaime" w:date="2019-09-09T23:52:00Z">
          <w:pPr>
            <w:pStyle w:val="Descripcin"/>
            <w:ind w:left="2832"/>
            <w:jc w:val="both"/>
          </w:pPr>
        </w:pPrChange>
      </w:pPr>
      <w:bookmarkStart w:id="768" w:name="_Toc17721580"/>
      <w:r>
        <w:t xml:space="preserve">Tabla </w:t>
      </w:r>
      <w:r w:rsidR="002C20E9">
        <w:rPr>
          <w:noProof/>
        </w:rPr>
        <w:fldChar w:fldCharType="begin"/>
      </w:r>
      <w:r w:rsidR="002C20E9">
        <w:rPr>
          <w:noProof/>
        </w:rPr>
        <w:instrText xml:space="preserve"> SEQ Tabla \* ARABIC </w:instrText>
      </w:r>
      <w:r w:rsidR="002C20E9">
        <w:rPr>
          <w:noProof/>
        </w:rPr>
        <w:fldChar w:fldCharType="separate"/>
      </w:r>
      <w:r w:rsidR="00955E0F">
        <w:rPr>
          <w:noProof/>
        </w:rPr>
        <w:t>4</w:t>
      </w:r>
      <w:r w:rsidR="002C20E9">
        <w:rPr>
          <w:noProof/>
        </w:rPr>
        <w:fldChar w:fldCharType="end"/>
      </w:r>
      <w:r>
        <w:t xml:space="preserve"> Tipos de anotaciones</w:t>
      </w:r>
      <w:bookmarkEnd w:id="768"/>
    </w:p>
    <w:p w14:paraId="159D55A7" w14:textId="77777777" w:rsidR="00B343D8" w:rsidRDefault="00B343D8">
      <w:pPr>
        <w:spacing w:line="360" w:lineRule="auto"/>
        <w:ind w:left="708"/>
        <w:jc w:val="both"/>
        <w:pPrChange w:id="769" w:author="Roca Neyra Renzo Jaime" w:date="2019-09-09T23:52:00Z">
          <w:pPr>
            <w:ind w:left="708"/>
            <w:jc w:val="both"/>
          </w:pPr>
        </w:pPrChange>
      </w:pPr>
    </w:p>
    <w:p w14:paraId="4FEBAE79" w14:textId="77777777" w:rsidR="004240BD" w:rsidRPr="004240BD" w:rsidRDefault="00B343D8">
      <w:pPr>
        <w:keepNext/>
        <w:spacing w:line="360" w:lineRule="auto"/>
        <w:ind w:left="708" w:firstLine="708"/>
        <w:jc w:val="both"/>
        <w:rPr>
          <w:u w:val="single"/>
        </w:rPr>
        <w:pPrChange w:id="770" w:author="Roca Neyra Renzo Jaime" w:date="2019-09-09T23:52:00Z">
          <w:pPr>
            <w:keepNext/>
            <w:ind w:left="708" w:firstLine="708"/>
            <w:jc w:val="both"/>
          </w:pPr>
        </w:pPrChange>
      </w:pPr>
      <w:r w:rsidRPr="00E61BFF">
        <w:rPr>
          <w:noProof/>
          <w:lang w:eastAsia="es-ES"/>
        </w:rPr>
        <w:lastRenderedPageBreak/>
        <w:drawing>
          <wp:inline distT="0" distB="0" distL="0" distR="0" wp14:anchorId="4AD9B00E" wp14:editId="7066832B">
            <wp:extent cx="3226279" cy="834797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5471" cy="8397631"/>
                    </a:xfrm>
                    <a:prstGeom prst="rect">
                      <a:avLst/>
                    </a:prstGeom>
                    <a:noFill/>
                    <a:ln>
                      <a:noFill/>
                    </a:ln>
                  </pic:spPr>
                </pic:pic>
              </a:graphicData>
            </a:graphic>
          </wp:inline>
        </w:drawing>
      </w:r>
    </w:p>
    <w:p w14:paraId="1F914AC0" w14:textId="7DB454DD" w:rsidR="00B343D8" w:rsidRDefault="004240BD">
      <w:pPr>
        <w:pStyle w:val="Descripcin"/>
        <w:spacing w:line="360" w:lineRule="auto"/>
        <w:ind w:left="1416" w:firstLine="708"/>
        <w:jc w:val="both"/>
        <w:pPrChange w:id="771" w:author="Roca Neyra Renzo Jaime" w:date="2019-09-09T23:52:00Z">
          <w:pPr>
            <w:pStyle w:val="Descripcin"/>
            <w:ind w:left="1416" w:firstLine="708"/>
            <w:jc w:val="both"/>
          </w:pPr>
        </w:pPrChange>
      </w:pPr>
      <w:bookmarkStart w:id="772" w:name="_Toc17721572"/>
      <w:r>
        <w:t xml:space="preserve">Figura </w:t>
      </w:r>
      <w:ins w:id="773" w:author="Roca Neyra Renzo Jaime" w:date="2019-09-04T20:49:00Z">
        <w:r w:rsidR="007613B9">
          <w:fldChar w:fldCharType="begin"/>
        </w:r>
        <w:r w:rsidR="007613B9">
          <w:instrText xml:space="preserve"> STYLEREF 1 \s </w:instrText>
        </w:r>
      </w:ins>
      <w:r w:rsidR="007613B9">
        <w:fldChar w:fldCharType="separate"/>
      </w:r>
      <w:r w:rsidR="007613B9">
        <w:rPr>
          <w:noProof/>
        </w:rPr>
        <w:t>3</w:t>
      </w:r>
      <w:ins w:id="774" w:author="Roca Neyra Renzo Jaime" w:date="2019-09-04T20:49:00Z">
        <w:r w:rsidR="007613B9">
          <w:fldChar w:fldCharType="end"/>
        </w:r>
        <w:r w:rsidR="007613B9">
          <w:noBreakHyphen/>
        </w:r>
        <w:r w:rsidR="007613B9">
          <w:fldChar w:fldCharType="begin"/>
        </w:r>
        <w:r w:rsidR="007613B9">
          <w:instrText xml:space="preserve"> SEQ Figura \* ARABIC \s 1 </w:instrText>
        </w:r>
      </w:ins>
      <w:r w:rsidR="007613B9">
        <w:fldChar w:fldCharType="separate"/>
      </w:r>
      <w:ins w:id="775" w:author="Roca Neyra Renzo Jaime" w:date="2019-09-04T20:49:00Z">
        <w:r w:rsidR="007613B9">
          <w:rPr>
            <w:noProof/>
          </w:rPr>
          <w:t>3</w:t>
        </w:r>
        <w:r w:rsidR="007613B9">
          <w:fldChar w:fldCharType="end"/>
        </w:r>
      </w:ins>
      <w:del w:id="776" w:author="Roca Neyra Renzo Jaime" w:date="2019-09-04T20:48:00Z">
        <w:r w:rsidR="004D7AFA" w:rsidDel="007613B9">
          <w:rPr>
            <w:noProof/>
          </w:rPr>
          <w:fldChar w:fldCharType="begin"/>
        </w:r>
        <w:r w:rsidR="004D7AFA" w:rsidDel="007613B9">
          <w:rPr>
            <w:noProof/>
          </w:rPr>
          <w:delInstrText xml:space="preserve"> STYLEREF 1 \s </w:delInstrText>
        </w:r>
        <w:r w:rsidR="004D7AFA" w:rsidDel="007613B9">
          <w:rPr>
            <w:noProof/>
          </w:rPr>
          <w:fldChar w:fldCharType="separate"/>
        </w:r>
        <w:r w:rsidR="00955E0F" w:rsidDel="007613B9">
          <w:rPr>
            <w:noProof/>
          </w:rPr>
          <w:delText>3</w:delText>
        </w:r>
        <w:r w:rsidR="004D7AFA" w:rsidDel="007613B9">
          <w:rPr>
            <w:noProof/>
          </w:rPr>
          <w:fldChar w:fldCharType="end"/>
        </w:r>
        <w:r w:rsidR="004F12B5" w:rsidDel="007613B9">
          <w:delText>.</w:delText>
        </w:r>
        <w:r w:rsidR="004D7AFA" w:rsidDel="007613B9">
          <w:rPr>
            <w:noProof/>
          </w:rPr>
          <w:fldChar w:fldCharType="begin"/>
        </w:r>
        <w:r w:rsidR="004D7AFA" w:rsidDel="007613B9">
          <w:rPr>
            <w:noProof/>
          </w:rPr>
          <w:delInstrText xml:space="preserve"> SEQ Figura \* ARABIC \s 1 </w:delInstrText>
        </w:r>
        <w:r w:rsidR="004D7AFA" w:rsidDel="007613B9">
          <w:rPr>
            <w:noProof/>
          </w:rPr>
          <w:fldChar w:fldCharType="separate"/>
        </w:r>
        <w:r w:rsidR="00955E0F" w:rsidDel="007613B9">
          <w:rPr>
            <w:noProof/>
          </w:rPr>
          <w:delText>3</w:delText>
        </w:r>
        <w:r w:rsidR="004D7AFA" w:rsidDel="007613B9">
          <w:rPr>
            <w:noProof/>
          </w:rPr>
          <w:fldChar w:fldCharType="end"/>
        </w:r>
      </w:del>
      <w:r>
        <w:t xml:space="preserve"> Clase </w:t>
      </w:r>
      <w:proofErr w:type="spellStart"/>
      <w:r>
        <w:t>AnnotationCode</w:t>
      </w:r>
      <w:bookmarkEnd w:id="772"/>
      <w:proofErr w:type="spellEnd"/>
    </w:p>
    <w:p w14:paraId="23ED65B8" w14:textId="77777777" w:rsidR="004D6379" w:rsidRDefault="004D6379">
      <w:pPr>
        <w:spacing w:line="360" w:lineRule="auto"/>
        <w:jc w:val="both"/>
        <w:pPrChange w:id="777" w:author="Roca Neyra Renzo Jaime" w:date="2019-09-09T23:52:00Z">
          <w:pPr>
            <w:jc w:val="both"/>
          </w:pPr>
        </w:pPrChange>
      </w:pPr>
    </w:p>
    <w:p w14:paraId="6563FFA2" w14:textId="77777777" w:rsidR="009F43F5" w:rsidRDefault="009F43F5">
      <w:pPr>
        <w:pStyle w:val="Ttulo4"/>
        <w:spacing w:line="360" w:lineRule="auto"/>
        <w:jc w:val="both"/>
        <w:pPrChange w:id="778" w:author="Roca Neyra Renzo Jaime" w:date="2019-09-09T23:52:00Z">
          <w:pPr>
            <w:pStyle w:val="Ttulo4"/>
          </w:pPr>
        </w:pPrChange>
      </w:pPr>
      <w:r>
        <w:t>Propiedades</w:t>
      </w:r>
    </w:p>
    <w:p w14:paraId="4852E81B" w14:textId="77777777" w:rsidR="00154AC1" w:rsidRPr="00154AC1" w:rsidRDefault="00154AC1">
      <w:pPr>
        <w:pStyle w:val="Prrafodelista"/>
        <w:numPr>
          <w:ilvl w:val="0"/>
          <w:numId w:val="17"/>
        </w:numPr>
        <w:spacing w:line="360" w:lineRule="auto"/>
        <w:jc w:val="both"/>
        <w:pPrChange w:id="779" w:author="Roca Neyra Renzo Jaime" w:date="2019-09-09T23:52:00Z">
          <w:pPr>
            <w:pStyle w:val="Prrafodelista"/>
            <w:numPr>
              <w:numId w:val="17"/>
            </w:numPr>
            <w:ind w:hanging="360"/>
          </w:pPr>
        </w:pPrChange>
      </w:pPr>
      <w:r>
        <w:rPr>
          <w:rFonts w:ascii="Consolas" w:hAnsi="Consolas" w:cs="Consolas"/>
          <w:color w:val="0000FF"/>
          <w:sz w:val="19"/>
          <w:szCs w:val="19"/>
        </w:rPr>
        <w:t>byte</w:t>
      </w:r>
      <w:r>
        <w:rPr>
          <w:rFonts w:ascii="Consolas" w:hAnsi="Consolas" w:cs="Consolas"/>
          <w:color w:val="000000"/>
          <w:sz w:val="19"/>
          <w:szCs w:val="19"/>
        </w:rPr>
        <w:t xml:space="preserve"> </w:t>
      </w:r>
      <w:proofErr w:type="spellStart"/>
      <w:r>
        <w:rPr>
          <w:rFonts w:ascii="Consolas" w:hAnsi="Consolas" w:cs="Consolas"/>
          <w:color w:val="000000"/>
          <w:sz w:val="19"/>
          <w:szCs w:val="19"/>
        </w:rPr>
        <w:t>Value</w:t>
      </w:r>
      <w:proofErr w:type="spellEnd"/>
    </w:p>
    <w:p w14:paraId="2F9F301F" w14:textId="77777777" w:rsidR="00154AC1" w:rsidRPr="00154AC1" w:rsidRDefault="00154AC1">
      <w:pPr>
        <w:pStyle w:val="Prrafodelista"/>
        <w:numPr>
          <w:ilvl w:val="1"/>
          <w:numId w:val="17"/>
        </w:numPr>
        <w:spacing w:line="360" w:lineRule="auto"/>
        <w:jc w:val="both"/>
        <w:pPrChange w:id="780" w:author="Roca Neyra Renzo Jaime" w:date="2019-09-09T23:52:00Z">
          <w:pPr>
            <w:pStyle w:val="Prrafodelista"/>
            <w:numPr>
              <w:ilvl w:val="1"/>
              <w:numId w:val="17"/>
            </w:numPr>
            <w:ind w:left="1440" w:hanging="360"/>
          </w:pPr>
        </w:pPrChange>
      </w:pPr>
      <w:r w:rsidRPr="00CB4882">
        <w:rPr>
          <w:rFonts w:cstheme="minorHAnsi"/>
          <w:color w:val="000000"/>
          <w:szCs w:val="19"/>
        </w:rPr>
        <w:t xml:space="preserve">Representa </w:t>
      </w:r>
      <w:r>
        <w:rPr>
          <w:rFonts w:cstheme="minorHAnsi"/>
          <w:color w:val="000000"/>
          <w:szCs w:val="19"/>
        </w:rPr>
        <w:t>el código/tipo de la anotación.</w:t>
      </w:r>
    </w:p>
    <w:p w14:paraId="0905E6B6" w14:textId="77777777" w:rsidR="00154AC1" w:rsidRPr="00154AC1" w:rsidRDefault="00154AC1">
      <w:pPr>
        <w:pStyle w:val="Prrafodelista"/>
        <w:spacing w:line="360" w:lineRule="auto"/>
        <w:jc w:val="both"/>
        <w:rPr>
          <w:u w:val="single"/>
        </w:rPr>
        <w:pPrChange w:id="781" w:author="Roca Neyra Renzo Jaime" w:date="2019-09-09T23:52:00Z">
          <w:pPr>
            <w:pStyle w:val="Prrafodelista"/>
          </w:pPr>
        </w:pPrChange>
      </w:pPr>
    </w:p>
    <w:p w14:paraId="4270989A" w14:textId="77777777" w:rsidR="00BB4AF0" w:rsidRPr="00BB4AF0" w:rsidRDefault="00154AC1">
      <w:pPr>
        <w:pStyle w:val="Prrafodelista"/>
        <w:numPr>
          <w:ilvl w:val="0"/>
          <w:numId w:val="17"/>
        </w:numPr>
        <w:spacing w:line="360" w:lineRule="auto"/>
        <w:jc w:val="both"/>
        <w:pPrChange w:id="782" w:author="Roca Neyra Renzo Jaime" w:date="2019-09-09T23:52:00Z">
          <w:pPr>
            <w:pStyle w:val="Prrafodelista"/>
            <w:numPr>
              <w:numId w:val="17"/>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Description</w:t>
      </w:r>
      <w:proofErr w:type="spellEnd"/>
    </w:p>
    <w:p w14:paraId="749B2688" w14:textId="77777777" w:rsidR="00BB4AF0" w:rsidRPr="00CB4882" w:rsidRDefault="00BB4AF0">
      <w:pPr>
        <w:pStyle w:val="Prrafodelista"/>
        <w:numPr>
          <w:ilvl w:val="1"/>
          <w:numId w:val="17"/>
        </w:numPr>
        <w:spacing w:line="360" w:lineRule="auto"/>
        <w:jc w:val="both"/>
        <w:rPr>
          <w:rFonts w:cstheme="minorHAnsi"/>
          <w:sz w:val="28"/>
        </w:rPr>
        <w:pPrChange w:id="783" w:author="Roca Neyra Renzo Jaime" w:date="2019-09-09T23:52:00Z">
          <w:pPr>
            <w:pStyle w:val="Prrafodelista"/>
            <w:numPr>
              <w:ilvl w:val="1"/>
              <w:numId w:val="17"/>
            </w:numPr>
            <w:ind w:left="1440" w:hanging="360"/>
          </w:pPr>
        </w:pPrChange>
      </w:pPr>
      <w:r w:rsidRPr="00CB4882">
        <w:rPr>
          <w:rFonts w:cstheme="minorHAnsi"/>
          <w:color w:val="000000"/>
          <w:szCs w:val="19"/>
        </w:rPr>
        <w:t>Representa la descripción del tipo de anotación. Esta propiedad está vacía para los códigos reservados ya que están pendientes de ser definidos por el usuario.</w:t>
      </w:r>
    </w:p>
    <w:p w14:paraId="7F222065" w14:textId="77777777" w:rsidR="00BB4AF0" w:rsidRPr="00BB4AF0" w:rsidRDefault="00BB4AF0">
      <w:pPr>
        <w:pStyle w:val="Prrafodelista"/>
        <w:numPr>
          <w:ilvl w:val="1"/>
          <w:numId w:val="17"/>
        </w:numPr>
        <w:spacing w:line="360" w:lineRule="auto"/>
        <w:jc w:val="both"/>
        <w:pPrChange w:id="784" w:author="Roca Neyra Renzo Jaime" w:date="2019-09-09T23:52:00Z">
          <w:pPr>
            <w:pStyle w:val="Prrafodelista"/>
            <w:numPr>
              <w:ilvl w:val="1"/>
              <w:numId w:val="17"/>
            </w:numPr>
            <w:ind w:left="1440" w:hanging="360"/>
          </w:pPr>
        </w:pPrChange>
      </w:pPr>
      <w:r w:rsidRPr="00CB4882">
        <w:rPr>
          <w:rFonts w:cstheme="minorHAnsi"/>
          <w:color w:val="000000"/>
          <w:szCs w:val="19"/>
        </w:rPr>
        <w:t xml:space="preserve">Se obtiene del vector </w:t>
      </w:r>
      <w:proofErr w:type="spellStart"/>
      <w:r>
        <w:rPr>
          <w:rFonts w:ascii="Consolas" w:hAnsi="Consolas" w:cs="Consolas"/>
          <w:color w:val="000000"/>
          <w:sz w:val="19"/>
          <w:szCs w:val="19"/>
        </w:rPr>
        <w:t>descriptions</w:t>
      </w:r>
      <w:proofErr w:type="spellEnd"/>
      <w:r>
        <w:rPr>
          <w:rFonts w:ascii="Consolas" w:hAnsi="Consolas" w:cs="Consolas"/>
          <w:color w:val="000000"/>
          <w:sz w:val="19"/>
          <w:szCs w:val="19"/>
        </w:rPr>
        <w:t>.</w:t>
      </w:r>
    </w:p>
    <w:p w14:paraId="5B41BF98" w14:textId="77777777" w:rsidR="00BB4AF0" w:rsidRPr="00CB4882" w:rsidRDefault="00154AC1">
      <w:pPr>
        <w:pStyle w:val="Prrafodelista"/>
        <w:numPr>
          <w:ilvl w:val="0"/>
          <w:numId w:val="17"/>
        </w:numPr>
        <w:spacing w:line="360" w:lineRule="auto"/>
        <w:jc w:val="both"/>
        <w:pPrChange w:id="785" w:author="Roca Neyra Renzo Jaime" w:date="2019-09-09T23:52:00Z">
          <w:pPr>
            <w:pStyle w:val="Prrafodelista"/>
            <w:numPr>
              <w:numId w:val="17"/>
            </w:numPr>
            <w:ind w:hanging="360"/>
          </w:pPr>
        </w:pPrChange>
      </w:pP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IsAnnotation</w:t>
      </w:r>
      <w:proofErr w:type="spellEnd"/>
    </w:p>
    <w:p w14:paraId="046022A2" w14:textId="77777777" w:rsidR="00CB4882" w:rsidRPr="009B4824" w:rsidRDefault="00CB4882">
      <w:pPr>
        <w:pStyle w:val="Prrafodelista"/>
        <w:numPr>
          <w:ilvl w:val="1"/>
          <w:numId w:val="17"/>
        </w:numPr>
        <w:spacing w:line="360" w:lineRule="auto"/>
        <w:jc w:val="both"/>
        <w:rPr>
          <w:rFonts w:cstheme="minorHAnsi"/>
          <w:sz w:val="28"/>
        </w:rPr>
        <w:pPrChange w:id="786" w:author="Roca Neyra Renzo Jaime" w:date="2019-09-09T23:52:00Z">
          <w:pPr>
            <w:pStyle w:val="Prrafodelista"/>
            <w:numPr>
              <w:ilvl w:val="1"/>
              <w:numId w:val="17"/>
            </w:numPr>
            <w:ind w:left="1440" w:hanging="360"/>
          </w:pPr>
        </w:pPrChange>
      </w:pPr>
      <w:r w:rsidRPr="009B4824">
        <w:rPr>
          <w:rFonts w:cstheme="minorHAnsi"/>
          <w:color w:val="000000"/>
          <w:szCs w:val="19"/>
        </w:rPr>
        <w:t>Representa a la bandera que indica si el código de anotación es válido o inválido.</w:t>
      </w:r>
    </w:p>
    <w:p w14:paraId="771D505A" w14:textId="77777777" w:rsidR="00CB4882" w:rsidRPr="009B4824" w:rsidRDefault="00CB4882">
      <w:pPr>
        <w:pStyle w:val="Prrafodelista"/>
        <w:numPr>
          <w:ilvl w:val="1"/>
          <w:numId w:val="17"/>
        </w:numPr>
        <w:spacing w:line="360" w:lineRule="auto"/>
        <w:jc w:val="both"/>
        <w:rPr>
          <w:rFonts w:cstheme="minorHAnsi"/>
          <w:sz w:val="28"/>
        </w:rPr>
        <w:pPrChange w:id="787" w:author="Roca Neyra Renzo Jaime" w:date="2019-09-09T23:52:00Z">
          <w:pPr>
            <w:pStyle w:val="Prrafodelista"/>
            <w:numPr>
              <w:ilvl w:val="1"/>
              <w:numId w:val="17"/>
            </w:numPr>
            <w:ind w:left="1440" w:hanging="360"/>
          </w:pPr>
        </w:pPrChange>
      </w:pPr>
      <w:r w:rsidRPr="009B4824">
        <w:rPr>
          <w:rFonts w:cstheme="minorHAnsi"/>
          <w:color w:val="000000"/>
          <w:szCs w:val="19"/>
        </w:rPr>
        <w:t>Se obtiene comprobando si el código está comprendido entre 1 y 49. Ya que el código 0 se reserva para códigos vacíos.</w:t>
      </w:r>
    </w:p>
    <w:p w14:paraId="3AA0930B" w14:textId="77777777" w:rsidR="00BB4AF0" w:rsidRPr="00CB4882" w:rsidRDefault="00154AC1">
      <w:pPr>
        <w:pStyle w:val="Prrafodelista"/>
        <w:numPr>
          <w:ilvl w:val="0"/>
          <w:numId w:val="17"/>
        </w:numPr>
        <w:spacing w:line="360" w:lineRule="auto"/>
        <w:jc w:val="both"/>
        <w:pPrChange w:id="788" w:author="Roca Neyra Renzo Jaime" w:date="2019-09-09T23:52:00Z">
          <w:pPr>
            <w:pStyle w:val="Prrafodelista"/>
            <w:numPr>
              <w:numId w:val="17"/>
            </w:numPr>
            <w:ind w:hanging="360"/>
          </w:pPr>
        </w:pPrChange>
      </w:pP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IsQrs</w:t>
      </w:r>
      <w:proofErr w:type="spellEnd"/>
    </w:p>
    <w:p w14:paraId="3D35DAB2" w14:textId="77777777" w:rsidR="00CB4882" w:rsidRPr="009B4824" w:rsidRDefault="00CB4882">
      <w:pPr>
        <w:pStyle w:val="Prrafodelista"/>
        <w:numPr>
          <w:ilvl w:val="1"/>
          <w:numId w:val="17"/>
        </w:numPr>
        <w:spacing w:line="360" w:lineRule="auto"/>
        <w:jc w:val="both"/>
        <w:rPr>
          <w:rFonts w:cstheme="minorHAnsi"/>
        </w:rPr>
        <w:pPrChange w:id="789" w:author="Roca Neyra Renzo Jaime" w:date="2019-09-09T23:52:00Z">
          <w:pPr>
            <w:pStyle w:val="Prrafodelista"/>
            <w:numPr>
              <w:ilvl w:val="1"/>
              <w:numId w:val="17"/>
            </w:numPr>
            <w:ind w:left="1440" w:hanging="360"/>
          </w:pPr>
        </w:pPrChange>
      </w:pPr>
      <w:r w:rsidRPr="009B4824">
        <w:rPr>
          <w:rFonts w:cstheme="minorHAnsi"/>
        </w:rPr>
        <w:t>Representa a la bandera que indica si el código de anotación es un complejo QRS.</w:t>
      </w:r>
    </w:p>
    <w:p w14:paraId="5613C65D" w14:textId="77777777" w:rsidR="00CB4882" w:rsidRPr="009B4824" w:rsidRDefault="00CB4882">
      <w:pPr>
        <w:pStyle w:val="Prrafodelista"/>
        <w:numPr>
          <w:ilvl w:val="1"/>
          <w:numId w:val="17"/>
        </w:numPr>
        <w:spacing w:line="360" w:lineRule="auto"/>
        <w:jc w:val="both"/>
        <w:rPr>
          <w:rFonts w:cstheme="minorHAnsi"/>
        </w:rPr>
        <w:pPrChange w:id="790" w:author="Roca Neyra Renzo Jaime" w:date="2019-09-09T23:52:00Z">
          <w:pPr>
            <w:pStyle w:val="Prrafodelista"/>
            <w:numPr>
              <w:ilvl w:val="1"/>
              <w:numId w:val="17"/>
            </w:numPr>
            <w:ind w:left="1440" w:hanging="360"/>
          </w:pPr>
        </w:pPrChange>
      </w:pPr>
      <w:r w:rsidRPr="009B4824">
        <w:rPr>
          <w:rFonts w:cstheme="minorHAnsi"/>
          <w:color w:val="000000"/>
        </w:rPr>
        <w:t xml:space="preserve">Se obtiene </w:t>
      </w:r>
      <w:r w:rsidR="00C968D5" w:rsidRPr="009B4824">
        <w:rPr>
          <w:rFonts w:cstheme="minorHAnsi"/>
          <w:color w:val="000000"/>
        </w:rPr>
        <w:t>d</w:t>
      </w:r>
      <w:r w:rsidRPr="009B4824">
        <w:rPr>
          <w:rFonts w:cstheme="minorHAnsi"/>
          <w:color w:val="000000"/>
        </w:rPr>
        <w:t xml:space="preserve">el vector </w:t>
      </w:r>
      <w:proofErr w:type="spellStart"/>
      <w:r w:rsidRPr="009B4824">
        <w:rPr>
          <w:rFonts w:cstheme="minorHAnsi"/>
          <w:color w:val="000000"/>
        </w:rPr>
        <w:t>isQrs</w:t>
      </w:r>
      <w:proofErr w:type="spellEnd"/>
      <w:r w:rsidRPr="009B4824">
        <w:rPr>
          <w:rFonts w:cstheme="minorHAnsi"/>
          <w:color w:val="000000"/>
        </w:rPr>
        <w:t>.</w:t>
      </w:r>
    </w:p>
    <w:p w14:paraId="4FADC69C" w14:textId="77777777" w:rsidR="00BB4AF0" w:rsidRPr="006A0DF1" w:rsidRDefault="00154AC1">
      <w:pPr>
        <w:pStyle w:val="Prrafodelista"/>
        <w:numPr>
          <w:ilvl w:val="0"/>
          <w:numId w:val="17"/>
        </w:numPr>
        <w:spacing w:line="360" w:lineRule="auto"/>
        <w:jc w:val="both"/>
        <w:pPrChange w:id="791" w:author="Roca Neyra Renzo Jaime" w:date="2019-09-09T23:52:00Z">
          <w:pPr>
            <w:pStyle w:val="Prrafodelista"/>
            <w:numPr>
              <w:numId w:val="17"/>
            </w:numPr>
            <w:ind w:hanging="360"/>
          </w:pPr>
        </w:pPrChange>
      </w:pPr>
      <w:proofErr w:type="spellStart"/>
      <w:r w:rsidRPr="00154AC1">
        <w:rPr>
          <w:rFonts w:ascii="Consolas" w:hAnsi="Consolas" w:cs="Consolas"/>
          <w:color w:val="0070C0"/>
          <w:sz w:val="19"/>
          <w:szCs w:val="19"/>
        </w:rPr>
        <w:t>AnnotationCode</w:t>
      </w:r>
      <w:proofErr w:type="spellEnd"/>
      <w:r w:rsidRPr="00154AC1">
        <w:rPr>
          <w:rFonts w:ascii="Consolas" w:hAnsi="Consolas" w:cs="Consolas"/>
          <w:color w:val="0070C0"/>
          <w:sz w:val="19"/>
          <w:szCs w:val="19"/>
        </w:rPr>
        <w:t xml:space="preserve"> </w:t>
      </w:r>
      <w:r>
        <w:rPr>
          <w:rFonts w:ascii="Consolas" w:hAnsi="Consolas" w:cs="Consolas"/>
          <w:color w:val="000000"/>
          <w:sz w:val="19"/>
          <w:szCs w:val="19"/>
        </w:rPr>
        <w:t>Map1</w:t>
      </w:r>
    </w:p>
    <w:p w14:paraId="58A92CEE" w14:textId="77777777" w:rsidR="00A41B1D" w:rsidRPr="009B4824" w:rsidRDefault="006A0DF1">
      <w:pPr>
        <w:pStyle w:val="Prrafodelista"/>
        <w:numPr>
          <w:ilvl w:val="1"/>
          <w:numId w:val="17"/>
        </w:numPr>
        <w:spacing w:line="360" w:lineRule="auto"/>
        <w:jc w:val="both"/>
        <w:rPr>
          <w:rFonts w:cstheme="minorHAnsi"/>
          <w:sz w:val="28"/>
        </w:rPr>
        <w:pPrChange w:id="792" w:author="Roca Neyra Renzo Jaime" w:date="2019-09-09T23:52:00Z">
          <w:pPr>
            <w:pStyle w:val="Prrafodelista"/>
            <w:numPr>
              <w:ilvl w:val="1"/>
              <w:numId w:val="17"/>
            </w:numPr>
            <w:ind w:left="1440" w:hanging="360"/>
          </w:pPr>
        </w:pPrChange>
      </w:pPr>
      <w:r w:rsidRPr="009B4824">
        <w:rPr>
          <w:rFonts w:cstheme="minorHAnsi"/>
          <w:color w:val="000000"/>
          <w:szCs w:val="19"/>
        </w:rPr>
        <w:t>Indica si las anotaciones que son</w:t>
      </w:r>
      <w:r w:rsidR="00A41B1D" w:rsidRPr="009B4824">
        <w:rPr>
          <w:rFonts w:cstheme="minorHAnsi"/>
          <w:color w:val="000000"/>
          <w:szCs w:val="19"/>
        </w:rPr>
        <w:t xml:space="preserve"> de tipo QRS, son anotaciones:</w:t>
      </w:r>
    </w:p>
    <w:p w14:paraId="6D2D93A1" w14:textId="77777777" w:rsidR="00A41B1D" w:rsidRPr="009B4824" w:rsidRDefault="00A41B1D">
      <w:pPr>
        <w:pStyle w:val="Prrafodelista"/>
        <w:numPr>
          <w:ilvl w:val="2"/>
          <w:numId w:val="17"/>
        </w:numPr>
        <w:spacing w:line="360" w:lineRule="auto"/>
        <w:jc w:val="both"/>
        <w:rPr>
          <w:rFonts w:cstheme="minorHAnsi"/>
          <w:sz w:val="28"/>
        </w:rPr>
        <w:pPrChange w:id="793" w:author="Roca Neyra Renzo Jaime" w:date="2019-09-09T23:52:00Z">
          <w:pPr>
            <w:pStyle w:val="Prrafodelista"/>
            <w:numPr>
              <w:ilvl w:val="2"/>
              <w:numId w:val="17"/>
            </w:numPr>
            <w:ind w:left="2160" w:hanging="360"/>
          </w:pPr>
        </w:pPrChange>
      </w:pPr>
      <w:r w:rsidRPr="009B4824">
        <w:rPr>
          <w:rFonts w:cstheme="minorHAnsi"/>
          <w:color w:val="000000"/>
          <w:szCs w:val="19"/>
        </w:rPr>
        <w:t>L</w:t>
      </w:r>
      <w:r w:rsidR="006A0DF1" w:rsidRPr="009B4824">
        <w:rPr>
          <w:rFonts w:cstheme="minorHAnsi"/>
          <w:color w:val="000000"/>
          <w:szCs w:val="19"/>
        </w:rPr>
        <w:t>atidos normales</w:t>
      </w:r>
      <w:r w:rsidRPr="009B4824">
        <w:rPr>
          <w:rFonts w:cstheme="minorHAnsi"/>
          <w:color w:val="000000"/>
          <w:szCs w:val="19"/>
        </w:rPr>
        <w:t>.</w:t>
      </w:r>
    </w:p>
    <w:p w14:paraId="08857A48" w14:textId="77777777" w:rsidR="00A41B1D" w:rsidRPr="009B4824" w:rsidRDefault="00A41B1D">
      <w:pPr>
        <w:pStyle w:val="Prrafodelista"/>
        <w:numPr>
          <w:ilvl w:val="2"/>
          <w:numId w:val="17"/>
        </w:numPr>
        <w:spacing w:line="360" w:lineRule="auto"/>
        <w:jc w:val="both"/>
        <w:rPr>
          <w:rFonts w:cstheme="minorHAnsi"/>
          <w:sz w:val="28"/>
        </w:rPr>
        <w:pPrChange w:id="794" w:author="Roca Neyra Renzo Jaime" w:date="2019-09-09T23:52:00Z">
          <w:pPr>
            <w:pStyle w:val="Prrafodelista"/>
            <w:numPr>
              <w:ilvl w:val="2"/>
              <w:numId w:val="17"/>
            </w:numPr>
            <w:ind w:left="2160" w:hanging="360"/>
          </w:pPr>
        </w:pPrChange>
      </w:pPr>
      <w:r w:rsidRPr="009B4824">
        <w:rPr>
          <w:rFonts w:cstheme="minorHAnsi"/>
          <w:color w:val="000000"/>
          <w:szCs w:val="19"/>
        </w:rPr>
        <w:t>Contracción ventricular prematura</w:t>
      </w:r>
    </w:p>
    <w:p w14:paraId="03B0DA20" w14:textId="77777777" w:rsidR="006A0DF1" w:rsidRPr="009B4824" w:rsidRDefault="00A41B1D">
      <w:pPr>
        <w:pStyle w:val="Prrafodelista"/>
        <w:numPr>
          <w:ilvl w:val="2"/>
          <w:numId w:val="17"/>
        </w:numPr>
        <w:spacing w:line="360" w:lineRule="auto"/>
        <w:jc w:val="both"/>
        <w:rPr>
          <w:rFonts w:cstheme="minorHAnsi"/>
          <w:sz w:val="28"/>
        </w:rPr>
        <w:pPrChange w:id="795" w:author="Roca Neyra Renzo Jaime" w:date="2019-09-09T23:52:00Z">
          <w:pPr>
            <w:pStyle w:val="Prrafodelista"/>
            <w:numPr>
              <w:ilvl w:val="2"/>
              <w:numId w:val="17"/>
            </w:numPr>
            <w:ind w:left="2160" w:hanging="360"/>
          </w:pPr>
        </w:pPrChange>
      </w:pPr>
      <w:r w:rsidRPr="009B4824">
        <w:rPr>
          <w:rFonts w:cstheme="minorHAnsi"/>
          <w:color w:val="000000"/>
          <w:szCs w:val="19"/>
        </w:rPr>
        <w:t>Fusión de latido normal y ventricular</w:t>
      </w:r>
    </w:p>
    <w:p w14:paraId="32ACB96B" w14:textId="77777777" w:rsidR="00A41B1D" w:rsidRPr="009B4824" w:rsidRDefault="00A41B1D">
      <w:pPr>
        <w:pStyle w:val="Prrafodelista"/>
        <w:numPr>
          <w:ilvl w:val="2"/>
          <w:numId w:val="17"/>
        </w:numPr>
        <w:spacing w:line="360" w:lineRule="auto"/>
        <w:jc w:val="both"/>
        <w:rPr>
          <w:rFonts w:cstheme="minorHAnsi"/>
          <w:sz w:val="28"/>
        </w:rPr>
        <w:pPrChange w:id="796" w:author="Roca Neyra Renzo Jaime" w:date="2019-09-09T23:52:00Z">
          <w:pPr>
            <w:pStyle w:val="Prrafodelista"/>
            <w:numPr>
              <w:ilvl w:val="2"/>
              <w:numId w:val="17"/>
            </w:numPr>
            <w:ind w:left="2160" w:hanging="360"/>
          </w:pPr>
        </w:pPrChange>
      </w:pPr>
      <w:r w:rsidRPr="009B4824">
        <w:rPr>
          <w:rFonts w:cstheme="minorHAnsi"/>
          <w:color w:val="000000"/>
          <w:szCs w:val="19"/>
        </w:rPr>
        <w:t>Latido no clasificado durante aprendizaje</w:t>
      </w:r>
    </w:p>
    <w:p w14:paraId="275215C4" w14:textId="77777777" w:rsidR="00584CA5" w:rsidRPr="00A80C53" w:rsidRDefault="003D6E59">
      <w:pPr>
        <w:pStyle w:val="Prrafodelista"/>
        <w:numPr>
          <w:ilvl w:val="1"/>
          <w:numId w:val="17"/>
        </w:numPr>
        <w:spacing w:line="360" w:lineRule="auto"/>
        <w:jc w:val="both"/>
        <w:rPr>
          <w:rFonts w:cstheme="minorHAnsi"/>
          <w:sz w:val="28"/>
        </w:rPr>
        <w:pPrChange w:id="797" w:author="Roca Neyra Renzo Jaime" w:date="2019-09-09T23:52:00Z">
          <w:pPr>
            <w:pStyle w:val="Prrafodelista"/>
            <w:numPr>
              <w:ilvl w:val="1"/>
              <w:numId w:val="17"/>
            </w:numPr>
            <w:ind w:left="1440" w:hanging="360"/>
          </w:pPr>
        </w:pPrChange>
      </w:pPr>
      <w:r w:rsidRPr="009B4824">
        <w:rPr>
          <w:rFonts w:cstheme="minorHAnsi"/>
          <w:color w:val="000000"/>
          <w:szCs w:val="19"/>
        </w:rPr>
        <w:t xml:space="preserve">Se obtiene </w:t>
      </w:r>
      <w:r w:rsidR="00C968D5" w:rsidRPr="009B4824">
        <w:rPr>
          <w:rFonts w:cstheme="minorHAnsi"/>
          <w:color w:val="000000"/>
          <w:szCs w:val="19"/>
        </w:rPr>
        <w:t>d</w:t>
      </w:r>
      <w:r w:rsidRPr="009B4824">
        <w:rPr>
          <w:rFonts w:cstheme="minorHAnsi"/>
          <w:color w:val="000000"/>
          <w:szCs w:val="19"/>
        </w:rPr>
        <w:t>el vector map1.</w:t>
      </w:r>
    </w:p>
    <w:p w14:paraId="1319B628" w14:textId="77777777" w:rsidR="00584CA5" w:rsidRPr="00BB4AF0" w:rsidRDefault="00584CA5">
      <w:pPr>
        <w:pStyle w:val="Prrafodelista"/>
        <w:spacing w:line="360" w:lineRule="auto"/>
        <w:ind w:left="1440"/>
        <w:jc w:val="both"/>
        <w:pPrChange w:id="798" w:author="Roca Neyra Renzo Jaime" w:date="2019-09-09T23:52:00Z">
          <w:pPr>
            <w:pStyle w:val="Prrafodelista"/>
            <w:ind w:left="1440"/>
          </w:pPr>
        </w:pPrChange>
      </w:pPr>
    </w:p>
    <w:p w14:paraId="5C6DC79D" w14:textId="77777777" w:rsidR="00BB4AF0" w:rsidRPr="00A41B1D" w:rsidRDefault="00154AC1">
      <w:pPr>
        <w:pStyle w:val="Prrafodelista"/>
        <w:numPr>
          <w:ilvl w:val="0"/>
          <w:numId w:val="17"/>
        </w:numPr>
        <w:spacing w:line="360" w:lineRule="auto"/>
        <w:jc w:val="both"/>
        <w:pPrChange w:id="799" w:author="Roca Neyra Renzo Jaime" w:date="2019-09-09T23:52:00Z">
          <w:pPr>
            <w:pStyle w:val="Prrafodelista"/>
            <w:numPr>
              <w:numId w:val="17"/>
            </w:numPr>
            <w:ind w:hanging="360"/>
          </w:pPr>
        </w:pPrChange>
      </w:pPr>
      <w:proofErr w:type="spellStart"/>
      <w:r w:rsidRPr="00154AC1">
        <w:rPr>
          <w:rFonts w:ascii="Consolas" w:hAnsi="Consolas" w:cs="Consolas"/>
          <w:color w:val="0070C0"/>
          <w:sz w:val="19"/>
          <w:szCs w:val="19"/>
        </w:rPr>
        <w:t>AnnotationCode</w:t>
      </w:r>
      <w:proofErr w:type="spellEnd"/>
      <w:r w:rsidRPr="00154AC1">
        <w:rPr>
          <w:rFonts w:ascii="Consolas" w:hAnsi="Consolas" w:cs="Consolas"/>
          <w:color w:val="0070C0"/>
          <w:sz w:val="19"/>
          <w:szCs w:val="19"/>
        </w:rPr>
        <w:t xml:space="preserve"> </w:t>
      </w:r>
      <w:r>
        <w:rPr>
          <w:rFonts w:ascii="Consolas" w:hAnsi="Consolas" w:cs="Consolas"/>
          <w:color w:val="000000"/>
          <w:sz w:val="19"/>
          <w:szCs w:val="19"/>
        </w:rPr>
        <w:t>Map2</w:t>
      </w:r>
    </w:p>
    <w:p w14:paraId="7A8FBCE1" w14:textId="77777777" w:rsidR="00A41B1D" w:rsidRPr="009B4824" w:rsidRDefault="00A41B1D">
      <w:pPr>
        <w:pStyle w:val="Prrafodelista"/>
        <w:numPr>
          <w:ilvl w:val="1"/>
          <w:numId w:val="17"/>
        </w:numPr>
        <w:spacing w:line="360" w:lineRule="auto"/>
        <w:jc w:val="both"/>
        <w:rPr>
          <w:rFonts w:cstheme="minorHAnsi"/>
        </w:rPr>
        <w:pPrChange w:id="800" w:author="Roca Neyra Renzo Jaime" w:date="2019-09-09T23:52:00Z">
          <w:pPr>
            <w:pStyle w:val="Prrafodelista"/>
            <w:numPr>
              <w:ilvl w:val="1"/>
              <w:numId w:val="17"/>
            </w:numPr>
            <w:ind w:left="1440" w:hanging="360"/>
          </w:pPr>
        </w:pPrChange>
      </w:pPr>
      <w:r w:rsidRPr="009B4824">
        <w:rPr>
          <w:rFonts w:cstheme="minorHAnsi"/>
          <w:color w:val="000000"/>
        </w:rPr>
        <w:t>Indica si las anotaciones que son de tipo QRS, son anotaciones:</w:t>
      </w:r>
    </w:p>
    <w:p w14:paraId="774E04B0" w14:textId="77777777" w:rsidR="00A41B1D" w:rsidRPr="009B4824" w:rsidRDefault="00A41B1D">
      <w:pPr>
        <w:pStyle w:val="Prrafodelista"/>
        <w:numPr>
          <w:ilvl w:val="2"/>
          <w:numId w:val="17"/>
        </w:numPr>
        <w:spacing w:line="360" w:lineRule="auto"/>
        <w:jc w:val="both"/>
        <w:rPr>
          <w:rFonts w:cstheme="minorHAnsi"/>
        </w:rPr>
        <w:pPrChange w:id="801" w:author="Roca Neyra Renzo Jaime" w:date="2019-09-09T23:52:00Z">
          <w:pPr>
            <w:pStyle w:val="Prrafodelista"/>
            <w:numPr>
              <w:ilvl w:val="2"/>
              <w:numId w:val="17"/>
            </w:numPr>
            <w:ind w:left="2160" w:hanging="360"/>
          </w:pPr>
        </w:pPrChange>
      </w:pPr>
      <w:r w:rsidRPr="009B4824">
        <w:rPr>
          <w:rFonts w:cstheme="minorHAnsi"/>
          <w:color w:val="000000"/>
        </w:rPr>
        <w:t>Latidos normales.</w:t>
      </w:r>
    </w:p>
    <w:p w14:paraId="0716C502" w14:textId="77777777" w:rsidR="00A41B1D" w:rsidRPr="009B4824" w:rsidRDefault="00A41B1D">
      <w:pPr>
        <w:pStyle w:val="Prrafodelista"/>
        <w:numPr>
          <w:ilvl w:val="2"/>
          <w:numId w:val="17"/>
        </w:numPr>
        <w:spacing w:line="360" w:lineRule="auto"/>
        <w:jc w:val="both"/>
        <w:rPr>
          <w:rFonts w:cstheme="minorHAnsi"/>
        </w:rPr>
        <w:pPrChange w:id="802" w:author="Roca Neyra Renzo Jaime" w:date="2019-09-09T23:52:00Z">
          <w:pPr>
            <w:pStyle w:val="Prrafodelista"/>
            <w:numPr>
              <w:ilvl w:val="2"/>
              <w:numId w:val="17"/>
            </w:numPr>
            <w:ind w:left="2160" w:hanging="360"/>
          </w:pPr>
        </w:pPrChange>
      </w:pPr>
      <w:r w:rsidRPr="009B4824">
        <w:rPr>
          <w:rFonts w:cstheme="minorHAnsi"/>
          <w:color w:val="000000"/>
        </w:rPr>
        <w:t>Contracción ventricular prematura</w:t>
      </w:r>
    </w:p>
    <w:p w14:paraId="0F9094F4" w14:textId="77777777" w:rsidR="00A41B1D" w:rsidRPr="009B4824" w:rsidRDefault="00A41B1D">
      <w:pPr>
        <w:pStyle w:val="Prrafodelista"/>
        <w:numPr>
          <w:ilvl w:val="2"/>
          <w:numId w:val="17"/>
        </w:numPr>
        <w:spacing w:line="360" w:lineRule="auto"/>
        <w:jc w:val="both"/>
        <w:rPr>
          <w:rFonts w:cstheme="minorHAnsi"/>
        </w:rPr>
        <w:pPrChange w:id="803" w:author="Roca Neyra Renzo Jaime" w:date="2019-09-09T23:52:00Z">
          <w:pPr>
            <w:pStyle w:val="Prrafodelista"/>
            <w:numPr>
              <w:ilvl w:val="2"/>
              <w:numId w:val="17"/>
            </w:numPr>
            <w:ind w:left="2160" w:hanging="360"/>
          </w:pPr>
        </w:pPrChange>
      </w:pPr>
      <w:r w:rsidRPr="009B4824">
        <w:rPr>
          <w:rFonts w:cstheme="minorHAnsi"/>
          <w:color w:val="000000"/>
        </w:rPr>
        <w:t>Fusión de latido normal y ventricular</w:t>
      </w:r>
    </w:p>
    <w:p w14:paraId="38AF0319" w14:textId="77777777" w:rsidR="00A41B1D" w:rsidRPr="009B4824" w:rsidRDefault="00A41B1D">
      <w:pPr>
        <w:pStyle w:val="Prrafodelista"/>
        <w:numPr>
          <w:ilvl w:val="2"/>
          <w:numId w:val="17"/>
        </w:numPr>
        <w:spacing w:line="360" w:lineRule="auto"/>
        <w:jc w:val="both"/>
        <w:rPr>
          <w:rFonts w:cstheme="minorHAnsi"/>
        </w:rPr>
        <w:pPrChange w:id="804" w:author="Roca Neyra Renzo Jaime" w:date="2019-09-09T23:52:00Z">
          <w:pPr>
            <w:pStyle w:val="Prrafodelista"/>
            <w:numPr>
              <w:ilvl w:val="2"/>
              <w:numId w:val="17"/>
            </w:numPr>
            <w:ind w:left="2160" w:hanging="360"/>
          </w:pPr>
        </w:pPrChange>
      </w:pPr>
      <w:r w:rsidRPr="009B4824">
        <w:rPr>
          <w:rFonts w:cstheme="minorHAnsi"/>
          <w:color w:val="000000"/>
        </w:rPr>
        <w:t>Latido no clasificado durante aprendizaje</w:t>
      </w:r>
    </w:p>
    <w:p w14:paraId="2D16A13D" w14:textId="77777777" w:rsidR="00A41B1D" w:rsidRPr="009B4824" w:rsidRDefault="00947FCE">
      <w:pPr>
        <w:pStyle w:val="Prrafodelista"/>
        <w:numPr>
          <w:ilvl w:val="2"/>
          <w:numId w:val="17"/>
        </w:numPr>
        <w:spacing w:line="360" w:lineRule="auto"/>
        <w:jc w:val="both"/>
        <w:rPr>
          <w:rFonts w:cstheme="minorHAnsi"/>
        </w:rPr>
        <w:pPrChange w:id="805" w:author="Roca Neyra Renzo Jaime" w:date="2019-09-09T23:52:00Z">
          <w:pPr>
            <w:pStyle w:val="Prrafodelista"/>
            <w:numPr>
              <w:ilvl w:val="2"/>
              <w:numId w:val="17"/>
            </w:numPr>
            <w:ind w:left="2160" w:hanging="360"/>
          </w:pPr>
        </w:pPrChange>
      </w:pPr>
      <w:r w:rsidRPr="009B4824">
        <w:rPr>
          <w:rFonts w:cstheme="minorHAnsi"/>
        </w:rPr>
        <w:t>Latido supra ventricular prematuro o latido ectópico (auricular o nodal)</w:t>
      </w:r>
    </w:p>
    <w:p w14:paraId="58345BC1" w14:textId="27C2F21F" w:rsidR="003D6E59" w:rsidRPr="003F70A1" w:rsidRDefault="003D6E59" w:rsidP="00AD0AFE">
      <w:pPr>
        <w:pStyle w:val="Prrafodelista"/>
        <w:numPr>
          <w:ilvl w:val="1"/>
          <w:numId w:val="17"/>
        </w:numPr>
        <w:spacing w:line="360" w:lineRule="auto"/>
        <w:jc w:val="both"/>
        <w:rPr>
          <w:ins w:id="806" w:author="Roca Neyra Renzo Jaime" w:date="2019-09-10T00:02:00Z"/>
          <w:rFonts w:cstheme="minorHAnsi"/>
          <w:rPrChange w:id="807" w:author="Roca Neyra Renzo Jaime" w:date="2019-09-10T00:02:00Z">
            <w:rPr>
              <w:ins w:id="808" w:author="Roca Neyra Renzo Jaime" w:date="2019-09-10T00:02:00Z"/>
              <w:rFonts w:cstheme="minorHAnsi"/>
              <w:color w:val="000000"/>
            </w:rPr>
          </w:rPrChange>
        </w:rPr>
      </w:pPr>
      <w:r w:rsidRPr="009B4824">
        <w:rPr>
          <w:rFonts w:cstheme="minorHAnsi"/>
          <w:color w:val="000000"/>
        </w:rPr>
        <w:t xml:space="preserve">Se obtiene </w:t>
      </w:r>
      <w:r w:rsidR="00C968D5" w:rsidRPr="009B4824">
        <w:rPr>
          <w:rFonts w:cstheme="minorHAnsi"/>
          <w:color w:val="000000"/>
        </w:rPr>
        <w:t>d</w:t>
      </w:r>
      <w:r w:rsidRPr="009B4824">
        <w:rPr>
          <w:rFonts w:cstheme="minorHAnsi"/>
          <w:color w:val="000000"/>
        </w:rPr>
        <w:t>el vector map2.</w:t>
      </w:r>
      <w:r w:rsidR="004843A6">
        <w:rPr>
          <w:rFonts w:cstheme="minorHAnsi"/>
          <w:color w:val="000000"/>
        </w:rPr>
        <w:t xml:space="preserve"> </w:t>
      </w:r>
    </w:p>
    <w:p w14:paraId="7CCF5F82" w14:textId="77777777" w:rsidR="003F70A1" w:rsidRPr="009B4824" w:rsidRDefault="003F70A1">
      <w:pPr>
        <w:pStyle w:val="Prrafodelista"/>
        <w:spacing w:line="360" w:lineRule="auto"/>
        <w:ind w:left="1440"/>
        <w:jc w:val="both"/>
        <w:rPr>
          <w:rFonts w:cstheme="minorHAnsi"/>
        </w:rPr>
        <w:pPrChange w:id="809" w:author="Roca Neyra Renzo Jaime" w:date="2019-09-10T00:02:00Z">
          <w:pPr>
            <w:pStyle w:val="Prrafodelista"/>
            <w:numPr>
              <w:ilvl w:val="1"/>
              <w:numId w:val="17"/>
            </w:numPr>
            <w:ind w:left="1440" w:hanging="360"/>
          </w:pPr>
        </w:pPrChange>
      </w:pPr>
    </w:p>
    <w:p w14:paraId="6BB0D699" w14:textId="77777777" w:rsidR="00BB4AF0" w:rsidRPr="009B33CD" w:rsidRDefault="00154AC1">
      <w:pPr>
        <w:pStyle w:val="Prrafodelista"/>
        <w:numPr>
          <w:ilvl w:val="0"/>
          <w:numId w:val="17"/>
        </w:numPr>
        <w:spacing w:line="360" w:lineRule="auto"/>
        <w:jc w:val="both"/>
        <w:pPrChange w:id="810" w:author="Roca Neyra Renzo Jaime" w:date="2019-09-09T23:52:00Z">
          <w:pPr>
            <w:pStyle w:val="Prrafodelista"/>
            <w:numPr>
              <w:numId w:val="17"/>
            </w:numPr>
            <w:ind w:hanging="360"/>
          </w:pPr>
        </w:pPrChange>
      </w:pPr>
      <w:proofErr w:type="spellStart"/>
      <w:r w:rsidRPr="00154AC1">
        <w:rPr>
          <w:rFonts w:ascii="Consolas" w:hAnsi="Consolas" w:cs="Consolas"/>
          <w:color w:val="0070C0"/>
          <w:sz w:val="19"/>
          <w:szCs w:val="19"/>
        </w:rPr>
        <w:lastRenderedPageBreak/>
        <w:t>AnnotationPos</w:t>
      </w:r>
      <w:proofErr w:type="spellEnd"/>
      <w:r w:rsidRPr="00154AC1">
        <w:rPr>
          <w:rFonts w:ascii="Consolas" w:hAnsi="Consolas" w:cs="Consolas"/>
          <w:color w:val="0070C0"/>
          <w:sz w:val="19"/>
          <w:szCs w:val="19"/>
        </w:rPr>
        <w:t xml:space="preserve"> </w:t>
      </w:r>
      <w:proofErr w:type="spellStart"/>
      <w:r>
        <w:rPr>
          <w:rFonts w:ascii="Consolas" w:hAnsi="Consolas" w:cs="Consolas"/>
          <w:color w:val="000000"/>
          <w:sz w:val="19"/>
          <w:szCs w:val="19"/>
        </w:rPr>
        <w:t>AnnotationPos</w:t>
      </w:r>
      <w:proofErr w:type="spellEnd"/>
    </w:p>
    <w:p w14:paraId="7A25A377" w14:textId="77777777" w:rsidR="009B33CD" w:rsidRPr="009B4824" w:rsidRDefault="009B33CD">
      <w:pPr>
        <w:pStyle w:val="Prrafodelista"/>
        <w:numPr>
          <w:ilvl w:val="1"/>
          <w:numId w:val="17"/>
        </w:numPr>
        <w:spacing w:line="360" w:lineRule="auto"/>
        <w:jc w:val="both"/>
        <w:rPr>
          <w:rFonts w:cstheme="minorHAnsi"/>
          <w:sz w:val="28"/>
        </w:rPr>
        <w:pPrChange w:id="811" w:author="Roca Neyra Renzo Jaime" w:date="2019-09-09T23:52:00Z">
          <w:pPr>
            <w:pStyle w:val="Prrafodelista"/>
            <w:numPr>
              <w:ilvl w:val="1"/>
              <w:numId w:val="17"/>
            </w:numPr>
            <w:ind w:left="1440" w:hanging="360"/>
          </w:pPr>
        </w:pPrChange>
      </w:pPr>
      <w:r w:rsidRPr="009B4824">
        <w:rPr>
          <w:rFonts w:cstheme="minorHAnsi"/>
          <w:color w:val="000000"/>
          <w:szCs w:val="19"/>
        </w:rPr>
        <w:t xml:space="preserve">Indica </w:t>
      </w:r>
      <w:r w:rsidR="004C3E31" w:rsidRPr="009B4824">
        <w:rPr>
          <w:rFonts w:cstheme="minorHAnsi"/>
          <w:color w:val="000000"/>
          <w:szCs w:val="19"/>
        </w:rPr>
        <w:t>la posición adecuada de la anotación de tipo QRS</w:t>
      </w:r>
      <w:r w:rsidRPr="009B4824">
        <w:rPr>
          <w:rFonts w:cstheme="minorHAnsi"/>
          <w:color w:val="000000"/>
          <w:szCs w:val="19"/>
        </w:rPr>
        <w:t>:</w:t>
      </w:r>
    </w:p>
    <w:p w14:paraId="10FCFE0D" w14:textId="77777777" w:rsidR="009B33CD" w:rsidRPr="009B4824" w:rsidRDefault="009B33CD">
      <w:pPr>
        <w:pStyle w:val="Prrafodelista"/>
        <w:numPr>
          <w:ilvl w:val="2"/>
          <w:numId w:val="17"/>
        </w:numPr>
        <w:spacing w:line="360" w:lineRule="auto"/>
        <w:jc w:val="both"/>
        <w:rPr>
          <w:rFonts w:cstheme="minorHAnsi"/>
          <w:sz w:val="28"/>
        </w:rPr>
        <w:pPrChange w:id="812" w:author="Roca Neyra Renzo Jaime" w:date="2019-09-09T23:52:00Z">
          <w:pPr>
            <w:pStyle w:val="Prrafodelista"/>
            <w:numPr>
              <w:ilvl w:val="2"/>
              <w:numId w:val="17"/>
            </w:numPr>
            <w:ind w:left="2160" w:hanging="360"/>
          </w:pPr>
        </w:pPrChange>
      </w:pPr>
      <w:r w:rsidRPr="009B4824">
        <w:rPr>
          <w:rFonts w:cstheme="minorHAnsi"/>
          <w:color w:val="000000"/>
          <w:szCs w:val="19"/>
        </w:rPr>
        <w:t>Estándar</w:t>
      </w:r>
    </w:p>
    <w:p w14:paraId="54AAE8E7" w14:textId="77777777" w:rsidR="009B33CD" w:rsidRPr="009B4824" w:rsidRDefault="009B33CD">
      <w:pPr>
        <w:pStyle w:val="Prrafodelista"/>
        <w:numPr>
          <w:ilvl w:val="2"/>
          <w:numId w:val="17"/>
        </w:numPr>
        <w:spacing w:line="360" w:lineRule="auto"/>
        <w:jc w:val="both"/>
        <w:rPr>
          <w:rFonts w:cstheme="minorHAnsi"/>
          <w:sz w:val="28"/>
        </w:rPr>
        <w:pPrChange w:id="813" w:author="Roca Neyra Renzo Jaime" w:date="2019-09-09T23:52:00Z">
          <w:pPr>
            <w:pStyle w:val="Prrafodelista"/>
            <w:numPr>
              <w:ilvl w:val="2"/>
              <w:numId w:val="17"/>
            </w:numPr>
            <w:ind w:left="2160" w:hanging="360"/>
          </w:pPr>
        </w:pPrChange>
      </w:pPr>
      <w:r w:rsidRPr="009B4824">
        <w:rPr>
          <w:rFonts w:cstheme="minorHAnsi"/>
          <w:color w:val="000000"/>
          <w:szCs w:val="19"/>
        </w:rPr>
        <w:t>Alta</w:t>
      </w:r>
    </w:p>
    <w:p w14:paraId="3BB5B7E4" w14:textId="77777777" w:rsidR="009B33CD" w:rsidRPr="009B4824" w:rsidRDefault="004C3E31">
      <w:pPr>
        <w:pStyle w:val="Prrafodelista"/>
        <w:numPr>
          <w:ilvl w:val="2"/>
          <w:numId w:val="17"/>
        </w:numPr>
        <w:spacing w:line="360" w:lineRule="auto"/>
        <w:jc w:val="both"/>
        <w:rPr>
          <w:rFonts w:cstheme="minorHAnsi"/>
          <w:sz w:val="28"/>
        </w:rPr>
        <w:pPrChange w:id="814" w:author="Roca Neyra Renzo Jaime" w:date="2019-09-09T23:52:00Z">
          <w:pPr>
            <w:pStyle w:val="Prrafodelista"/>
            <w:numPr>
              <w:ilvl w:val="2"/>
              <w:numId w:val="17"/>
            </w:numPr>
            <w:ind w:left="2160" w:hanging="360"/>
          </w:pPr>
        </w:pPrChange>
      </w:pPr>
      <w:r w:rsidRPr="009B4824">
        <w:rPr>
          <w:rFonts w:cstheme="minorHAnsi"/>
          <w:color w:val="000000"/>
          <w:szCs w:val="19"/>
        </w:rPr>
        <w:t>Baja</w:t>
      </w:r>
    </w:p>
    <w:p w14:paraId="455C74BA" w14:textId="77777777" w:rsidR="009B33CD" w:rsidRPr="009B4824" w:rsidRDefault="009B33CD">
      <w:pPr>
        <w:pStyle w:val="Prrafodelista"/>
        <w:numPr>
          <w:ilvl w:val="1"/>
          <w:numId w:val="17"/>
        </w:numPr>
        <w:spacing w:line="360" w:lineRule="auto"/>
        <w:jc w:val="both"/>
        <w:rPr>
          <w:rFonts w:cstheme="minorHAnsi"/>
          <w:sz w:val="28"/>
        </w:rPr>
        <w:pPrChange w:id="815" w:author="Roca Neyra Renzo Jaime" w:date="2019-09-09T23:52:00Z">
          <w:pPr>
            <w:pStyle w:val="Prrafodelista"/>
            <w:numPr>
              <w:ilvl w:val="1"/>
              <w:numId w:val="17"/>
            </w:numPr>
            <w:ind w:left="1440" w:hanging="360"/>
          </w:pPr>
        </w:pPrChange>
      </w:pPr>
      <w:r w:rsidRPr="009B4824">
        <w:rPr>
          <w:rFonts w:cstheme="minorHAnsi"/>
          <w:color w:val="000000"/>
          <w:szCs w:val="19"/>
        </w:rPr>
        <w:t xml:space="preserve">Se obtiene </w:t>
      </w:r>
      <w:r w:rsidR="00C968D5" w:rsidRPr="009B4824">
        <w:rPr>
          <w:rFonts w:cstheme="minorHAnsi"/>
          <w:color w:val="000000"/>
          <w:szCs w:val="19"/>
        </w:rPr>
        <w:t>d</w:t>
      </w:r>
      <w:r w:rsidRPr="009B4824">
        <w:rPr>
          <w:rFonts w:cstheme="minorHAnsi"/>
          <w:color w:val="000000"/>
          <w:szCs w:val="19"/>
        </w:rPr>
        <w:t xml:space="preserve">el vector </w:t>
      </w:r>
      <w:proofErr w:type="spellStart"/>
      <w:r w:rsidR="004C3E31" w:rsidRPr="009B4824">
        <w:rPr>
          <w:rFonts w:cstheme="minorHAnsi"/>
          <w:color w:val="000000"/>
          <w:szCs w:val="19"/>
        </w:rPr>
        <w:t>annotationPos</w:t>
      </w:r>
      <w:proofErr w:type="spellEnd"/>
      <w:r w:rsidRPr="009B4824">
        <w:rPr>
          <w:rFonts w:cstheme="minorHAnsi"/>
          <w:color w:val="000000"/>
          <w:szCs w:val="19"/>
        </w:rPr>
        <w:t>.</w:t>
      </w:r>
    </w:p>
    <w:p w14:paraId="06F6E7AE" w14:textId="77777777" w:rsidR="009B33CD" w:rsidRDefault="009B33CD">
      <w:pPr>
        <w:pStyle w:val="Prrafodelista"/>
        <w:spacing w:line="360" w:lineRule="auto"/>
        <w:ind w:left="1440"/>
        <w:jc w:val="both"/>
        <w:pPrChange w:id="816" w:author="Roca Neyra Renzo Jaime" w:date="2019-09-09T23:52:00Z">
          <w:pPr>
            <w:pStyle w:val="Prrafodelista"/>
            <w:ind w:left="1440"/>
          </w:pPr>
        </w:pPrChange>
      </w:pPr>
    </w:p>
    <w:p w14:paraId="4922A519" w14:textId="77777777" w:rsidR="00A1220B" w:rsidRPr="00BB4AF0" w:rsidRDefault="00A1220B">
      <w:pPr>
        <w:pStyle w:val="Prrafodelista"/>
        <w:spacing w:line="360" w:lineRule="auto"/>
        <w:ind w:left="1440"/>
        <w:jc w:val="both"/>
        <w:pPrChange w:id="817" w:author="Roca Neyra Renzo Jaime" w:date="2019-09-09T23:52:00Z">
          <w:pPr>
            <w:pStyle w:val="Prrafodelista"/>
            <w:ind w:left="1440"/>
          </w:pPr>
        </w:pPrChange>
      </w:pPr>
    </w:p>
    <w:p w14:paraId="51249456" w14:textId="77777777" w:rsidR="00BB4AF0" w:rsidRPr="00246D00" w:rsidRDefault="004843A6">
      <w:pPr>
        <w:pStyle w:val="Prrafodelista"/>
        <w:numPr>
          <w:ilvl w:val="0"/>
          <w:numId w:val="17"/>
        </w:numPr>
        <w:spacing w:line="360" w:lineRule="auto"/>
        <w:jc w:val="both"/>
        <w:pPrChange w:id="818" w:author="Roca Neyra Renzo Jaime" w:date="2019-09-09T23:52:00Z">
          <w:pPr>
            <w:pStyle w:val="Prrafodelista"/>
            <w:numPr>
              <w:numId w:val="17"/>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EcgString</w:t>
      </w:r>
      <w:proofErr w:type="spellEnd"/>
      <w:r>
        <w:rPr>
          <w:rFonts w:ascii="Consolas" w:hAnsi="Consolas" w:cs="Consolas"/>
          <w:color w:val="000000"/>
          <w:sz w:val="19"/>
          <w:szCs w:val="19"/>
        </w:rPr>
        <w:t>:</w:t>
      </w:r>
    </w:p>
    <w:p w14:paraId="035B826F" w14:textId="77777777" w:rsidR="00246D00" w:rsidRPr="000D3D0C" w:rsidRDefault="00246D00">
      <w:pPr>
        <w:pStyle w:val="Prrafodelista"/>
        <w:numPr>
          <w:ilvl w:val="1"/>
          <w:numId w:val="17"/>
        </w:numPr>
        <w:spacing w:line="360" w:lineRule="auto"/>
        <w:jc w:val="both"/>
        <w:rPr>
          <w:rFonts w:cstheme="minorHAnsi"/>
          <w:sz w:val="28"/>
        </w:rPr>
        <w:pPrChange w:id="819" w:author="Roca Neyra Renzo Jaime" w:date="2019-09-09T23:52:00Z">
          <w:pPr>
            <w:pStyle w:val="Prrafodelista"/>
            <w:numPr>
              <w:ilvl w:val="1"/>
              <w:numId w:val="17"/>
            </w:numPr>
            <w:ind w:left="1440" w:hanging="360"/>
          </w:pPr>
        </w:pPrChange>
      </w:pPr>
      <w:r w:rsidRPr="000D3D0C">
        <w:rPr>
          <w:rFonts w:cstheme="minorHAnsi"/>
          <w:color w:val="000000"/>
          <w:szCs w:val="19"/>
        </w:rPr>
        <w:t xml:space="preserve">Representa un mnemotécnico de las anotaciones. </w:t>
      </w:r>
    </w:p>
    <w:p w14:paraId="68A791F9" w14:textId="77777777" w:rsidR="00246D00" w:rsidRPr="004D6379" w:rsidRDefault="00246D00">
      <w:pPr>
        <w:pStyle w:val="Prrafodelista"/>
        <w:numPr>
          <w:ilvl w:val="1"/>
          <w:numId w:val="17"/>
        </w:numPr>
        <w:spacing w:line="360" w:lineRule="auto"/>
        <w:jc w:val="both"/>
        <w:pPrChange w:id="820" w:author="Roca Neyra Renzo Jaime" w:date="2019-09-09T23:52:00Z">
          <w:pPr>
            <w:pStyle w:val="Prrafodelista"/>
            <w:numPr>
              <w:ilvl w:val="1"/>
              <w:numId w:val="17"/>
            </w:numPr>
            <w:ind w:left="1440" w:hanging="360"/>
          </w:pPr>
        </w:pPrChange>
      </w:pPr>
      <w:r w:rsidRPr="000D3D0C">
        <w:rPr>
          <w:rFonts w:cstheme="minorHAnsi"/>
          <w:color w:val="000000"/>
          <w:szCs w:val="19"/>
        </w:rPr>
        <w:t>Se obtiene del vector</w:t>
      </w:r>
      <w:r w:rsidRPr="000D3D0C">
        <w:rPr>
          <w:rFonts w:ascii="Consolas" w:hAnsi="Consolas" w:cs="Consolas"/>
          <w:color w:val="000000"/>
          <w:szCs w:val="19"/>
        </w:rPr>
        <w:t xml:space="preserve"> </w:t>
      </w:r>
      <w:proofErr w:type="spellStart"/>
      <w:r>
        <w:rPr>
          <w:rFonts w:ascii="Consolas" w:hAnsi="Consolas" w:cs="Consolas"/>
          <w:color w:val="000000"/>
          <w:sz w:val="19"/>
          <w:szCs w:val="19"/>
        </w:rPr>
        <w:t>ecgMnemonicStrings</w:t>
      </w:r>
      <w:proofErr w:type="spellEnd"/>
      <w:r>
        <w:rPr>
          <w:rFonts w:ascii="Consolas" w:hAnsi="Consolas" w:cs="Consolas"/>
          <w:color w:val="000000"/>
          <w:sz w:val="19"/>
          <w:szCs w:val="19"/>
        </w:rPr>
        <w:t>.</w:t>
      </w:r>
    </w:p>
    <w:p w14:paraId="7F97D964" w14:textId="77777777" w:rsidR="004D6379" w:rsidRPr="00BB4AF0" w:rsidRDefault="004D6379">
      <w:pPr>
        <w:pStyle w:val="Prrafodelista"/>
        <w:spacing w:line="360" w:lineRule="auto"/>
        <w:ind w:left="1440"/>
        <w:jc w:val="both"/>
        <w:pPrChange w:id="821" w:author="Roca Neyra Renzo Jaime" w:date="2019-09-09T23:52:00Z">
          <w:pPr>
            <w:pStyle w:val="Prrafodelista"/>
            <w:ind w:left="1440"/>
          </w:pPr>
        </w:pPrChange>
      </w:pPr>
    </w:p>
    <w:p w14:paraId="7F7BCCA8" w14:textId="77777777" w:rsidR="00BB4AF0" w:rsidRPr="00BB4AF0" w:rsidRDefault="00BB4AF0">
      <w:pPr>
        <w:pStyle w:val="Prrafodelista"/>
        <w:spacing w:line="360" w:lineRule="auto"/>
        <w:jc w:val="both"/>
        <w:pPrChange w:id="822" w:author="Roca Neyra Renzo Jaime" w:date="2019-09-09T23:52:00Z">
          <w:pPr>
            <w:pStyle w:val="Prrafodelista"/>
          </w:pPr>
        </w:pPrChange>
      </w:pPr>
    </w:p>
    <w:p w14:paraId="4B6748A2" w14:textId="77777777" w:rsidR="009F43F5" w:rsidRDefault="009F43F5">
      <w:pPr>
        <w:pStyle w:val="Ttulo4"/>
        <w:spacing w:line="360" w:lineRule="auto"/>
        <w:jc w:val="both"/>
        <w:pPrChange w:id="823" w:author="Roca Neyra Renzo Jaime" w:date="2019-09-09T23:52:00Z">
          <w:pPr>
            <w:pStyle w:val="Ttulo4"/>
          </w:pPr>
        </w:pPrChange>
      </w:pPr>
      <w:r>
        <w:t>Métodos</w:t>
      </w:r>
    </w:p>
    <w:p w14:paraId="545A5594" w14:textId="77777777" w:rsidR="000D3D0C" w:rsidRPr="007629B1" w:rsidRDefault="00584CA5">
      <w:pPr>
        <w:pStyle w:val="Prrafodelista"/>
        <w:numPr>
          <w:ilvl w:val="0"/>
          <w:numId w:val="18"/>
        </w:numPr>
        <w:spacing w:line="360" w:lineRule="auto"/>
        <w:jc w:val="both"/>
        <w:rPr>
          <w:lang w:val="en-US"/>
        </w:rPr>
        <w:pPrChange w:id="824" w:author="Roca Neyra Renzo Jaime" w:date="2019-09-09T23:52:00Z">
          <w:pPr>
            <w:pStyle w:val="Prrafodelista"/>
            <w:numPr>
              <w:numId w:val="18"/>
            </w:numPr>
            <w:ind w:hanging="360"/>
            <w:jc w:val="both"/>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static</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AnnotationCode</w:t>
      </w:r>
      <w:proofErr w:type="spellEnd"/>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MapAhaToMit</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char</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ahaCode</w:t>
      </w:r>
      <w:proofErr w:type="spellEnd"/>
      <w:r w:rsidRPr="007629B1">
        <w:rPr>
          <w:rFonts w:ascii="Consolas" w:hAnsi="Consolas" w:cs="Consolas"/>
          <w:color w:val="000000"/>
          <w:sz w:val="19"/>
          <w:szCs w:val="19"/>
          <w:lang w:val="en-US"/>
        </w:rPr>
        <w:t>)</w:t>
      </w:r>
    </w:p>
    <w:p w14:paraId="2891E9BB" w14:textId="77777777" w:rsidR="009C6E26" w:rsidRDefault="000D3D0C">
      <w:pPr>
        <w:pStyle w:val="Prrafodelista"/>
        <w:spacing w:line="360" w:lineRule="auto"/>
        <w:jc w:val="both"/>
        <w:rPr>
          <w:rFonts w:cstheme="minorHAnsi"/>
          <w:color w:val="000000"/>
          <w:szCs w:val="19"/>
        </w:rPr>
        <w:pPrChange w:id="825" w:author="Roca Neyra Renzo Jaime" w:date="2019-09-09T23:52:00Z">
          <w:pPr>
            <w:pStyle w:val="Prrafodelista"/>
            <w:jc w:val="both"/>
          </w:pPr>
        </w:pPrChange>
      </w:pPr>
      <w:r>
        <w:rPr>
          <w:rFonts w:cstheme="minorHAnsi"/>
          <w:color w:val="000000"/>
          <w:szCs w:val="19"/>
        </w:rPr>
        <w:t>Convierte de un código de anotación AHA a un código de anotación MIT utilizando el vector mapAha2Mit</w:t>
      </w:r>
      <w:r w:rsidR="00C24582">
        <w:rPr>
          <w:rFonts w:cstheme="minorHAnsi"/>
          <w:color w:val="000000"/>
          <w:szCs w:val="19"/>
        </w:rPr>
        <w:t>.</w:t>
      </w:r>
    </w:p>
    <w:p w14:paraId="00C0720B" w14:textId="77777777" w:rsidR="004240BD" w:rsidRDefault="000D3D0C">
      <w:pPr>
        <w:pStyle w:val="Prrafodelista"/>
        <w:keepNext/>
        <w:spacing w:line="360" w:lineRule="auto"/>
        <w:ind w:left="2136"/>
        <w:jc w:val="both"/>
        <w:pPrChange w:id="826" w:author="Roca Neyra Renzo Jaime" w:date="2019-09-09T23:52:00Z">
          <w:pPr>
            <w:pStyle w:val="Prrafodelista"/>
            <w:keepNext/>
            <w:ind w:left="2136"/>
            <w:jc w:val="both"/>
          </w:pPr>
        </w:pPrChange>
      </w:pPr>
      <w:r>
        <w:rPr>
          <w:noProof/>
          <w:lang w:eastAsia="es-ES"/>
        </w:rPr>
        <w:drawing>
          <wp:inline distT="0" distB="0" distL="0" distR="0" wp14:anchorId="7487C2B4" wp14:editId="174578EA">
            <wp:extent cx="2297249" cy="3056467"/>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1468" cy="3062080"/>
                    </a:xfrm>
                    <a:prstGeom prst="rect">
                      <a:avLst/>
                    </a:prstGeom>
                  </pic:spPr>
                </pic:pic>
              </a:graphicData>
            </a:graphic>
          </wp:inline>
        </w:drawing>
      </w:r>
    </w:p>
    <w:p w14:paraId="71E3D1EE" w14:textId="6F3CA47F" w:rsidR="000D3D0C" w:rsidRDefault="004240BD">
      <w:pPr>
        <w:pStyle w:val="Descripcin"/>
        <w:spacing w:line="360" w:lineRule="auto"/>
        <w:ind w:left="1416" w:firstLine="708"/>
        <w:jc w:val="both"/>
        <w:pPrChange w:id="827" w:author="Roca Neyra Renzo Jaime" w:date="2019-09-09T23:52:00Z">
          <w:pPr>
            <w:pStyle w:val="Descripcin"/>
            <w:ind w:left="1416" w:firstLine="708"/>
            <w:jc w:val="both"/>
          </w:pPr>
        </w:pPrChange>
      </w:pPr>
      <w:bookmarkStart w:id="828" w:name="_Toc17721581"/>
      <w:r>
        <w:t xml:space="preserve">Tabla </w:t>
      </w:r>
      <w:r w:rsidR="002C20E9">
        <w:rPr>
          <w:noProof/>
        </w:rPr>
        <w:fldChar w:fldCharType="begin"/>
      </w:r>
      <w:r w:rsidR="002C20E9">
        <w:rPr>
          <w:noProof/>
        </w:rPr>
        <w:instrText xml:space="preserve"> SEQ Tabla \* ARABIC </w:instrText>
      </w:r>
      <w:r w:rsidR="002C20E9">
        <w:rPr>
          <w:noProof/>
        </w:rPr>
        <w:fldChar w:fldCharType="separate"/>
      </w:r>
      <w:r w:rsidR="00955E0F">
        <w:rPr>
          <w:noProof/>
        </w:rPr>
        <w:t>5</w:t>
      </w:r>
      <w:r w:rsidR="002C20E9">
        <w:rPr>
          <w:noProof/>
        </w:rPr>
        <w:fldChar w:fldCharType="end"/>
      </w:r>
      <w:r>
        <w:t xml:space="preserve"> Correspondencia de AHA código a MIT código</w:t>
      </w:r>
      <w:bookmarkEnd w:id="828"/>
    </w:p>
    <w:p w14:paraId="4BF991AB" w14:textId="77777777" w:rsidR="00577AA2" w:rsidRDefault="00577AA2">
      <w:pPr>
        <w:spacing w:line="360" w:lineRule="auto"/>
        <w:jc w:val="both"/>
        <w:pPrChange w:id="829" w:author="Roca Neyra Renzo Jaime" w:date="2019-09-09T23:52:00Z">
          <w:pPr>
            <w:jc w:val="both"/>
          </w:pPr>
        </w:pPrChange>
      </w:pPr>
    </w:p>
    <w:p w14:paraId="40563C64" w14:textId="05D30FEF" w:rsidR="00CF7868" w:rsidRDefault="00CF7868" w:rsidP="00AD0AFE">
      <w:pPr>
        <w:spacing w:line="360" w:lineRule="auto"/>
        <w:jc w:val="both"/>
        <w:rPr>
          <w:ins w:id="830" w:author="Roca Neyra Renzo Jaime" w:date="2019-09-09T23:55:00Z"/>
        </w:rPr>
      </w:pPr>
    </w:p>
    <w:p w14:paraId="0D1700BF" w14:textId="46844659" w:rsidR="00AD0AFE" w:rsidRDefault="00AD0AFE" w:rsidP="00AD0AFE">
      <w:pPr>
        <w:spacing w:line="360" w:lineRule="auto"/>
        <w:jc w:val="both"/>
        <w:rPr>
          <w:ins w:id="831" w:author="Roca Neyra Renzo Jaime" w:date="2019-09-09T23:55:00Z"/>
        </w:rPr>
      </w:pPr>
    </w:p>
    <w:p w14:paraId="5B8BAF8E" w14:textId="77777777" w:rsidR="00AD0AFE" w:rsidRPr="00584CA5" w:rsidRDefault="00AD0AFE">
      <w:pPr>
        <w:spacing w:line="360" w:lineRule="auto"/>
        <w:jc w:val="both"/>
        <w:pPrChange w:id="832" w:author="Roca Neyra Renzo Jaime" w:date="2019-09-09T23:52:00Z">
          <w:pPr>
            <w:jc w:val="both"/>
          </w:pPr>
        </w:pPrChange>
      </w:pPr>
    </w:p>
    <w:p w14:paraId="4757980D" w14:textId="77777777" w:rsidR="00584CA5" w:rsidRPr="007629B1" w:rsidRDefault="00584CA5">
      <w:pPr>
        <w:pStyle w:val="Prrafodelista"/>
        <w:numPr>
          <w:ilvl w:val="0"/>
          <w:numId w:val="18"/>
        </w:numPr>
        <w:spacing w:line="360" w:lineRule="auto"/>
        <w:jc w:val="both"/>
        <w:rPr>
          <w:lang w:val="en-US"/>
        </w:rPr>
        <w:pPrChange w:id="833" w:author="Roca Neyra Renzo Jaime" w:date="2019-09-09T23:52:00Z">
          <w:pPr>
            <w:pStyle w:val="Prrafodelista"/>
            <w:numPr>
              <w:numId w:val="18"/>
            </w:numPr>
            <w:ind w:hanging="360"/>
            <w:jc w:val="both"/>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char</w:t>
      </w:r>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ToAha</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int</w:t>
      </w:r>
      <w:r w:rsidR="001F6185" w:rsidRPr="007629B1">
        <w:rPr>
          <w:rFonts w:ascii="Consolas" w:hAnsi="Consolas" w:cs="Consolas"/>
          <w:color w:val="000000"/>
          <w:sz w:val="19"/>
          <w:szCs w:val="19"/>
          <w:lang w:val="en-US"/>
        </w:rPr>
        <w:t xml:space="preserve"> </w:t>
      </w:r>
      <w:proofErr w:type="spellStart"/>
      <w:r w:rsidR="001F6185" w:rsidRPr="007629B1">
        <w:rPr>
          <w:rFonts w:ascii="Consolas" w:hAnsi="Consolas" w:cs="Consolas"/>
          <w:color w:val="000000"/>
          <w:sz w:val="19"/>
          <w:szCs w:val="19"/>
          <w:lang w:val="en-US"/>
        </w:rPr>
        <w:t>s</w:t>
      </w:r>
      <w:r w:rsidRPr="007629B1">
        <w:rPr>
          <w:rFonts w:ascii="Consolas" w:hAnsi="Consolas" w:cs="Consolas"/>
          <w:color w:val="000000"/>
          <w:sz w:val="19"/>
          <w:szCs w:val="19"/>
          <w:lang w:val="en-US"/>
        </w:rPr>
        <w:t>ubCode</w:t>
      </w:r>
      <w:proofErr w:type="spellEnd"/>
      <w:r w:rsidRPr="007629B1">
        <w:rPr>
          <w:rFonts w:ascii="Consolas" w:hAnsi="Consolas" w:cs="Consolas"/>
          <w:color w:val="000000"/>
          <w:sz w:val="19"/>
          <w:szCs w:val="19"/>
          <w:lang w:val="en-US"/>
        </w:rPr>
        <w:t>)</w:t>
      </w:r>
    </w:p>
    <w:p w14:paraId="06710EC1" w14:textId="77777777" w:rsidR="001F6185" w:rsidRPr="001F6185" w:rsidRDefault="001850E8">
      <w:pPr>
        <w:pStyle w:val="Prrafodelista"/>
        <w:spacing w:line="360" w:lineRule="auto"/>
        <w:jc w:val="both"/>
        <w:rPr>
          <w:rFonts w:cstheme="minorHAnsi"/>
          <w:color w:val="000000"/>
          <w:szCs w:val="19"/>
          <w:u w:val="single"/>
        </w:rPr>
        <w:pPrChange w:id="834" w:author="Roca Neyra Renzo Jaime" w:date="2019-09-09T23:52:00Z">
          <w:pPr>
            <w:pStyle w:val="Prrafodelista"/>
            <w:jc w:val="both"/>
          </w:pPr>
        </w:pPrChange>
      </w:pPr>
      <w:r>
        <w:rPr>
          <w:rFonts w:cstheme="minorHAnsi"/>
          <w:color w:val="000000"/>
          <w:szCs w:val="19"/>
        </w:rPr>
        <w:t xml:space="preserve">Convierte del </w:t>
      </w:r>
      <w:r w:rsidR="000D3D0C">
        <w:rPr>
          <w:rFonts w:cstheme="minorHAnsi"/>
          <w:color w:val="000000"/>
          <w:szCs w:val="19"/>
        </w:rPr>
        <w:t xml:space="preserve">código de anotación </w:t>
      </w:r>
      <w:r w:rsidR="001F6185">
        <w:rPr>
          <w:rFonts w:cstheme="minorHAnsi"/>
          <w:color w:val="000000"/>
          <w:szCs w:val="19"/>
        </w:rPr>
        <w:t>MIT</w:t>
      </w:r>
      <w:r w:rsidR="000D3D0C">
        <w:rPr>
          <w:rFonts w:cstheme="minorHAnsi"/>
          <w:color w:val="000000"/>
          <w:szCs w:val="19"/>
        </w:rPr>
        <w:t xml:space="preserve"> a un código de anotación </w:t>
      </w:r>
      <w:r w:rsidR="001F6185">
        <w:rPr>
          <w:rFonts w:cstheme="minorHAnsi"/>
          <w:color w:val="000000"/>
          <w:szCs w:val="19"/>
        </w:rPr>
        <w:t>AHA</w:t>
      </w:r>
      <w:r w:rsidR="00577AA2">
        <w:rPr>
          <w:rFonts w:cstheme="minorHAnsi"/>
          <w:color w:val="000000"/>
          <w:szCs w:val="19"/>
        </w:rPr>
        <w:t xml:space="preserve"> utilizando el vector mapAha2Mi</w:t>
      </w:r>
      <w:r w:rsidR="001F6185">
        <w:rPr>
          <w:rFonts w:cstheme="minorHAnsi"/>
          <w:color w:val="000000"/>
          <w:szCs w:val="19"/>
        </w:rPr>
        <w:t xml:space="preserve">t.  Solo se comprueba </w:t>
      </w:r>
      <w:proofErr w:type="spellStart"/>
      <w:r w:rsidR="001F6185">
        <w:rPr>
          <w:rFonts w:ascii="Consolas" w:hAnsi="Consolas" w:cs="Consolas"/>
          <w:color w:val="000000"/>
          <w:sz w:val="19"/>
          <w:szCs w:val="19"/>
        </w:rPr>
        <w:t>subCode</w:t>
      </w:r>
      <w:proofErr w:type="spellEnd"/>
      <w:r w:rsidR="001F6185">
        <w:rPr>
          <w:rFonts w:cstheme="minorHAnsi"/>
          <w:color w:val="000000"/>
          <w:szCs w:val="19"/>
        </w:rPr>
        <w:t xml:space="preserve"> si la anotación es de tipo ruido.</w:t>
      </w:r>
    </w:p>
    <w:p w14:paraId="3A4FC866" w14:textId="77777777" w:rsidR="00C24582" w:rsidRPr="00584CA5" w:rsidRDefault="00C24582">
      <w:pPr>
        <w:pStyle w:val="Prrafodelista"/>
        <w:spacing w:line="360" w:lineRule="auto"/>
        <w:jc w:val="both"/>
        <w:pPrChange w:id="835" w:author="Roca Neyra Renzo Jaime" w:date="2019-09-09T23:52:00Z">
          <w:pPr>
            <w:pStyle w:val="Prrafodelista"/>
            <w:jc w:val="both"/>
          </w:pPr>
        </w:pPrChange>
      </w:pPr>
    </w:p>
    <w:p w14:paraId="21C7B312" w14:textId="77777777" w:rsidR="00584CA5" w:rsidRPr="007629B1" w:rsidRDefault="00584CA5">
      <w:pPr>
        <w:pStyle w:val="Prrafodelista"/>
        <w:numPr>
          <w:ilvl w:val="0"/>
          <w:numId w:val="18"/>
        </w:numPr>
        <w:spacing w:line="360" w:lineRule="auto"/>
        <w:jc w:val="both"/>
        <w:rPr>
          <w:lang w:val="en-US"/>
        </w:rPr>
        <w:pPrChange w:id="836" w:author="Roca Neyra Renzo Jaime" w:date="2019-09-09T23:52:00Z">
          <w:pPr>
            <w:pStyle w:val="Prrafodelista"/>
            <w:numPr>
              <w:numId w:val="18"/>
            </w:numPr>
            <w:ind w:hanging="360"/>
            <w:jc w:val="both"/>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static</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AnnotationCode</w:t>
      </w:r>
      <w:proofErr w:type="spellEnd"/>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ParseEcgString</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ecgString</w:t>
      </w:r>
      <w:proofErr w:type="spellEnd"/>
      <w:r w:rsidRPr="007629B1">
        <w:rPr>
          <w:rFonts w:ascii="Consolas" w:hAnsi="Consolas" w:cs="Consolas"/>
          <w:color w:val="000000"/>
          <w:sz w:val="19"/>
          <w:szCs w:val="19"/>
          <w:lang w:val="en-US"/>
        </w:rPr>
        <w:t>)</w:t>
      </w:r>
    </w:p>
    <w:p w14:paraId="052D6DFE" w14:textId="77777777" w:rsidR="009F43F5" w:rsidRPr="009F43F5" w:rsidDel="00AD0AFE" w:rsidRDefault="00C24582">
      <w:pPr>
        <w:pStyle w:val="Prrafodelista"/>
        <w:spacing w:line="360" w:lineRule="auto"/>
        <w:jc w:val="both"/>
        <w:rPr>
          <w:del w:id="837" w:author="Roca Neyra Renzo Jaime" w:date="2019-09-09T23:55:00Z"/>
          <w:u w:val="single"/>
        </w:rPr>
        <w:pPrChange w:id="838" w:author="Roca Neyra Renzo Jaime" w:date="2019-09-09T23:52:00Z">
          <w:pPr>
            <w:pStyle w:val="Prrafodelista"/>
            <w:jc w:val="both"/>
          </w:pPr>
        </w:pPrChange>
      </w:pPr>
      <w:r>
        <w:rPr>
          <w:rFonts w:cstheme="minorHAnsi"/>
          <w:color w:val="000000"/>
          <w:szCs w:val="19"/>
        </w:rPr>
        <w:t xml:space="preserve">Convierte de un mnemotécnico en su código MIT utilizando el vector </w:t>
      </w:r>
      <w:proofErr w:type="spellStart"/>
      <w:r>
        <w:rPr>
          <w:rFonts w:ascii="Consolas" w:hAnsi="Consolas" w:cs="Consolas"/>
          <w:color w:val="000000"/>
          <w:sz w:val="19"/>
          <w:szCs w:val="19"/>
        </w:rPr>
        <w:t>mnemonicStrings</w:t>
      </w:r>
      <w:proofErr w:type="spellEnd"/>
      <w:r>
        <w:rPr>
          <w:rFonts w:ascii="Consolas" w:hAnsi="Consolas" w:cs="Consolas"/>
          <w:color w:val="000000"/>
          <w:sz w:val="19"/>
          <w:szCs w:val="19"/>
        </w:rPr>
        <w:t>.</w:t>
      </w:r>
    </w:p>
    <w:p w14:paraId="3AE16272" w14:textId="77777777" w:rsidR="005C2A77" w:rsidDel="00AD0AFE" w:rsidRDefault="005C2A77">
      <w:pPr>
        <w:spacing w:line="360" w:lineRule="auto"/>
        <w:jc w:val="both"/>
        <w:rPr>
          <w:del w:id="839" w:author="Roca Neyra Renzo Jaime" w:date="2019-09-09T23:55:00Z"/>
        </w:rPr>
        <w:pPrChange w:id="840" w:author="Roca Neyra Renzo Jaime" w:date="2019-09-09T23:52:00Z">
          <w:pPr>
            <w:jc w:val="both"/>
          </w:pPr>
        </w:pPrChange>
      </w:pPr>
    </w:p>
    <w:p w14:paraId="738A7997" w14:textId="77777777" w:rsidR="007B540C" w:rsidDel="00AD0AFE" w:rsidRDefault="007B540C">
      <w:pPr>
        <w:spacing w:line="360" w:lineRule="auto"/>
        <w:jc w:val="both"/>
        <w:rPr>
          <w:del w:id="841" w:author="Roca Neyra Renzo Jaime" w:date="2019-09-09T23:55:00Z"/>
        </w:rPr>
        <w:pPrChange w:id="842" w:author="Roca Neyra Renzo Jaime" w:date="2019-09-09T23:52:00Z">
          <w:pPr>
            <w:jc w:val="both"/>
          </w:pPr>
        </w:pPrChange>
      </w:pPr>
    </w:p>
    <w:p w14:paraId="22678F51" w14:textId="77777777" w:rsidR="007B540C" w:rsidDel="00AD0AFE" w:rsidRDefault="007B540C">
      <w:pPr>
        <w:spacing w:line="360" w:lineRule="auto"/>
        <w:jc w:val="both"/>
        <w:rPr>
          <w:del w:id="843" w:author="Roca Neyra Renzo Jaime" w:date="2019-09-09T23:55:00Z"/>
        </w:rPr>
        <w:pPrChange w:id="844" w:author="Roca Neyra Renzo Jaime" w:date="2019-09-09T23:52:00Z">
          <w:pPr>
            <w:jc w:val="both"/>
          </w:pPr>
        </w:pPrChange>
      </w:pPr>
    </w:p>
    <w:p w14:paraId="79F1DAD5" w14:textId="77777777" w:rsidR="007B540C" w:rsidDel="00AD0AFE" w:rsidRDefault="007B540C">
      <w:pPr>
        <w:spacing w:line="360" w:lineRule="auto"/>
        <w:jc w:val="both"/>
        <w:rPr>
          <w:del w:id="845" w:author="Roca Neyra Renzo Jaime" w:date="2019-09-09T23:55:00Z"/>
        </w:rPr>
        <w:pPrChange w:id="846" w:author="Roca Neyra Renzo Jaime" w:date="2019-09-09T23:52:00Z">
          <w:pPr>
            <w:jc w:val="both"/>
          </w:pPr>
        </w:pPrChange>
      </w:pPr>
    </w:p>
    <w:p w14:paraId="4E65175D" w14:textId="77777777" w:rsidR="007B540C" w:rsidDel="00AD0AFE" w:rsidRDefault="007B540C">
      <w:pPr>
        <w:spacing w:line="360" w:lineRule="auto"/>
        <w:jc w:val="both"/>
        <w:rPr>
          <w:del w:id="847" w:author="Roca Neyra Renzo Jaime" w:date="2019-09-09T23:55:00Z"/>
        </w:rPr>
        <w:pPrChange w:id="848" w:author="Roca Neyra Renzo Jaime" w:date="2019-09-09T23:52:00Z">
          <w:pPr>
            <w:jc w:val="both"/>
          </w:pPr>
        </w:pPrChange>
      </w:pPr>
    </w:p>
    <w:p w14:paraId="173E198A" w14:textId="77777777" w:rsidR="007B540C" w:rsidDel="00AD0AFE" w:rsidRDefault="007B540C">
      <w:pPr>
        <w:spacing w:line="360" w:lineRule="auto"/>
        <w:jc w:val="both"/>
        <w:rPr>
          <w:del w:id="849" w:author="Roca Neyra Renzo Jaime" w:date="2019-09-09T23:55:00Z"/>
        </w:rPr>
        <w:pPrChange w:id="850" w:author="Roca Neyra Renzo Jaime" w:date="2019-09-09T23:52:00Z">
          <w:pPr>
            <w:jc w:val="both"/>
          </w:pPr>
        </w:pPrChange>
      </w:pPr>
    </w:p>
    <w:p w14:paraId="446672F0" w14:textId="77777777" w:rsidR="007B540C" w:rsidRDefault="007B540C">
      <w:pPr>
        <w:pStyle w:val="Prrafodelista"/>
        <w:spacing w:line="360" w:lineRule="auto"/>
        <w:jc w:val="both"/>
        <w:pPrChange w:id="851" w:author="Roca Neyra Renzo Jaime" w:date="2019-09-09T23:55:00Z">
          <w:pPr>
            <w:jc w:val="both"/>
          </w:pPr>
        </w:pPrChange>
      </w:pPr>
    </w:p>
    <w:p w14:paraId="295436AF" w14:textId="77777777" w:rsidR="007B540C" w:rsidRDefault="007B540C">
      <w:pPr>
        <w:spacing w:line="360" w:lineRule="auto"/>
        <w:jc w:val="both"/>
        <w:pPrChange w:id="852" w:author="Roca Neyra Renzo Jaime" w:date="2019-09-09T23:52:00Z">
          <w:pPr>
            <w:jc w:val="both"/>
          </w:pPr>
        </w:pPrChange>
      </w:pPr>
    </w:p>
    <w:p w14:paraId="1EC294B8" w14:textId="77777777" w:rsidR="004705F2" w:rsidRDefault="004705F2">
      <w:pPr>
        <w:pStyle w:val="Ttulo3"/>
        <w:spacing w:line="360" w:lineRule="auto"/>
        <w:jc w:val="both"/>
        <w:pPrChange w:id="853" w:author="Roca Neyra Renzo Jaime" w:date="2019-09-09T23:52:00Z">
          <w:pPr>
            <w:pStyle w:val="Ttulo3"/>
          </w:pPr>
        </w:pPrChange>
      </w:pPr>
      <w:bookmarkStart w:id="854" w:name="_Toc17721545"/>
      <w:r>
        <w:t xml:space="preserve">Clase </w:t>
      </w:r>
      <w:proofErr w:type="spellStart"/>
      <w:r>
        <w:t>Annotator</w:t>
      </w:r>
      <w:bookmarkEnd w:id="854"/>
      <w:proofErr w:type="spellEnd"/>
    </w:p>
    <w:p w14:paraId="29D012B7" w14:textId="77777777" w:rsidR="004705F2" w:rsidRDefault="004705F2">
      <w:pPr>
        <w:spacing w:line="360" w:lineRule="auto"/>
        <w:jc w:val="both"/>
        <w:pPrChange w:id="855" w:author="Roca Neyra Renzo Jaime" w:date="2019-09-09T23:52:00Z">
          <w:pPr>
            <w:jc w:val="both"/>
          </w:pPr>
        </w:pPrChange>
      </w:pPr>
      <w:r>
        <w:t>Representa un anotador, creado</w:t>
      </w:r>
      <w:r w:rsidR="008E2649">
        <w:t>r</w:t>
      </w:r>
      <w:r>
        <w:t xml:space="preserve"> del fichero de anotaciones.</w:t>
      </w:r>
    </w:p>
    <w:p w14:paraId="2E6AAEFA" w14:textId="77777777" w:rsidR="00577AA2" w:rsidRPr="003E260C" w:rsidRDefault="00577AA2">
      <w:pPr>
        <w:spacing w:line="360" w:lineRule="auto"/>
        <w:jc w:val="both"/>
        <w:rPr>
          <w:u w:val="single"/>
        </w:rPr>
        <w:pPrChange w:id="856" w:author="Roca Neyra Renzo Jaime" w:date="2019-09-09T23:52:00Z">
          <w:pPr>
            <w:jc w:val="both"/>
          </w:pPr>
        </w:pPrChange>
      </w:pPr>
    </w:p>
    <w:p w14:paraId="4DC78503" w14:textId="77777777" w:rsidR="00BA7BCF" w:rsidRDefault="00BA7BCF">
      <w:pPr>
        <w:keepNext/>
        <w:spacing w:line="360" w:lineRule="auto"/>
        <w:ind w:left="1416"/>
        <w:jc w:val="both"/>
        <w:pPrChange w:id="857" w:author="Roca Neyra Renzo Jaime" w:date="2019-09-09T23:52:00Z">
          <w:pPr>
            <w:keepNext/>
            <w:ind w:left="1416"/>
            <w:jc w:val="both"/>
          </w:pPr>
        </w:pPrChange>
      </w:pPr>
      <w:r w:rsidRPr="00E61BFF">
        <w:rPr>
          <w:noProof/>
          <w:lang w:eastAsia="es-ES"/>
        </w:rPr>
        <w:drawing>
          <wp:inline distT="0" distB="0" distL="0" distR="0" wp14:anchorId="5F3C76DB" wp14:editId="2DA8A533">
            <wp:extent cx="3045460" cy="3363595"/>
            <wp:effectExtent l="0" t="0" r="254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5460" cy="3363595"/>
                    </a:xfrm>
                    <a:prstGeom prst="rect">
                      <a:avLst/>
                    </a:prstGeom>
                    <a:noFill/>
                    <a:ln>
                      <a:noFill/>
                    </a:ln>
                  </pic:spPr>
                </pic:pic>
              </a:graphicData>
            </a:graphic>
          </wp:inline>
        </w:drawing>
      </w:r>
    </w:p>
    <w:p w14:paraId="7A4695E9" w14:textId="77E2121E" w:rsidR="004705F2" w:rsidRDefault="00BA7BCF">
      <w:pPr>
        <w:pStyle w:val="Descripcin"/>
        <w:spacing w:line="360" w:lineRule="auto"/>
        <w:ind w:left="2124" w:firstLine="708"/>
        <w:jc w:val="both"/>
        <w:pPrChange w:id="858" w:author="Roca Neyra Renzo Jaime" w:date="2019-09-09T23:52:00Z">
          <w:pPr>
            <w:pStyle w:val="Descripcin"/>
            <w:ind w:left="2124" w:firstLine="708"/>
            <w:jc w:val="both"/>
          </w:pPr>
        </w:pPrChange>
      </w:pPr>
      <w:bookmarkStart w:id="859" w:name="_Toc17721573"/>
      <w:r>
        <w:t xml:space="preserve">Figura </w:t>
      </w:r>
      <w:ins w:id="860" w:author="Roca Neyra Renzo Jaime" w:date="2019-09-04T20:49:00Z">
        <w:r w:rsidR="007613B9">
          <w:fldChar w:fldCharType="begin"/>
        </w:r>
        <w:r w:rsidR="007613B9">
          <w:instrText xml:space="preserve"> STYLEREF 1 \s </w:instrText>
        </w:r>
      </w:ins>
      <w:r w:rsidR="007613B9">
        <w:fldChar w:fldCharType="separate"/>
      </w:r>
      <w:r w:rsidR="007613B9">
        <w:rPr>
          <w:noProof/>
        </w:rPr>
        <w:t>3</w:t>
      </w:r>
      <w:ins w:id="861" w:author="Roca Neyra Renzo Jaime" w:date="2019-09-04T20:49:00Z">
        <w:r w:rsidR="007613B9">
          <w:fldChar w:fldCharType="end"/>
        </w:r>
        <w:r w:rsidR="007613B9">
          <w:noBreakHyphen/>
        </w:r>
        <w:r w:rsidR="007613B9">
          <w:fldChar w:fldCharType="begin"/>
        </w:r>
        <w:r w:rsidR="007613B9">
          <w:instrText xml:space="preserve"> SEQ Figura \* ARABIC \s 1 </w:instrText>
        </w:r>
      </w:ins>
      <w:r w:rsidR="007613B9">
        <w:fldChar w:fldCharType="separate"/>
      </w:r>
      <w:ins w:id="862" w:author="Roca Neyra Renzo Jaime" w:date="2019-09-04T20:49:00Z">
        <w:r w:rsidR="007613B9">
          <w:rPr>
            <w:noProof/>
          </w:rPr>
          <w:t>4</w:t>
        </w:r>
        <w:r w:rsidR="007613B9">
          <w:fldChar w:fldCharType="end"/>
        </w:r>
      </w:ins>
      <w:del w:id="863" w:author="Roca Neyra Renzo Jaime" w:date="2019-09-04T20:48:00Z">
        <w:r w:rsidR="004D7AFA" w:rsidDel="007613B9">
          <w:rPr>
            <w:noProof/>
          </w:rPr>
          <w:fldChar w:fldCharType="begin"/>
        </w:r>
        <w:r w:rsidR="004D7AFA" w:rsidDel="007613B9">
          <w:rPr>
            <w:noProof/>
          </w:rPr>
          <w:delInstrText xml:space="preserve"> STYLEREF 1 \s </w:delInstrText>
        </w:r>
        <w:r w:rsidR="004D7AFA" w:rsidDel="007613B9">
          <w:rPr>
            <w:noProof/>
          </w:rPr>
          <w:fldChar w:fldCharType="separate"/>
        </w:r>
        <w:r w:rsidR="00955E0F" w:rsidDel="007613B9">
          <w:rPr>
            <w:noProof/>
          </w:rPr>
          <w:delText>3</w:delText>
        </w:r>
        <w:r w:rsidR="004D7AFA" w:rsidDel="007613B9">
          <w:rPr>
            <w:noProof/>
          </w:rPr>
          <w:fldChar w:fldCharType="end"/>
        </w:r>
        <w:r w:rsidR="004F12B5" w:rsidDel="007613B9">
          <w:delText>.</w:delText>
        </w:r>
        <w:r w:rsidR="004D7AFA" w:rsidDel="007613B9">
          <w:rPr>
            <w:noProof/>
          </w:rPr>
          <w:fldChar w:fldCharType="begin"/>
        </w:r>
        <w:r w:rsidR="004D7AFA" w:rsidDel="007613B9">
          <w:rPr>
            <w:noProof/>
          </w:rPr>
          <w:delInstrText xml:space="preserve"> SEQ Figura \* ARABIC \s 1 </w:delInstrText>
        </w:r>
        <w:r w:rsidR="004D7AFA" w:rsidDel="007613B9">
          <w:rPr>
            <w:noProof/>
          </w:rPr>
          <w:fldChar w:fldCharType="separate"/>
        </w:r>
        <w:r w:rsidR="00955E0F" w:rsidDel="007613B9">
          <w:rPr>
            <w:noProof/>
          </w:rPr>
          <w:delText>4</w:delText>
        </w:r>
        <w:r w:rsidR="004D7AFA" w:rsidDel="007613B9">
          <w:rPr>
            <w:noProof/>
          </w:rPr>
          <w:fldChar w:fldCharType="end"/>
        </w:r>
      </w:del>
      <w:r>
        <w:t xml:space="preserve"> Clase </w:t>
      </w:r>
      <w:proofErr w:type="spellStart"/>
      <w:r>
        <w:t>Annotator</w:t>
      </w:r>
      <w:bookmarkEnd w:id="859"/>
      <w:proofErr w:type="spellEnd"/>
    </w:p>
    <w:p w14:paraId="00F1F2FA" w14:textId="77777777" w:rsidR="00781895" w:rsidRPr="007B540C" w:rsidRDefault="004705F2">
      <w:pPr>
        <w:spacing w:line="360" w:lineRule="auto"/>
        <w:jc w:val="both"/>
        <w:rPr>
          <w:u w:val="single"/>
        </w:rPr>
        <w:pPrChange w:id="864" w:author="Roca Neyra Renzo Jaime" w:date="2019-09-09T23:52:00Z">
          <w:pPr>
            <w:jc w:val="both"/>
          </w:pPr>
        </w:pPrChange>
      </w:pPr>
      <w:r>
        <w:tab/>
      </w:r>
      <w:r>
        <w:tab/>
      </w:r>
      <w:r>
        <w:tab/>
      </w:r>
      <w:r>
        <w:tab/>
      </w:r>
    </w:p>
    <w:p w14:paraId="5D030083" w14:textId="77777777" w:rsidR="009B4824" w:rsidRDefault="009B4824">
      <w:pPr>
        <w:pStyle w:val="Ttulo4"/>
        <w:spacing w:line="360" w:lineRule="auto"/>
        <w:jc w:val="both"/>
        <w:pPrChange w:id="865" w:author="Roca Neyra Renzo Jaime" w:date="2019-09-09T23:52:00Z">
          <w:pPr>
            <w:pStyle w:val="Ttulo4"/>
          </w:pPr>
        </w:pPrChange>
      </w:pPr>
      <w:r>
        <w:t>Propiedades</w:t>
      </w:r>
    </w:p>
    <w:p w14:paraId="57379B6C" w14:textId="77777777" w:rsidR="009B4824" w:rsidRPr="00781895" w:rsidRDefault="00154AC1">
      <w:pPr>
        <w:pStyle w:val="Prrafodelista"/>
        <w:numPr>
          <w:ilvl w:val="0"/>
          <w:numId w:val="19"/>
        </w:numPr>
        <w:spacing w:line="360" w:lineRule="auto"/>
        <w:jc w:val="both"/>
        <w:pPrChange w:id="866" w:author="Roca Neyra Renzo Jaime" w:date="2019-09-09T23:52:00Z">
          <w:pPr>
            <w:pStyle w:val="Prrafodelista"/>
            <w:numPr>
              <w:numId w:val="19"/>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Name</w:t>
      </w:r>
      <w:proofErr w:type="spellEnd"/>
    </w:p>
    <w:p w14:paraId="0B5270E1" w14:textId="77777777" w:rsidR="00E43B65" w:rsidRPr="00F67479" w:rsidRDefault="00781895">
      <w:pPr>
        <w:pStyle w:val="Prrafodelista"/>
        <w:numPr>
          <w:ilvl w:val="1"/>
          <w:numId w:val="19"/>
        </w:numPr>
        <w:spacing w:line="360" w:lineRule="auto"/>
        <w:jc w:val="both"/>
        <w:rPr>
          <w:rFonts w:cstheme="minorHAnsi"/>
          <w:sz w:val="28"/>
        </w:rPr>
        <w:pPrChange w:id="867" w:author="Roca Neyra Renzo Jaime" w:date="2019-09-09T23:52:00Z">
          <w:pPr>
            <w:pStyle w:val="Prrafodelista"/>
            <w:numPr>
              <w:ilvl w:val="1"/>
              <w:numId w:val="19"/>
            </w:numPr>
            <w:ind w:left="1440" w:hanging="360"/>
          </w:pPr>
        </w:pPrChange>
      </w:pPr>
      <w:r w:rsidRPr="00F67479">
        <w:rPr>
          <w:rFonts w:cstheme="minorHAnsi"/>
          <w:color w:val="000000"/>
          <w:szCs w:val="19"/>
        </w:rPr>
        <w:t>Representa</w:t>
      </w:r>
      <w:r w:rsidR="00E43B65" w:rsidRPr="00F67479">
        <w:rPr>
          <w:rFonts w:cstheme="minorHAnsi"/>
          <w:color w:val="000000"/>
          <w:szCs w:val="19"/>
        </w:rPr>
        <w:t xml:space="preserve"> el nombre del </w:t>
      </w:r>
      <w:r w:rsidRPr="00F67479">
        <w:rPr>
          <w:rFonts w:cstheme="minorHAnsi"/>
          <w:color w:val="000000"/>
          <w:szCs w:val="19"/>
        </w:rPr>
        <w:t>anotador.</w:t>
      </w:r>
    </w:p>
    <w:p w14:paraId="74C117C4" w14:textId="77777777" w:rsidR="00E43B65" w:rsidRPr="00F67479" w:rsidRDefault="00E43B65">
      <w:pPr>
        <w:pStyle w:val="Prrafodelista"/>
        <w:numPr>
          <w:ilvl w:val="1"/>
          <w:numId w:val="19"/>
        </w:numPr>
        <w:spacing w:line="360" w:lineRule="auto"/>
        <w:jc w:val="both"/>
        <w:rPr>
          <w:rFonts w:cstheme="minorHAnsi"/>
          <w:sz w:val="28"/>
        </w:rPr>
        <w:pPrChange w:id="868" w:author="Roca Neyra Renzo Jaime" w:date="2019-09-09T23:52:00Z">
          <w:pPr>
            <w:pStyle w:val="Prrafodelista"/>
            <w:numPr>
              <w:ilvl w:val="1"/>
              <w:numId w:val="19"/>
            </w:numPr>
            <w:ind w:left="1440" w:hanging="360"/>
          </w:pPr>
        </w:pPrChange>
      </w:pPr>
      <w:r w:rsidRPr="00F67479">
        <w:rPr>
          <w:rFonts w:cstheme="minorHAnsi"/>
          <w:color w:val="000000"/>
          <w:szCs w:val="19"/>
        </w:rPr>
        <w:t>Se obtiene de la extensión del fichero de anotación.</w:t>
      </w:r>
    </w:p>
    <w:p w14:paraId="2EB9A49A" w14:textId="0CFEB633" w:rsidR="00781895" w:rsidRPr="002D5FE1" w:rsidRDefault="00E43B65" w:rsidP="00AD0AFE">
      <w:pPr>
        <w:pStyle w:val="Prrafodelista"/>
        <w:numPr>
          <w:ilvl w:val="1"/>
          <w:numId w:val="19"/>
        </w:numPr>
        <w:spacing w:line="360" w:lineRule="auto"/>
        <w:jc w:val="both"/>
        <w:rPr>
          <w:ins w:id="869" w:author="Roca Neyra Renzo Jaime" w:date="2019-09-09T23:56:00Z"/>
          <w:rPrChange w:id="870" w:author="Roca Neyra Renzo Jaime" w:date="2019-09-09T23:56:00Z">
            <w:rPr>
              <w:ins w:id="871" w:author="Roca Neyra Renzo Jaime" w:date="2019-09-09T23:56:00Z"/>
              <w:rFonts w:ascii="Consolas" w:hAnsi="Consolas" w:cs="Consolas"/>
              <w:color w:val="000000"/>
              <w:sz w:val="19"/>
              <w:szCs w:val="19"/>
            </w:rPr>
          </w:rPrChange>
        </w:rPr>
      </w:pPr>
      <w:r w:rsidRPr="00F67479">
        <w:rPr>
          <w:rFonts w:cstheme="minorHAnsi"/>
          <w:color w:val="000000"/>
          <w:szCs w:val="19"/>
        </w:rPr>
        <w:lastRenderedPageBreak/>
        <w:t>Se utiliza para identificar los ficheros de anotación</w:t>
      </w:r>
      <w:r>
        <w:rPr>
          <w:rFonts w:ascii="Consolas" w:hAnsi="Consolas" w:cs="Consolas"/>
          <w:color w:val="000000"/>
          <w:sz w:val="19"/>
          <w:szCs w:val="19"/>
        </w:rPr>
        <w:t>.</w:t>
      </w:r>
    </w:p>
    <w:p w14:paraId="22A07E66" w14:textId="77777777" w:rsidR="002D5FE1" w:rsidRPr="009B4824" w:rsidRDefault="002D5FE1">
      <w:pPr>
        <w:pStyle w:val="Prrafodelista"/>
        <w:spacing w:line="360" w:lineRule="auto"/>
        <w:ind w:left="1440"/>
        <w:jc w:val="both"/>
        <w:pPrChange w:id="872" w:author="Roca Neyra Renzo Jaime" w:date="2019-09-09T23:56:00Z">
          <w:pPr>
            <w:pStyle w:val="Prrafodelista"/>
            <w:numPr>
              <w:ilvl w:val="1"/>
              <w:numId w:val="19"/>
            </w:numPr>
            <w:ind w:left="1440" w:hanging="360"/>
          </w:pPr>
        </w:pPrChange>
      </w:pPr>
    </w:p>
    <w:p w14:paraId="22EC7F17" w14:textId="77777777" w:rsidR="009B4824" w:rsidRPr="00E43B65" w:rsidRDefault="00154AC1">
      <w:pPr>
        <w:pStyle w:val="Prrafodelista"/>
        <w:numPr>
          <w:ilvl w:val="0"/>
          <w:numId w:val="19"/>
        </w:numPr>
        <w:spacing w:line="360" w:lineRule="auto"/>
        <w:jc w:val="both"/>
        <w:pPrChange w:id="873" w:author="Roca Neyra Renzo Jaime" w:date="2019-09-09T23:52:00Z">
          <w:pPr>
            <w:pStyle w:val="Prrafodelista"/>
            <w:numPr>
              <w:numId w:val="19"/>
            </w:numPr>
            <w:ind w:hanging="360"/>
          </w:pPr>
        </w:pPrChange>
      </w:pPr>
      <w:proofErr w:type="spellStart"/>
      <w:r w:rsidRPr="00154AC1">
        <w:rPr>
          <w:rFonts w:ascii="Consolas" w:hAnsi="Consolas" w:cs="Consolas"/>
          <w:color w:val="0070C0"/>
          <w:sz w:val="19"/>
          <w:szCs w:val="19"/>
        </w:rPr>
        <w:t>Stat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Stat</w:t>
      </w:r>
      <w:proofErr w:type="spellEnd"/>
    </w:p>
    <w:p w14:paraId="65D45258" w14:textId="77777777" w:rsidR="00E43B65" w:rsidRPr="00F67479" w:rsidRDefault="00E43B65">
      <w:pPr>
        <w:pStyle w:val="Prrafodelista"/>
        <w:numPr>
          <w:ilvl w:val="1"/>
          <w:numId w:val="19"/>
        </w:numPr>
        <w:spacing w:line="360" w:lineRule="auto"/>
        <w:jc w:val="both"/>
        <w:rPr>
          <w:rFonts w:cstheme="minorHAnsi"/>
        </w:rPr>
        <w:pPrChange w:id="874" w:author="Roca Neyra Renzo Jaime" w:date="2019-09-09T23:52:00Z">
          <w:pPr>
            <w:pStyle w:val="Prrafodelista"/>
            <w:numPr>
              <w:ilvl w:val="1"/>
              <w:numId w:val="19"/>
            </w:numPr>
            <w:ind w:left="1440" w:hanging="360"/>
          </w:pPr>
        </w:pPrChange>
      </w:pPr>
      <w:r w:rsidRPr="00F67479">
        <w:rPr>
          <w:rFonts w:cstheme="minorHAnsi"/>
          <w:color w:val="000000"/>
        </w:rPr>
        <w:t>Indica el tipo de acceso al fichero y el formato d</w:t>
      </w:r>
      <w:r w:rsidR="00CF7868" w:rsidRPr="00F67479">
        <w:rPr>
          <w:rFonts w:cstheme="minorHAnsi"/>
          <w:color w:val="000000"/>
        </w:rPr>
        <w:t>e este</w:t>
      </w:r>
      <w:r w:rsidR="00324836" w:rsidRPr="00F67479">
        <w:rPr>
          <w:rFonts w:cstheme="minorHAnsi"/>
          <w:color w:val="000000"/>
        </w:rPr>
        <w:t xml:space="preserve"> (MIT o AHA)</w:t>
      </w:r>
      <w:r w:rsidR="00CF7868" w:rsidRPr="00F67479">
        <w:rPr>
          <w:rFonts w:cstheme="minorHAnsi"/>
          <w:color w:val="000000"/>
        </w:rPr>
        <w:t>. Aunque para el proyecto solo se utiliza el acceso de lectura</w:t>
      </w:r>
      <w:r w:rsidR="00324836" w:rsidRPr="00F67479">
        <w:rPr>
          <w:rFonts w:cstheme="minorHAnsi"/>
          <w:color w:val="000000"/>
        </w:rPr>
        <w:t>.</w:t>
      </w:r>
    </w:p>
    <w:p w14:paraId="1D67F4A1" w14:textId="77777777" w:rsidR="009B4824" w:rsidRPr="00CF7868" w:rsidRDefault="00154AC1">
      <w:pPr>
        <w:pStyle w:val="Prrafodelista"/>
        <w:numPr>
          <w:ilvl w:val="0"/>
          <w:numId w:val="19"/>
        </w:numPr>
        <w:spacing w:line="360" w:lineRule="auto"/>
        <w:jc w:val="both"/>
        <w:pPrChange w:id="875" w:author="Roca Neyra Renzo Jaime" w:date="2019-09-09T23:52:00Z">
          <w:pPr>
            <w:pStyle w:val="Prrafodelista"/>
            <w:numPr>
              <w:numId w:val="19"/>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w:t>
      </w:r>
      <w:proofErr w:type="spellEnd"/>
    </w:p>
    <w:p w14:paraId="3820853A" w14:textId="77777777" w:rsidR="00CF7868" w:rsidRPr="00F55C64" w:rsidRDefault="00CF7868">
      <w:pPr>
        <w:pStyle w:val="Prrafodelista"/>
        <w:numPr>
          <w:ilvl w:val="1"/>
          <w:numId w:val="19"/>
        </w:numPr>
        <w:spacing w:line="360" w:lineRule="auto"/>
        <w:jc w:val="both"/>
        <w:rPr>
          <w:rFonts w:cstheme="minorHAnsi"/>
          <w:sz w:val="28"/>
        </w:rPr>
        <w:pPrChange w:id="876" w:author="Roca Neyra Renzo Jaime" w:date="2019-09-09T23:52:00Z">
          <w:pPr>
            <w:pStyle w:val="Prrafodelista"/>
            <w:numPr>
              <w:ilvl w:val="1"/>
              <w:numId w:val="19"/>
            </w:numPr>
            <w:ind w:left="1440" w:hanging="360"/>
          </w:pPr>
        </w:pPrChange>
      </w:pPr>
      <w:r w:rsidRPr="00F55C64">
        <w:rPr>
          <w:rFonts w:cstheme="minorHAnsi"/>
          <w:color w:val="000000"/>
          <w:szCs w:val="19"/>
        </w:rPr>
        <w:t>Número de identificador del anotador.</w:t>
      </w:r>
    </w:p>
    <w:p w14:paraId="52A3D983" w14:textId="77777777" w:rsidR="00CF7868" w:rsidRPr="00CF7868" w:rsidRDefault="00154AC1">
      <w:pPr>
        <w:pStyle w:val="Prrafodelista"/>
        <w:numPr>
          <w:ilvl w:val="0"/>
          <w:numId w:val="19"/>
        </w:numPr>
        <w:spacing w:line="360" w:lineRule="auto"/>
        <w:jc w:val="both"/>
        <w:pPrChange w:id="877" w:author="Roca Neyra Renzo Jaime" w:date="2019-09-09T23:52:00Z">
          <w:pPr>
            <w:pStyle w:val="Prrafodelista"/>
            <w:numPr>
              <w:numId w:val="19"/>
            </w:numPr>
            <w:ind w:hanging="360"/>
          </w:pPr>
        </w:pPrChange>
      </w:pPr>
      <w:proofErr w:type="spellStart"/>
      <w:r w:rsidRPr="00154AC1">
        <w:rPr>
          <w:rFonts w:ascii="Consolas" w:hAnsi="Consolas" w:cs="Consolas"/>
          <w:color w:val="0070C0"/>
          <w:sz w:val="19"/>
          <w:szCs w:val="19"/>
        </w:rPr>
        <w:t>List</w:t>
      </w:r>
      <w:proofErr w:type="spellEnd"/>
      <w:r>
        <w:rPr>
          <w:rFonts w:ascii="Consolas" w:hAnsi="Consolas" w:cs="Consolas"/>
          <w:color w:val="000000"/>
          <w:sz w:val="19"/>
          <w:szCs w:val="19"/>
        </w:rPr>
        <w:t>&lt;</w:t>
      </w:r>
      <w:proofErr w:type="spellStart"/>
      <w:r w:rsidRPr="00154AC1">
        <w:rPr>
          <w:rFonts w:ascii="Consolas" w:hAnsi="Consolas" w:cs="Consolas"/>
          <w:color w:val="0070C0"/>
          <w:sz w:val="19"/>
          <w:szCs w:val="19"/>
        </w:rPr>
        <w:t>Annotation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Annotations</w:t>
      </w:r>
      <w:proofErr w:type="spellEnd"/>
    </w:p>
    <w:p w14:paraId="72DC4F74" w14:textId="77777777" w:rsidR="00CF7868" w:rsidRPr="00F55C64" w:rsidRDefault="00CF7868">
      <w:pPr>
        <w:pStyle w:val="Prrafodelista"/>
        <w:numPr>
          <w:ilvl w:val="1"/>
          <w:numId w:val="19"/>
        </w:numPr>
        <w:spacing w:line="360" w:lineRule="auto"/>
        <w:jc w:val="both"/>
        <w:rPr>
          <w:rFonts w:cstheme="minorHAnsi"/>
          <w:sz w:val="28"/>
        </w:rPr>
        <w:pPrChange w:id="878" w:author="Roca Neyra Renzo Jaime" w:date="2019-09-09T23:52:00Z">
          <w:pPr>
            <w:pStyle w:val="Prrafodelista"/>
            <w:numPr>
              <w:ilvl w:val="1"/>
              <w:numId w:val="19"/>
            </w:numPr>
            <w:ind w:left="1440" w:hanging="360"/>
          </w:pPr>
        </w:pPrChange>
      </w:pPr>
      <w:r w:rsidRPr="00F55C64">
        <w:rPr>
          <w:rFonts w:cstheme="minorHAnsi"/>
          <w:color w:val="000000"/>
          <w:szCs w:val="19"/>
        </w:rPr>
        <w:t>Lista de anotaciones del anotador.</w:t>
      </w:r>
    </w:p>
    <w:p w14:paraId="08E0FF51" w14:textId="77777777" w:rsidR="009B4824" w:rsidRPr="009B4824" w:rsidRDefault="009B4824">
      <w:pPr>
        <w:pStyle w:val="Prrafodelista"/>
        <w:spacing w:line="360" w:lineRule="auto"/>
        <w:jc w:val="both"/>
        <w:pPrChange w:id="879" w:author="Roca Neyra Renzo Jaime" w:date="2019-09-09T23:52:00Z">
          <w:pPr>
            <w:pStyle w:val="Prrafodelista"/>
          </w:pPr>
        </w:pPrChange>
      </w:pPr>
    </w:p>
    <w:p w14:paraId="3AAF88BD" w14:textId="77777777" w:rsidR="00CF7868" w:rsidRDefault="009B4824">
      <w:pPr>
        <w:pStyle w:val="Ttulo4"/>
        <w:spacing w:line="360" w:lineRule="auto"/>
        <w:jc w:val="both"/>
        <w:pPrChange w:id="880" w:author="Roca Neyra Renzo Jaime" w:date="2019-09-09T23:52:00Z">
          <w:pPr>
            <w:pStyle w:val="Ttulo4"/>
          </w:pPr>
        </w:pPrChange>
      </w:pPr>
      <w:r>
        <w:t>Métodos</w:t>
      </w:r>
    </w:p>
    <w:p w14:paraId="7B1D8AFB" w14:textId="77777777" w:rsidR="00324836" w:rsidRPr="007629B1" w:rsidRDefault="00CF7868">
      <w:pPr>
        <w:pStyle w:val="Prrafodelista"/>
        <w:numPr>
          <w:ilvl w:val="0"/>
          <w:numId w:val="20"/>
        </w:numPr>
        <w:autoSpaceDE w:val="0"/>
        <w:autoSpaceDN w:val="0"/>
        <w:adjustRightInd w:val="0"/>
        <w:spacing w:after="0" w:line="360" w:lineRule="auto"/>
        <w:jc w:val="both"/>
        <w:rPr>
          <w:rFonts w:ascii="Consolas" w:hAnsi="Consolas" w:cs="Consolas"/>
          <w:color w:val="000000"/>
          <w:sz w:val="19"/>
          <w:szCs w:val="19"/>
          <w:lang w:val="en-US"/>
        </w:rPr>
        <w:pPrChange w:id="881" w:author="Roca Neyra Renzo Jaime" w:date="2019-09-09T23:52:00Z">
          <w:pPr>
            <w:pStyle w:val="Prrafodelista"/>
            <w:numPr>
              <w:numId w:val="20"/>
            </w:numPr>
            <w:autoSpaceDE w:val="0"/>
            <w:autoSpaceDN w:val="0"/>
            <w:adjustRightInd w:val="0"/>
            <w:spacing w:after="0" w:line="240" w:lineRule="auto"/>
            <w:ind w:hanging="360"/>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static</w:t>
      </w:r>
      <w:r w:rsidRPr="007629B1">
        <w:rPr>
          <w:rFonts w:ascii="Consolas" w:hAnsi="Consolas" w:cs="Consolas"/>
          <w:color w:val="000000"/>
          <w:sz w:val="19"/>
          <w:szCs w:val="19"/>
          <w:lang w:val="en-US"/>
        </w:rPr>
        <w:t xml:space="preserve"> Annotator </w:t>
      </w:r>
      <w:proofErr w:type="spellStart"/>
      <w:proofErr w:type="gramStart"/>
      <w:r w:rsidRPr="007629B1">
        <w:rPr>
          <w:rFonts w:ascii="Consolas" w:hAnsi="Consolas" w:cs="Consolas"/>
          <w:color w:val="000000"/>
          <w:sz w:val="19"/>
          <w:szCs w:val="19"/>
          <w:lang w:val="en-US"/>
        </w:rPr>
        <w:t>ReadAnnotatorFile</w:t>
      </w:r>
      <w:proofErr w:type="spellEnd"/>
      <w:r w:rsidRPr="007629B1">
        <w:rPr>
          <w:rFonts w:ascii="Consolas" w:hAnsi="Consolas" w:cs="Consolas"/>
          <w:color w:val="000000"/>
          <w:sz w:val="19"/>
          <w:szCs w:val="19"/>
          <w:lang w:val="en-US"/>
        </w:rPr>
        <w:t>(</w:t>
      </w:r>
      <w:proofErr w:type="spellStart"/>
      <w:proofErr w:type="gramEnd"/>
      <w:r w:rsidRPr="007629B1">
        <w:rPr>
          <w:rFonts w:ascii="Consolas" w:hAnsi="Consolas" w:cs="Consolas"/>
          <w:color w:val="000000"/>
          <w:sz w:val="19"/>
          <w:szCs w:val="19"/>
          <w:lang w:val="en-US"/>
        </w:rPr>
        <w:t>FileStream</w:t>
      </w:r>
      <w:proofErr w:type="spellEnd"/>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annotatorFile</w:t>
      </w:r>
      <w:proofErr w:type="spellEnd"/>
      <w:r w:rsidRPr="007629B1">
        <w:rPr>
          <w:rFonts w:ascii="Consolas" w:hAnsi="Consolas" w:cs="Consolas"/>
          <w:color w:val="000000"/>
          <w:sz w:val="19"/>
          <w:szCs w:val="19"/>
          <w:lang w:val="en-US"/>
        </w:rPr>
        <w:t>)</w:t>
      </w:r>
    </w:p>
    <w:p w14:paraId="3769B499" w14:textId="77777777" w:rsidR="00F67479" w:rsidRDefault="00F67479">
      <w:pPr>
        <w:autoSpaceDE w:val="0"/>
        <w:autoSpaceDN w:val="0"/>
        <w:adjustRightInd w:val="0"/>
        <w:spacing w:after="0" w:line="360" w:lineRule="auto"/>
        <w:ind w:left="708"/>
        <w:jc w:val="both"/>
        <w:rPr>
          <w:rFonts w:cstheme="minorHAnsi"/>
          <w:color w:val="000000"/>
        </w:rPr>
        <w:pPrChange w:id="882" w:author="Roca Neyra Renzo Jaime" w:date="2019-09-09T23:52:00Z">
          <w:pPr>
            <w:autoSpaceDE w:val="0"/>
            <w:autoSpaceDN w:val="0"/>
            <w:adjustRightInd w:val="0"/>
            <w:spacing w:after="0" w:line="240" w:lineRule="auto"/>
            <w:ind w:left="708"/>
          </w:pPr>
        </w:pPrChange>
      </w:pPr>
      <w:r>
        <w:rPr>
          <w:rFonts w:cstheme="minorHAnsi"/>
          <w:color w:val="000000"/>
        </w:rPr>
        <w:t xml:space="preserve">Lee un fichero de anotación, en formato MIT o AHA. Devuelve una instancia de la clase </w:t>
      </w:r>
      <w:proofErr w:type="spellStart"/>
      <w:r>
        <w:rPr>
          <w:rFonts w:cstheme="minorHAnsi"/>
          <w:color w:val="000000"/>
        </w:rPr>
        <w:t>Annotator</w:t>
      </w:r>
      <w:proofErr w:type="spellEnd"/>
      <w:r>
        <w:rPr>
          <w:rFonts w:cstheme="minorHAnsi"/>
          <w:color w:val="000000"/>
        </w:rPr>
        <w:t xml:space="preserve"> con todas las anotaciones leídas. Este método está influenciado por las funciones del fichero </w:t>
      </w:r>
      <w:r w:rsidRPr="00F67479">
        <w:rPr>
          <w:rFonts w:cstheme="minorHAnsi"/>
          <w:i/>
          <w:color w:val="000000"/>
        </w:rPr>
        <w:t>‘</w:t>
      </w:r>
      <w:proofErr w:type="spellStart"/>
      <w:r w:rsidRPr="00F67479">
        <w:rPr>
          <w:rFonts w:cstheme="minorHAnsi"/>
          <w:i/>
          <w:color w:val="000000"/>
        </w:rPr>
        <w:t>annot.c</w:t>
      </w:r>
      <w:proofErr w:type="spellEnd"/>
      <w:r w:rsidRPr="00F67479">
        <w:rPr>
          <w:rFonts w:cstheme="minorHAnsi"/>
          <w:i/>
          <w:color w:val="000000"/>
        </w:rPr>
        <w:t>’</w:t>
      </w:r>
      <w:r>
        <w:rPr>
          <w:rFonts w:cstheme="minorHAnsi"/>
          <w:color w:val="000000"/>
        </w:rPr>
        <w:t>:</w:t>
      </w:r>
    </w:p>
    <w:p w14:paraId="6D421D55" w14:textId="77777777" w:rsidR="00F67479" w:rsidRPr="007629B1" w:rsidRDefault="00F67479">
      <w:pPr>
        <w:pStyle w:val="Prrafodelista"/>
        <w:numPr>
          <w:ilvl w:val="0"/>
          <w:numId w:val="21"/>
        </w:numPr>
        <w:autoSpaceDE w:val="0"/>
        <w:autoSpaceDN w:val="0"/>
        <w:adjustRightInd w:val="0"/>
        <w:spacing w:after="0" w:line="360" w:lineRule="auto"/>
        <w:jc w:val="both"/>
        <w:rPr>
          <w:rFonts w:ascii="Consolas" w:hAnsi="Consolas" w:cs="Consolas"/>
          <w:i/>
          <w:color w:val="000000"/>
          <w:sz w:val="19"/>
          <w:szCs w:val="19"/>
          <w:lang w:val="en-US"/>
        </w:rPr>
        <w:pPrChange w:id="883" w:author="Roca Neyra Renzo Jaime" w:date="2019-09-09T23:52:00Z">
          <w:pPr>
            <w:pStyle w:val="Prrafodelista"/>
            <w:numPr>
              <w:numId w:val="21"/>
            </w:numPr>
            <w:autoSpaceDE w:val="0"/>
            <w:autoSpaceDN w:val="0"/>
            <w:adjustRightInd w:val="0"/>
            <w:spacing w:after="0" w:line="240" w:lineRule="auto"/>
            <w:ind w:left="1527" w:hanging="360"/>
          </w:pPr>
        </w:pPrChange>
      </w:pPr>
      <w:r w:rsidRPr="007629B1">
        <w:rPr>
          <w:rFonts w:cstheme="minorHAnsi"/>
          <w:color w:val="000000"/>
          <w:lang w:val="en-US"/>
        </w:rPr>
        <w:t>‘</w:t>
      </w:r>
      <w:r w:rsidRPr="007629B1">
        <w:rPr>
          <w:rFonts w:ascii="Consolas" w:hAnsi="Consolas" w:cs="Consolas"/>
          <w:i/>
          <w:color w:val="2B91AF"/>
          <w:sz w:val="19"/>
          <w:szCs w:val="19"/>
          <w:lang w:val="en-US"/>
        </w:rPr>
        <w:t>FINT</w:t>
      </w:r>
      <w:r w:rsidRPr="007629B1">
        <w:rPr>
          <w:rFonts w:ascii="Consolas" w:hAnsi="Consolas" w:cs="Consolas"/>
          <w:i/>
          <w:color w:val="000000"/>
          <w:sz w:val="19"/>
          <w:szCs w:val="19"/>
          <w:lang w:val="en-US"/>
        </w:rPr>
        <w:t xml:space="preserve"> </w:t>
      </w:r>
      <w:proofErr w:type="spellStart"/>
      <w:proofErr w:type="gramStart"/>
      <w:r w:rsidRPr="007629B1">
        <w:rPr>
          <w:rFonts w:ascii="Consolas" w:hAnsi="Consolas" w:cs="Consolas"/>
          <w:i/>
          <w:color w:val="000000"/>
          <w:sz w:val="19"/>
          <w:szCs w:val="19"/>
          <w:lang w:val="en-US"/>
        </w:rPr>
        <w:t>annopen</w:t>
      </w:r>
      <w:proofErr w:type="spellEnd"/>
      <w:r w:rsidRPr="007629B1">
        <w:rPr>
          <w:rFonts w:ascii="Consolas" w:hAnsi="Consolas" w:cs="Consolas"/>
          <w:i/>
          <w:color w:val="000000"/>
          <w:sz w:val="19"/>
          <w:szCs w:val="19"/>
          <w:lang w:val="en-US"/>
        </w:rPr>
        <w:t>(</w:t>
      </w:r>
      <w:proofErr w:type="gramEnd"/>
      <w:r w:rsidRPr="007629B1">
        <w:rPr>
          <w:rFonts w:ascii="Consolas" w:hAnsi="Consolas" w:cs="Consolas"/>
          <w:i/>
          <w:color w:val="0000FF"/>
          <w:sz w:val="19"/>
          <w:szCs w:val="19"/>
          <w:lang w:val="en-US"/>
        </w:rPr>
        <w:t>char</w:t>
      </w:r>
      <w:r w:rsidRPr="007629B1">
        <w:rPr>
          <w:rFonts w:ascii="Consolas" w:hAnsi="Consolas" w:cs="Consolas"/>
          <w:i/>
          <w:color w:val="000000"/>
          <w:sz w:val="19"/>
          <w:szCs w:val="19"/>
          <w:lang w:val="en-US"/>
        </w:rPr>
        <w:t xml:space="preserve"> *</w:t>
      </w:r>
      <w:r w:rsidRPr="007629B1">
        <w:rPr>
          <w:rFonts w:ascii="Consolas" w:hAnsi="Consolas" w:cs="Consolas"/>
          <w:i/>
          <w:color w:val="808080"/>
          <w:sz w:val="19"/>
          <w:szCs w:val="19"/>
          <w:lang w:val="en-US"/>
        </w:rPr>
        <w:t>record</w:t>
      </w:r>
      <w:r w:rsidRPr="007629B1">
        <w:rPr>
          <w:rFonts w:ascii="Consolas" w:hAnsi="Consolas" w:cs="Consolas"/>
          <w:i/>
          <w:color w:val="000000"/>
          <w:sz w:val="19"/>
          <w:szCs w:val="19"/>
          <w:lang w:val="en-US"/>
        </w:rPr>
        <w:t xml:space="preserve">, </w:t>
      </w:r>
      <w:proofErr w:type="spellStart"/>
      <w:r w:rsidRPr="007629B1">
        <w:rPr>
          <w:rFonts w:ascii="Consolas" w:hAnsi="Consolas" w:cs="Consolas"/>
          <w:i/>
          <w:color w:val="2B91AF"/>
          <w:sz w:val="19"/>
          <w:szCs w:val="19"/>
          <w:lang w:val="en-US"/>
        </w:rPr>
        <w:t>WFDB_Anninfo</w:t>
      </w:r>
      <w:proofErr w:type="spellEnd"/>
      <w:r w:rsidRPr="007629B1">
        <w:rPr>
          <w:rFonts w:ascii="Consolas" w:hAnsi="Consolas" w:cs="Consolas"/>
          <w:i/>
          <w:color w:val="000000"/>
          <w:sz w:val="19"/>
          <w:szCs w:val="19"/>
          <w:lang w:val="en-US"/>
        </w:rPr>
        <w:t xml:space="preserve"> *</w:t>
      </w:r>
      <w:proofErr w:type="spellStart"/>
      <w:r w:rsidRPr="007629B1">
        <w:rPr>
          <w:rFonts w:ascii="Consolas" w:hAnsi="Consolas" w:cs="Consolas"/>
          <w:i/>
          <w:color w:val="808080"/>
          <w:sz w:val="19"/>
          <w:szCs w:val="19"/>
          <w:lang w:val="en-US"/>
        </w:rPr>
        <w:t>aiarray</w:t>
      </w:r>
      <w:proofErr w:type="spellEnd"/>
      <w:r w:rsidRPr="007629B1">
        <w:rPr>
          <w:rFonts w:ascii="Consolas" w:hAnsi="Consolas" w:cs="Consolas"/>
          <w:i/>
          <w:color w:val="000000"/>
          <w:sz w:val="19"/>
          <w:szCs w:val="19"/>
          <w:lang w:val="en-US"/>
        </w:rPr>
        <w:t xml:space="preserve">, </w:t>
      </w:r>
      <w:r w:rsidRPr="007629B1">
        <w:rPr>
          <w:rFonts w:ascii="Consolas" w:hAnsi="Consolas" w:cs="Consolas"/>
          <w:i/>
          <w:color w:val="0000FF"/>
          <w:sz w:val="19"/>
          <w:szCs w:val="19"/>
          <w:lang w:val="en-US"/>
        </w:rPr>
        <w:t>unsigned</w:t>
      </w:r>
      <w:r w:rsidRPr="007629B1">
        <w:rPr>
          <w:rFonts w:ascii="Consolas" w:hAnsi="Consolas" w:cs="Consolas"/>
          <w:i/>
          <w:color w:val="000000"/>
          <w:sz w:val="19"/>
          <w:szCs w:val="19"/>
          <w:lang w:val="en-US"/>
        </w:rPr>
        <w:t xml:space="preserve"> </w:t>
      </w:r>
      <w:r w:rsidRPr="007629B1">
        <w:rPr>
          <w:rFonts w:ascii="Consolas" w:hAnsi="Consolas" w:cs="Consolas"/>
          <w:i/>
          <w:color w:val="0000FF"/>
          <w:sz w:val="19"/>
          <w:szCs w:val="19"/>
          <w:lang w:val="en-US"/>
        </w:rPr>
        <w:t>int</w:t>
      </w:r>
      <w:r w:rsidRPr="007629B1">
        <w:rPr>
          <w:rFonts w:ascii="Consolas" w:hAnsi="Consolas" w:cs="Consolas"/>
          <w:i/>
          <w:color w:val="000000"/>
          <w:sz w:val="19"/>
          <w:szCs w:val="19"/>
          <w:lang w:val="en-US"/>
        </w:rPr>
        <w:t xml:space="preserve"> </w:t>
      </w:r>
      <w:proofErr w:type="spellStart"/>
      <w:r w:rsidRPr="007629B1">
        <w:rPr>
          <w:rFonts w:ascii="Consolas" w:hAnsi="Consolas" w:cs="Consolas"/>
          <w:i/>
          <w:color w:val="808080"/>
          <w:sz w:val="19"/>
          <w:szCs w:val="19"/>
          <w:lang w:val="en-US"/>
        </w:rPr>
        <w:t>nann</w:t>
      </w:r>
      <w:proofErr w:type="spellEnd"/>
      <w:r w:rsidRPr="007629B1">
        <w:rPr>
          <w:rFonts w:ascii="Consolas" w:hAnsi="Consolas" w:cs="Consolas"/>
          <w:i/>
          <w:color w:val="000000"/>
          <w:sz w:val="19"/>
          <w:szCs w:val="19"/>
          <w:lang w:val="en-US"/>
        </w:rPr>
        <w:t>)’</w:t>
      </w:r>
    </w:p>
    <w:p w14:paraId="1C6C3839" w14:textId="77777777" w:rsidR="005C2A77" w:rsidRPr="007629B1" w:rsidRDefault="00F67479">
      <w:pPr>
        <w:pStyle w:val="Prrafodelista"/>
        <w:numPr>
          <w:ilvl w:val="0"/>
          <w:numId w:val="21"/>
        </w:numPr>
        <w:spacing w:line="360" w:lineRule="auto"/>
        <w:jc w:val="both"/>
        <w:rPr>
          <w:rFonts w:ascii="Consolas" w:hAnsi="Consolas" w:cs="Consolas"/>
          <w:i/>
          <w:color w:val="000000"/>
          <w:sz w:val="19"/>
          <w:szCs w:val="19"/>
          <w:lang w:val="en-US"/>
        </w:rPr>
        <w:pPrChange w:id="884" w:author="Roca Neyra Renzo Jaime" w:date="2019-09-09T23:52:00Z">
          <w:pPr>
            <w:pStyle w:val="Prrafodelista"/>
            <w:numPr>
              <w:numId w:val="21"/>
            </w:numPr>
            <w:ind w:left="1527" w:hanging="360"/>
          </w:pPr>
        </w:pPrChange>
      </w:pPr>
      <w:r w:rsidRPr="007629B1">
        <w:rPr>
          <w:rFonts w:cstheme="minorHAnsi"/>
          <w:color w:val="000000"/>
          <w:lang w:val="en-US"/>
        </w:rPr>
        <w:t>‘</w:t>
      </w:r>
      <w:r w:rsidR="001F1473" w:rsidRPr="007629B1">
        <w:rPr>
          <w:rFonts w:ascii="Consolas" w:hAnsi="Consolas" w:cs="Consolas"/>
          <w:i/>
          <w:color w:val="2B91AF"/>
          <w:sz w:val="19"/>
          <w:szCs w:val="19"/>
          <w:lang w:val="en-US"/>
        </w:rPr>
        <w:t>FINT</w:t>
      </w:r>
      <w:r w:rsidR="001F1473" w:rsidRPr="007629B1">
        <w:rPr>
          <w:rFonts w:ascii="Consolas" w:hAnsi="Consolas" w:cs="Consolas"/>
          <w:i/>
          <w:color w:val="000000"/>
          <w:sz w:val="19"/>
          <w:szCs w:val="19"/>
          <w:lang w:val="en-US"/>
        </w:rPr>
        <w:t xml:space="preserve"> </w:t>
      </w:r>
      <w:proofErr w:type="spellStart"/>
      <w:proofErr w:type="gramStart"/>
      <w:r w:rsidR="001F1473" w:rsidRPr="007629B1">
        <w:rPr>
          <w:rFonts w:ascii="Consolas" w:hAnsi="Consolas" w:cs="Consolas"/>
          <w:i/>
          <w:color w:val="000000"/>
          <w:sz w:val="19"/>
          <w:szCs w:val="19"/>
          <w:lang w:val="en-US"/>
        </w:rPr>
        <w:t>getann</w:t>
      </w:r>
      <w:proofErr w:type="spellEnd"/>
      <w:r w:rsidR="001F1473" w:rsidRPr="007629B1">
        <w:rPr>
          <w:rFonts w:ascii="Consolas" w:hAnsi="Consolas" w:cs="Consolas"/>
          <w:i/>
          <w:color w:val="000000"/>
          <w:sz w:val="19"/>
          <w:szCs w:val="19"/>
          <w:lang w:val="en-US"/>
        </w:rPr>
        <w:t>(</w:t>
      </w:r>
      <w:proofErr w:type="spellStart"/>
      <w:proofErr w:type="gramEnd"/>
      <w:r w:rsidR="001F1473" w:rsidRPr="007629B1">
        <w:rPr>
          <w:rFonts w:ascii="Consolas" w:hAnsi="Consolas" w:cs="Consolas"/>
          <w:i/>
          <w:color w:val="2B91AF"/>
          <w:sz w:val="19"/>
          <w:szCs w:val="19"/>
          <w:lang w:val="en-US"/>
        </w:rPr>
        <w:t>WFDB_Annotator</w:t>
      </w:r>
      <w:proofErr w:type="spellEnd"/>
      <w:r w:rsidR="001F1473" w:rsidRPr="007629B1">
        <w:rPr>
          <w:rFonts w:ascii="Consolas" w:hAnsi="Consolas" w:cs="Consolas"/>
          <w:i/>
          <w:color w:val="000000"/>
          <w:sz w:val="19"/>
          <w:szCs w:val="19"/>
          <w:lang w:val="en-US"/>
        </w:rPr>
        <w:t xml:space="preserve"> </w:t>
      </w:r>
      <w:r w:rsidR="001F1473" w:rsidRPr="007629B1">
        <w:rPr>
          <w:rFonts w:ascii="Consolas" w:hAnsi="Consolas" w:cs="Consolas"/>
          <w:i/>
          <w:color w:val="808080"/>
          <w:sz w:val="19"/>
          <w:szCs w:val="19"/>
          <w:lang w:val="en-US"/>
        </w:rPr>
        <w:t>n</w:t>
      </w:r>
      <w:r w:rsidR="001F1473" w:rsidRPr="007629B1">
        <w:rPr>
          <w:rFonts w:ascii="Consolas" w:hAnsi="Consolas" w:cs="Consolas"/>
          <w:i/>
          <w:color w:val="000000"/>
          <w:sz w:val="19"/>
          <w:szCs w:val="19"/>
          <w:lang w:val="en-US"/>
        </w:rPr>
        <w:t xml:space="preserve">, </w:t>
      </w:r>
      <w:proofErr w:type="spellStart"/>
      <w:r w:rsidR="001F1473" w:rsidRPr="007629B1">
        <w:rPr>
          <w:rFonts w:ascii="Consolas" w:hAnsi="Consolas" w:cs="Consolas"/>
          <w:i/>
          <w:color w:val="2B91AF"/>
          <w:sz w:val="19"/>
          <w:szCs w:val="19"/>
          <w:lang w:val="en-US"/>
        </w:rPr>
        <w:t>WFDB_Annotation</w:t>
      </w:r>
      <w:proofErr w:type="spellEnd"/>
      <w:r w:rsidR="001F1473" w:rsidRPr="007629B1">
        <w:rPr>
          <w:rFonts w:ascii="Consolas" w:hAnsi="Consolas" w:cs="Consolas"/>
          <w:i/>
          <w:color w:val="000000"/>
          <w:sz w:val="19"/>
          <w:szCs w:val="19"/>
          <w:lang w:val="en-US"/>
        </w:rPr>
        <w:t xml:space="preserve"> *</w:t>
      </w:r>
      <w:proofErr w:type="spellStart"/>
      <w:r w:rsidR="001F1473" w:rsidRPr="007629B1">
        <w:rPr>
          <w:rFonts w:ascii="Consolas" w:hAnsi="Consolas" w:cs="Consolas"/>
          <w:i/>
          <w:color w:val="808080"/>
          <w:sz w:val="19"/>
          <w:szCs w:val="19"/>
          <w:lang w:val="en-US"/>
        </w:rPr>
        <w:t>annot</w:t>
      </w:r>
      <w:proofErr w:type="spellEnd"/>
      <w:r w:rsidR="001F1473" w:rsidRPr="007629B1">
        <w:rPr>
          <w:rFonts w:ascii="Consolas" w:hAnsi="Consolas" w:cs="Consolas"/>
          <w:i/>
          <w:color w:val="000000"/>
          <w:sz w:val="19"/>
          <w:szCs w:val="19"/>
          <w:lang w:val="en-US"/>
        </w:rPr>
        <w:t>)</w:t>
      </w:r>
      <w:r w:rsidRPr="007629B1">
        <w:rPr>
          <w:rFonts w:ascii="Consolas" w:hAnsi="Consolas" w:cs="Consolas"/>
          <w:color w:val="000000"/>
          <w:sz w:val="19"/>
          <w:szCs w:val="19"/>
          <w:lang w:val="en-US"/>
        </w:rPr>
        <w:t>’</w:t>
      </w:r>
      <w:r w:rsidR="001F1473" w:rsidRPr="007629B1">
        <w:rPr>
          <w:rFonts w:ascii="Consolas" w:hAnsi="Consolas" w:cs="Consolas"/>
          <w:color w:val="000000"/>
          <w:sz w:val="19"/>
          <w:szCs w:val="19"/>
          <w:lang w:val="en-US"/>
        </w:rPr>
        <w:t xml:space="preserve"> </w:t>
      </w:r>
    </w:p>
    <w:p w14:paraId="7EB59D5F" w14:textId="48FA648F" w:rsidR="00E331F7" w:rsidRDefault="00E331F7">
      <w:pPr>
        <w:pStyle w:val="Ttulo3"/>
        <w:spacing w:line="360" w:lineRule="auto"/>
        <w:jc w:val="both"/>
        <w:pPrChange w:id="885" w:author="Roca Neyra Renzo Jaime" w:date="2019-09-09T23:52:00Z">
          <w:pPr>
            <w:pStyle w:val="Ttulo3"/>
          </w:pPr>
        </w:pPrChange>
      </w:pPr>
      <w:bookmarkStart w:id="886" w:name="_Toc17721546"/>
      <w:r>
        <w:t xml:space="preserve">Clase </w:t>
      </w:r>
      <w:proofErr w:type="spellStart"/>
      <w:r>
        <w:t>Annotation</w:t>
      </w:r>
      <w:bookmarkEnd w:id="886"/>
      <w:proofErr w:type="spellEnd"/>
    </w:p>
    <w:p w14:paraId="18634E55" w14:textId="23C580E5" w:rsidR="00E331F7" w:rsidRDefault="00E331F7">
      <w:pPr>
        <w:spacing w:line="360" w:lineRule="auto"/>
        <w:jc w:val="both"/>
        <w:pPrChange w:id="887" w:author="Roca Neyra Renzo Jaime" w:date="2019-09-09T23:52:00Z">
          <w:pPr>
            <w:jc w:val="both"/>
          </w:pPr>
        </w:pPrChange>
      </w:pPr>
      <w:r>
        <w:t xml:space="preserve">Representa una anotación realizada por el </w:t>
      </w:r>
      <w:r w:rsidRPr="001C55BF">
        <w:t>anotador</w:t>
      </w:r>
      <w:r>
        <w:t xml:space="preserve"> sobre una muestra determinada.</w:t>
      </w:r>
    </w:p>
    <w:p w14:paraId="34C0E06E" w14:textId="021DC78E" w:rsidR="00154AC1" w:rsidRPr="001C55BF" w:rsidDel="002D5FE1" w:rsidRDefault="00154AC1">
      <w:pPr>
        <w:spacing w:line="360" w:lineRule="auto"/>
        <w:jc w:val="both"/>
        <w:rPr>
          <w:del w:id="888" w:author="Roca Neyra Renzo Jaime" w:date="2019-09-09T23:56:00Z"/>
          <w:u w:val="single"/>
        </w:rPr>
        <w:pPrChange w:id="889" w:author="Roca Neyra Renzo Jaime" w:date="2019-09-09T23:52:00Z">
          <w:pPr>
            <w:jc w:val="both"/>
          </w:pPr>
        </w:pPrChange>
      </w:pPr>
    </w:p>
    <w:p w14:paraId="666EB5B9" w14:textId="4BFB92ED" w:rsidR="00776116" w:rsidRDefault="00776116">
      <w:pPr>
        <w:keepNext/>
        <w:spacing w:line="360" w:lineRule="auto"/>
        <w:ind w:left="1416" w:firstLine="708"/>
        <w:jc w:val="both"/>
        <w:pPrChange w:id="890" w:author="Roca Neyra Renzo Jaime" w:date="2019-09-09T23:52:00Z">
          <w:pPr>
            <w:keepNext/>
            <w:ind w:left="1416" w:firstLine="708"/>
            <w:jc w:val="both"/>
          </w:pPr>
        </w:pPrChange>
      </w:pPr>
      <w:r w:rsidRPr="00E61BFF">
        <w:rPr>
          <w:noProof/>
          <w:lang w:eastAsia="es-ES"/>
        </w:rPr>
        <w:drawing>
          <wp:inline distT="0" distB="0" distL="0" distR="0" wp14:anchorId="39D64FBF" wp14:editId="4C460053">
            <wp:extent cx="2607945" cy="413448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7945" cy="4134485"/>
                    </a:xfrm>
                    <a:prstGeom prst="rect">
                      <a:avLst/>
                    </a:prstGeom>
                    <a:noFill/>
                    <a:ln>
                      <a:noFill/>
                    </a:ln>
                  </pic:spPr>
                </pic:pic>
              </a:graphicData>
            </a:graphic>
          </wp:inline>
        </w:drawing>
      </w:r>
    </w:p>
    <w:p w14:paraId="403E6B46" w14:textId="360DF3CC" w:rsidR="00810377" w:rsidRDefault="00776116">
      <w:pPr>
        <w:pStyle w:val="Descripcin"/>
        <w:spacing w:line="360" w:lineRule="auto"/>
        <w:ind w:left="2124" w:firstLine="708"/>
        <w:jc w:val="both"/>
        <w:pPrChange w:id="891" w:author="Roca Neyra Renzo Jaime" w:date="2019-09-09T23:52:00Z">
          <w:pPr>
            <w:pStyle w:val="Descripcin"/>
            <w:ind w:left="2124" w:firstLine="708"/>
            <w:jc w:val="both"/>
          </w:pPr>
        </w:pPrChange>
      </w:pPr>
      <w:bookmarkStart w:id="892" w:name="_Toc17721574"/>
      <w:r>
        <w:t xml:space="preserve">Figura </w:t>
      </w:r>
      <w:ins w:id="893" w:author="Roca Neyra Renzo Jaime" w:date="2019-09-04T20:49:00Z">
        <w:r w:rsidR="007613B9">
          <w:fldChar w:fldCharType="begin"/>
        </w:r>
        <w:r w:rsidR="007613B9">
          <w:instrText xml:space="preserve"> STYLEREF 1 \s </w:instrText>
        </w:r>
      </w:ins>
      <w:r w:rsidR="007613B9">
        <w:fldChar w:fldCharType="separate"/>
      </w:r>
      <w:r w:rsidR="007613B9">
        <w:rPr>
          <w:noProof/>
        </w:rPr>
        <w:t>3</w:t>
      </w:r>
      <w:ins w:id="894" w:author="Roca Neyra Renzo Jaime" w:date="2019-09-04T20:49:00Z">
        <w:r w:rsidR="007613B9">
          <w:fldChar w:fldCharType="end"/>
        </w:r>
        <w:r w:rsidR="007613B9">
          <w:noBreakHyphen/>
        </w:r>
        <w:r w:rsidR="007613B9">
          <w:fldChar w:fldCharType="begin"/>
        </w:r>
        <w:r w:rsidR="007613B9">
          <w:instrText xml:space="preserve"> SEQ Figura \* ARABIC \s 1 </w:instrText>
        </w:r>
      </w:ins>
      <w:r w:rsidR="007613B9">
        <w:fldChar w:fldCharType="separate"/>
      </w:r>
      <w:ins w:id="895" w:author="Roca Neyra Renzo Jaime" w:date="2019-09-04T20:49:00Z">
        <w:r w:rsidR="007613B9">
          <w:rPr>
            <w:noProof/>
          </w:rPr>
          <w:t>5</w:t>
        </w:r>
        <w:r w:rsidR="007613B9">
          <w:fldChar w:fldCharType="end"/>
        </w:r>
      </w:ins>
      <w:del w:id="896" w:author="Roca Neyra Renzo Jaime" w:date="2019-09-04T20:48:00Z">
        <w:r w:rsidR="004D7AFA" w:rsidDel="007613B9">
          <w:rPr>
            <w:noProof/>
          </w:rPr>
          <w:fldChar w:fldCharType="begin"/>
        </w:r>
        <w:r w:rsidR="004D7AFA" w:rsidDel="007613B9">
          <w:rPr>
            <w:noProof/>
          </w:rPr>
          <w:delInstrText xml:space="preserve"> STYLEREF 1 \s </w:delInstrText>
        </w:r>
        <w:r w:rsidR="004D7AFA" w:rsidDel="007613B9">
          <w:rPr>
            <w:noProof/>
          </w:rPr>
          <w:fldChar w:fldCharType="separate"/>
        </w:r>
        <w:r w:rsidR="00955E0F" w:rsidDel="007613B9">
          <w:rPr>
            <w:noProof/>
          </w:rPr>
          <w:delText>3</w:delText>
        </w:r>
        <w:r w:rsidR="004D7AFA" w:rsidDel="007613B9">
          <w:rPr>
            <w:noProof/>
          </w:rPr>
          <w:fldChar w:fldCharType="end"/>
        </w:r>
        <w:r w:rsidR="004F12B5" w:rsidDel="007613B9">
          <w:delText>.</w:delText>
        </w:r>
        <w:r w:rsidR="004D7AFA" w:rsidDel="007613B9">
          <w:rPr>
            <w:noProof/>
          </w:rPr>
          <w:fldChar w:fldCharType="begin"/>
        </w:r>
        <w:r w:rsidR="004D7AFA" w:rsidDel="007613B9">
          <w:rPr>
            <w:noProof/>
          </w:rPr>
          <w:delInstrText xml:space="preserve"> SEQ Figura \* ARABIC \s 1 </w:delInstrText>
        </w:r>
        <w:r w:rsidR="004D7AFA" w:rsidDel="007613B9">
          <w:rPr>
            <w:noProof/>
          </w:rPr>
          <w:fldChar w:fldCharType="separate"/>
        </w:r>
        <w:r w:rsidR="00955E0F" w:rsidDel="007613B9">
          <w:rPr>
            <w:noProof/>
          </w:rPr>
          <w:delText>5</w:delText>
        </w:r>
        <w:r w:rsidR="004D7AFA" w:rsidDel="007613B9">
          <w:rPr>
            <w:noProof/>
          </w:rPr>
          <w:fldChar w:fldCharType="end"/>
        </w:r>
      </w:del>
      <w:r>
        <w:t xml:space="preserve"> Clase </w:t>
      </w:r>
      <w:proofErr w:type="spellStart"/>
      <w:r>
        <w:t>Annotation</w:t>
      </w:r>
      <w:bookmarkEnd w:id="892"/>
      <w:proofErr w:type="spellEnd"/>
    </w:p>
    <w:p w14:paraId="35A639F1" w14:textId="77777777" w:rsidR="00A82F15" w:rsidRDefault="00F55C64">
      <w:pPr>
        <w:pStyle w:val="Ttulo4"/>
        <w:spacing w:line="360" w:lineRule="auto"/>
        <w:jc w:val="both"/>
        <w:pPrChange w:id="897" w:author="Roca Neyra Renzo Jaime" w:date="2019-09-09T23:52:00Z">
          <w:pPr>
            <w:pStyle w:val="Ttulo4"/>
          </w:pPr>
        </w:pPrChange>
      </w:pPr>
      <w:r>
        <w:t>Propiedades</w:t>
      </w:r>
    </w:p>
    <w:p w14:paraId="4509A067" w14:textId="77777777" w:rsidR="00A82F15" w:rsidRPr="00A82F15" w:rsidRDefault="00A82F15">
      <w:pPr>
        <w:pStyle w:val="Prrafodelista"/>
        <w:numPr>
          <w:ilvl w:val="0"/>
          <w:numId w:val="22"/>
        </w:numPr>
        <w:spacing w:line="360" w:lineRule="auto"/>
        <w:jc w:val="both"/>
        <w:pPrChange w:id="898" w:author="Roca Neyra Renzo Jaime" w:date="2019-09-09T23:52:00Z">
          <w:pPr>
            <w:pStyle w:val="Prrafodelista"/>
            <w:numPr>
              <w:numId w:val="22"/>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Time</w:t>
      </w:r>
    </w:p>
    <w:p w14:paraId="1D5B5EB2" w14:textId="77777777" w:rsidR="00A82F15" w:rsidRDefault="00A82F15">
      <w:pPr>
        <w:pStyle w:val="Prrafodelista"/>
        <w:numPr>
          <w:ilvl w:val="1"/>
          <w:numId w:val="22"/>
        </w:numPr>
        <w:spacing w:line="360" w:lineRule="auto"/>
        <w:jc w:val="both"/>
        <w:pPrChange w:id="899" w:author="Roca Neyra Renzo Jaime" w:date="2019-09-09T23:52:00Z">
          <w:pPr>
            <w:pStyle w:val="Prrafodelista"/>
            <w:numPr>
              <w:ilvl w:val="1"/>
              <w:numId w:val="22"/>
            </w:numPr>
            <w:ind w:left="1440" w:hanging="360"/>
          </w:pPr>
        </w:pPrChange>
      </w:pPr>
      <w:r>
        <w:t>Representa el tiempo en que fue capturada la anotación, este tiempo se corresponde al número de muestra de la anotación.</w:t>
      </w:r>
    </w:p>
    <w:p w14:paraId="554C8CE2" w14:textId="77777777" w:rsidR="00A82F15" w:rsidRPr="00A82F15" w:rsidRDefault="00A82F15">
      <w:pPr>
        <w:pStyle w:val="Prrafodelista"/>
        <w:numPr>
          <w:ilvl w:val="0"/>
          <w:numId w:val="22"/>
        </w:numPr>
        <w:spacing w:line="360" w:lineRule="auto"/>
        <w:jc w:val="both"/>
        <w:pPrChange w:id="900" w:author="Roca Neyra Renzo Jaime" w:date="2019-09-09T23:52:00Z">
          <w:pPr>
            <w:pStyle w:val="Prrafodelista"/>
            <w:numPr>
              <w:numId w:val="22"/>
            </w:numPr>
            <w:ind w:hanging="360"/>
          </w:pPr>
        </w:pPrChange>
      </w:pPr>
      <w:proofErr w:type="spellStart"/>
      <w:r w:rsidRPr="00A82F15">
        <w:rPr>
          <w:rFonts w:ascii="Consolas" w:hAnsi="Consolas" w:cs="Consolas"/>
          <w:color w:val="0099CC"/>
          <w:sz w:val="19"/>
          <w:szCs w:val="19"/>
        </w:rPr>
        <w:t>AnnotationCode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Type</w:t>
      </w:r>
      <w:proofErr w:type="spellEnd"/>
    </w:p>
    <w:p w14:paraId="74C5991C" w14:textId="77777777" w:rsidR="00A82F15" w:rsidRDefault="00A82F15">
      <w:pPr>
        <w:pStyle w:val="Prrafodelista"/>
        <w:numPr>
          <w:ilvl w:val="1"/>
          <w:numId w:val="22"/>
        </w:numPr>
        <w:spacing w:line="360" w:lineRule="auto"/>
        <w:jc w:val="both"/>
        <w:pPrChange w:id="901" w:author="Roca Neyra Renzo Jaime" w:date="2019-09-09T23:52:00Z">
          <w:pPr>
            <w:pStyle w:val="Prrafodelista"/>
            <w:numPr>
              <w:ilvl w:val="1"/>
              <w:numId w:val="22"/>
            </w:numPr>
            <w:ind w:left="1440" w:hanging="360"/>
          </w:pPr>
        </w:pPrChange>
      </w:pPr>
      <w:r>
        <w:t>Representa el tipo de anotación. Este valor entero está comprendido entre 1 y 48.</w:t>
      </w:r>
    </w:p>
    <w:p w14:paraId="5B8FAD4C" w14:textId="77777777" w:rsidR="00A82F15" w:rsidRPr="00A82F15" w:rsidRDefault="00A82F15">
      <w:pPr>
        <w:pStyle w:val="Prrafodelista"/>
        <w:numPr>
          <w:ilvl w:val="0"/>
          <w:numId w:val="22"/>
        </w:numPr>
        <w:spacing w:line="360" w:lineRule="auto"/>
        <w:jc w:val="both"/>
        <w:pPrChange w:id="902" w:author="Roca Neyra Renzo Jaime" w:date="2019-09-09T23:52:00Z">
          <w:pPr>
            <w:pStyle w:val="Prrafodelista"/>
            <w:numPr>
              <w:numId w:val="22"/>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SubType</w:t>
      </w:r>
      <w:proofErr w:type="spellEnd"/>
    </w:p>
    <w:p w14:paraId="31F82CA1" w14:textId="77777777" w:rsidR="00A82F15" w:rsidRDefault="19796FE2">
      <w:pPr>
        <w:pStyle w:val="Prrafodelista"/>
        <w:numPr>
          <w:ilvl w:val="1"/>
          <w:numId w:val="22"/>
        </w:numPr>
        <w:spacing w:line="360" w:lineRule="auto"/>
        <w:jc w:val="both"/>
        <w:pPrChange w:id="903" w:author="Roca Neyra Renzo Jaime" w:date="2019-09-09T23:52:00Z">
          <w:pPr>
            <w:pStyle w:val="Prrafodelista"/>
            <w:numPr>
              <w:ilvl w:val="1"/>
              <w:numId w:val="22"/>
            </w:numPr>
            <w:ind w:left="1440" w:hanging="360"/>
          </w:pPr>
        </w:pPrChange>
      </w:pPr>
      <w:r>
        <w:t>Representa al subtipo de la anotación. Esta propiedad es usada para las anotaciones de tipo Ruido y Artefacto para indicar las señales que son afectadas.</w:t>
      </w:r>
    </w:p>
    <w:p w14:paraId="18D4E52C" w14:textId="77777777" w:rsidR="00A82F15" w:rsidRPr="00A82F15" w:rsidRDefault="00A82F15">
      <w:pPr>
        <w:pStyle w:val="Prrafodelista"/>
        <w:numPr>
          <w:ilvl w:val="0"/>
          <w:numId w:val="22"/>
        </w:numPr>
        <w:spacing w:line="360" w:lineRule="auto"/>
        <w:jc w:val="both"/>
        <w:pPrChange w:id="904" w:author="Roca Neyra Renzo Jaime" w:date="2019-09-09T23:52:00Z">
          <w:pPr>
            <w:pStyle w:val="Prrafodelista"/>
            <w:numPr>
              <w:numId w:val="22"/>
            </w:numPr>
            <w:ind w:hanging="360"/>
          </w:pPr>
        </w:pPrChange>
      </w:pPr>
      <w:r>
        <w:rPr>
          <w:rFonts w:ascii="Consolas" w:hAnsi="Consolas" w:cs="Consolas"/>
          <w:color w:val="0000FF"/>
          <w:sz w:val="19"/>
          <w:szCs w:val="19"/>
        </w:rPr>
        <w:t>byte</w:t>
      </w:r>
      <w:r>
        <w:rPr>
          <w:rFonts w:ascii="Consolas" w:hAnsi="Consolas" w:cs="Consolas"/>
          <w:color w:val="000000"/>
          <w:sz w:val="19"/>
          <w:szCs w:val="19"/>
        </w:rPr>
        <w:t xml:space="preserve"> </w:t>
      </w:r>
      <w:proofErr w:type="spellStart"/>
      <w:r>
        <w:rPr>
          <w:rFonts w:ascii="Consolas" w:hAnsi="Consolas" w:cs="Consolas"/>
          <w:color w:val="000000"/>
          <w:sz w:val="19"/>
          <w:szCs w:val="19"/>
        </w:rPr>
        <w:t>ChannelNumber</w:t>
      </w:r>
      <w:proofErr w:type="spellEnd"/>
    </w:p>
    <w:p w14:paraId="3A6883CE" w14:textId="77777777" w:rsidR="00A82F15" w:rsidRDefault="00A82F15">
      <w:pPr>
        <w:pStyle w:val="Prrafodelista"/>
        <w:numPr>
          <w:ilvl w:val="1"/>
          <w:numId w:val="22"/>
        </w:numPr>
        <w:spacing w:line="360" w:lineRule="auto"/>
        <w:jc w:val="both"/>
        <w:pPrChange w:id="905" w:author="Roca Neyra Renzo Jaime" w:date="2019-09-09T23:52:00Z">
          <w:pPr>
            <w:pStyle w:val="Prrafodelista"/>
            <w:numPr>
              <w:ilvl w:val="1"/>
              <w:numId w:val="22"/>
            </w:numPr>
            <w:ind w:left="1440" w:hanging="360"/>
          </w:pPr>
        </w:pPrChange>
      </w:pPr>
      <w:r>
        <w:t xml:space="preserve">Representa el </w:t>
      </w:r>
      <w:r w:rsidR="00C9447F">
        <w:t>número del canal o señal relacionada con la anotación.</w:t>
      </w:r>
    </w:p>
    <w:p w14:paraId="56953FDD" w14:textId="77777777" w:rsidR="00C9447F" w:rsidRPr="00C9447F" w:rsidRDefault="00C9447F">
      <w:pPr>
        <w:pStyle w:val="Prrafodelista"/>
        <w:numPr>
          <w:ilvl w:val="0"/>
          <w:numId w:val="22"/>
        </w:numPr>
        <w:spacing w:line="360" w:lineRule="auto"/>
        <w:jc w:val="both"/>
        <w:pPrChange w:id="906" w:author="Roca Neyra Renzo Jaime" w:date="2019-09-09T23:52:00Z">
          <w:pPr>
            <w:pStyle w:val="Prrafodelista"/>
            <w:numPr>
              <w:numId w:val="22"/>
            </w:numPr>
            <w:ind w:hanging="360"/>
          </w:pPr>
        </w:pPrChange>
      </w:pPr>
      <w:r>
        <w:rPr>
          <w:rFonts w:ascii="Consolas" w:hAnsi="Consolas" w:cs="Consolas"/>
          <w:color w:val="0000FF"/>
          <w:sz w:val="19"/>
          <w:szCs w:val="19"/>
        </w:rPr>
        <w:t>byte</w:t>
      </w:r>
      <w:r>
        <w:rPr>
          <w:rFonts w:ascii="Consolas" w:hAnsi="Consolas" w:cs="Consolas"/>
          <w:color w:val="000000"/>
          <w:sz w:val="19"/>
          <w:szCs w:val="19"/>
        </w:rPr>
        <w:t xml:space="preserve"> </w:t>
      </w:r>
      <w:proofErr w:type="spellStart"/>
      <w:r>
        <w:rPr>
          <w:rFonts w:ascii="Consolas" w:hAnsi="Consolas" w:cs="Consolas"/>
          <w:color w:val="000000"/>
          <w:sz w:val="19"/>
          <w:szCs w:val="19"/>
        </w:rPr>
        <w:t>AnnotatorNumber</w:t>
      </w:r>
      <w:proofErr w:type="spellEnd"/>
    </w:p>
    <w:p w14:paraId="36BFECCF" w14:textId="77777777" w:rsidR="00C9447F" w:rsidRPr="00C9447F" w:rsidRDefault="00C9447F">
      <w:pPr>
        <w:pStyle w:val="Prrafodelista"/>
        <w:numPr>
          <w:ilvl w:val="1"/>
          <w:numId w:val="22"/>
        </w:numPr>
        <w:spacing w:line="360" w:lineRule="auto"/>
        <w:jc w:val="both"/>
        <w:pPrChange w:id="907" w:author="Roca Neyra Renzo Jaime" w:date="2019-09-09T23:52:00Z">
          <w:pPr>
            <w:pStyle w:val="Prrafodelista"/>
            <w:numPr>
              <w:ilvl w:val="1"/>
              <w:numId w:val="22"/>
            </w:numPr>
            <w:ind w:left="1440" w:hanging="360"/>
          </w:pPr>
        </w:pPrChange>
      </w:pPr>
      <w:r>
        <w:t>Representa el número de anotador de la anotación.</w:t>
      </w:r>
    </w:p>
    <w:p w14:paraId="7BEC8DC6" w14:textId="77777777" w:rsidR="00C9447F" w:rsidRPr="00C9447F" w:rsidRDefault="00C9447F">
      <w:pPr>
        <w:pStyle w:val="Prrafodelista"/>
        <w:numPr>
          <w:ilvl w:val="0"/>
          <w:numId w:val="22"/>
        </w:numPr>
        <w:spacing w:line="360" w:lineRule="auto"/>
        <w:jc w:val="both"/>
        <w:pPrChange w:id="908" w:author="Roca Neyra Renzo Jaime" w:date="2019-09-09T23:52:00Z">
          <w:pPr>
            <w:pStyle w:val="Prrafodelista"/>
            <w:numPr>
              <w:numId w:val="22"/>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Aux</w:t>
      </w:r>
    </w:p>
    <w:p w14:paraId="3D07D732" w14:textId="77777777" w:rsidR="00C9447F" w:rsidRDefault="00C9447F">
      <w:pPr>
        <w:pStyle w:val="Prrafodelista"/>
        <w:numPr>
          <w:ilvl w:val="1"/>
          <w:numId w:val="22"/>
        </w:numPr>
        <w:spacing w:line="360" w:lineRule="auto"/>
        <w:jc w:val="both"/>
        <w:pPrChange w:id="909" w:author="Roca Neyra Renzo Jaime" w:date="2019-09-09T23:52:00Z">
          <w:pPr>
            <w:pStyle w:val="Prrafodelista"/>
            <w:numPr>
              <w:ilvl w:val="1"/>
              <w:numId w:val="22"/>
            </w:numPr>
            <w:ind w:left="1440" w:hanging="360"/>
          </w:pPr>
        </w:pPrChange>
      </w:pPr>
      <w:r>
        <w:t>Representa la información relacionada con la anotación.</w:t>
      </w:r>
    </w:p>
    <w:p w14:paraId="70D77326" w14:textId="77777777" w:rsidR="00F55C64" w:rsidRPr="00F55C64" w:rsidRDefault="19796FE2">
      <w:pPr>
        <w:pStyle w:val="Prrafodelista"/>
        <w:numPr>
          <w:ilvl w:val="1"/>
          <w:numId w:val="22"/>
        </w:numPr>
        <w:spacing w:line="360" w:lineRule="auto"/>
        <w:jc w:val="both"/>
        <w:pPrChange w:id="910" w:author="Roca Neyra Renzo Jaime" w:date="2019-09-09T23:52:00Z">
          <w:pPr>
            <w:pStyle w:val="Prrafodelista"/>
            <w:numPr>
              <w:ilvl w:val="1"/>
              <w:numId w:val="22"/>
            </w:numPr>
            <w:ind w:left="1440" w:hanging="360"/>
          </w:pPr>
        </w:pPrChange>
      </w:pPr>
      <w:r>
        <w:lastRenderedPageBreak/>
        <w:t xml:space="preserve">Es utilizada para las anotaciones de cambio de ritmo, para indicar el nuevo ritmo y para las anotaciones de tipo nota, para almacenar texto el comentario </w:t>
      </w:r>
    </w:p>
    <w:p w14:paraId="14697EC8" w14:textId="77777777" w:rsidR="00F55C64" w:rsidRPr="003D6797" w:rsidRDefault="00F55C64">
      <w:pPr>
        <w:spacing w:line="360" w:lineRule="auto"/>
        <w:jc w:val="both"/>
        <w:pPrChange w:id="911" w:author="Roca Neyra Renzo Jaime" w:date="2019-09-09T23:52:00Z">
          <w:pPr>
            <w:jc w:val="both"/>
          </w:pPr>
        </w:pPrChange>
      </w:pPr>
    </w:p>
    <w:p w14:paraId="2E316971" w14:textId="77777777" w:rsidR="00C9447F" w:rsidRDefault="00C9447F">
      <w:pPr>
        <w:pStyle w:val="Ttulo3"/>
        <w:spacing w:line="360" w:lineRule="auto"/>
        <w:jc w:val="both"/>
        <w:pPrChange w:id="912" w:author="Roca Neyra Renzo Jaime" w:date="2019-09-09T23:52:00Z">
          <w:pPr>
            <w:pStyle w:val="Ttulo3"/>
          </w:pPr>
        </w:pPrChange>
      </w:pPr>
      <w:bookmarkStart w:id="913" w:name="_Toc17721547"/>
      <w:r>
        <w:t xml:space="preserve">Clase </w:t>
      </w:r>
      <w:proofErr w:type="spellStart"/>
      <w:r>
        <w:t>InforRecordEDF</w:t>
      </w:r>
      <w:bookmarkEnd w:id="913"/>
      <w:proofErr w:type="spellEnd"/>
    </w:p>
    <w:p w14:paraId="38A6E307" w14:textId="77777777" w:rsidR="008B56CA" w:rsidRDefault="008B56CA">
      <w:pPr>
        <w:spacing w:line="360" w:lineRule="auto"/>
        <w:jc w:val="both"/>
        <w:pPrChange w:id="914" w:author="Roca Neyra Renzo Jaime" w:date="2019-09-09T23:52:00Z">
          <w:pPr/>
        </w:pPrChange>
      </w:pPr>
      <w:r>
        <w:t>Representa a un registro con información en formato EDF. Esta clase se ha creado para poder manejar ficheros en formato EDF y convertido al formato estándar.</w:t>
      </w:r>
    </w:p>
    <w:p w14:paraId="75604840" w14:textId="77777777" w:rsidR="004A27C0" w:rsidRDefault="004A27C0">
      <w:pPr>
        <w:spacing w:line="360" w:lineRule="auto"/>
        <w:jc w:val="both"/>
        <w:pPrChange w:id="915" w:author="Roca Neyra Renzo Jaime" w:date="2019-09-09T23:52:00Z">
          <w:pPr/>
        </w:pPrChange>
      </w:pPr>
      <w:r>
        <w:t xml:space="preserve">Todas las propiedades de </w:t>
      </w:r>
      <w:proofErr w:type="spellStart"/>
      <w:r>
        <w:t>InforRecordEDF</w:t>
      </w:r>
      <w:proofErr w:type="spellEnd"/>
      <w:r>
        <w:t xml:space="preserve"> son obtenidas del registro de encabezado del fichero </w:t>
      </w:r>
      <w:proofErr w:type="spellStart"/>
      <w:r>
        <w:t>edf</w:t>
      </w:r>
      <w:proofErr w:type="spellEnd"/>
      <w:r>
        <w:t>.</w:t>
      </w:r>
    </w:p>
    <w:p w14:paraId="09C0AEBF" w14:textId="77777777" w:rsidR="00451C44" w:rsidRDefault="00451C44">
      <w:pPr>
        <w:spacing w:line="360" w:lineRule="auto"/>
        <w:jc w:val="both"/>
        <w:pPrChange w:id="916" w:author="Roca Neyra Renzo Jaime" w:date="2019-09-09T23:52:00Z">
          <w:pPr/>
        </w:pPrChange>
      </w:pPr>
    </w:p>
    <w:p w14:paraId="3FFC93A7" w14:textId="77777777" w:rsidR="00451C44" w:rsidRDefault="00451C44">
      <w:pPr>
        <w:keepNext/>
        <w:spacing w:line="360" w:lineRule="auto"/>
        <w:ind w:left="2124"/>
        <w:jc w:val="both"/>
        <w:pPrChange w:id="917" w:author="Roca Neyra Renzo Jaime" w:date="2019-09-09T23:52:00Z">
          <w:pPr>
            <w:keepNext/>
            <w:ind w:left="2124"/>
          </w:pPr>
        </w:pPrChange>
      </w:pPr>
      <w:r w:rsidRPr="00E61BFF">
        <w:rPr>
          <w:noProof/>
          <w:lang w:eastAsia="es-ES"/>
        </w:rPr>
        <w:drawing>
          <wp:inline distT="0" distB="0" distL="0" distR="0" wp14:anchorId="3479D5D2" wp14:editId="410CA2F2">
            <wp:extent cx="2886075" cy="524764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075" cy="5247640"/>
                    </a:xfrm>
                    <a:prstGeom prst="rect">
                      <a:avLst/>
                    </a:prstGeom>
                    <a:noFill/>
                    <a:ln>
                      <a:noFill/>
                    </a:ln>
                  </pic:spPr>
                </pic:pic>
              </a:graphicData>
            </a:graphic>
          </wp:inline>
        </w:drawing>
      </w:r>
    </w:p>
    <w:p w14:paraId="57B94555" w14:textId="642120F2" w:rsidR="00451C44" w:rsidRDefault="00451C44">
      <w:pPr>
        <w:pStyle w:val="Descripcin"/>
        <w:spacing w:line="360" w:lineRule="auto"/>
        <w:ind w:left="2124" w:firstLine="708"/>
        <w:jc w:val="both"/>
        <w:rPr>
          <w:u w:val="single"/>
        </w:rPr>
        <w:pPrChange w:id="918" w:author="Roca Neyra Renzo Jaime" w:date="2019-09-09T23:52:00Z">
          <w:pPr>
            <w:pStyle w:val="Descripcin"/>
            <w:ind w:left="2124" w:firstLine="708"/>
          </w:pPr>
        </w:pPrChange>
      </w:pPr>
      <w:bookmarkStart w:id="919" w:name="_Toc17721575"/>
      <w:r>
        <w:t xml:space="preserve">Figura </w:t>
      </w:r>
      <w:ins w:id="920" w:author="Roca Neyra Renzo Jaime" w:date="2019-09-04T20:49:00Z">
        <w:r w:rsidR="007613B9">
          <w:fldChar w:fldCharType="begin"/>
        </w:r>
        <w:r w:rsidR="007613B9">
          <w:instrText xml:space="preserve"> STYLEREF 1 \s </w:instrText>
        </w:r>
      </w:ins>
      <w:r w:rsidR="007613B9">
        <w:fldChar w:fldCharType="separate"/>
      </w:r>
      <w:r w:rsidR="007613B9">
        <w:rPr>
          <w:noProof/>
        </w:rPr>
        <w:t>3</w:t>
      </w:r>
      <w:ins w:id="921" w:author="Roca Neyra Renzo Jaime" w:date="2019-09-04T20:49:00Z">
        <w:r w:rsidR="007613B9">
          <w:fldChar w:fldCharType="end"/>
        </w:r>
        <w:r w:rsidR="007613B9">
          <w:noBreakHyphen/>
        </w:r>
        <w:r w:rsidR="007613B9">
          <w:fldChar w:fldCharType="begin"/>
        </w:r>
        <w:r w:rsidR="007613B9">
          <w:instrText xml:space="preserve"> SEQ Figura \* ARABIC \s 1 </w:instrText>
        </w:r>
      </w:ins>
      <w:r w:rsidR="007613B9">
        <w:fldChar w:fldCharType="separate"/>
      </w:r>
      <w:ins w:id="922" w:author="Roca Neyra Renzo Jaime" w:date="2019-09-04T20:49:00Z">
        <w:r w:rsidR="007613B9">
          <w:rPr>
            <w:noProof/>
          </w:rPr>
          <w:t>6</w:t>
        </w:r>
        <w:r w:rsidR="007613B9">
          <w:fldChar w:fldCharType="end"/>
        </w:r>
      </w:ins>
      <w:del w:id="923" w:author="Roca Neyra Renzo Jaime" w:date="2019-09-04T20:48:00Z">
        <w:r w:rsidR="004D7AFA" w:rsidDel="007613B9">
          <w:rPr>
            <w:noProof/>
          </w:rPr>
          <w:fldChar w:fldCharType="begin"/>
        </w:r>
        <w:r w:rsidR="004D7AFA" w:rsidDel="007613B9">
          <w:rPr>
            <w:noProof/>
          </w:rPr>
          <w:delInstrText xml:space="preserve"> STYLEREF 1 \s </w:delInstrText>
        </w:r>
        <w:r w:rsidR="004D7AFA" w:rsidDel="007613B9">
          <w:rPr>
            <w:noProof/>
          </w:rPr>
          <w:fldChar w:fldCharType="separate"/>
        </w:r>
        <w:r w:rsidR="00955E0F" w:rsidDel="007613B9">
          <w:rPr>
            <w:noProof/>
          </w:rPr>
          <w:delText>3</w:delText>
        </w:r>
        <w:r w:rsidR="004D7AFA" w:rsidDel="007613B9">
          <w:rPr>
            <w:noProof/>
          </w:rPr>
          <w:fldChar w:fldCharType="end"/>
        </w:r>
        <w:r w:rsidR="004F12B5" w:rsidDel="007613B9">
          <w:delText>.</w:delText>
        </w:r>
        <w:r w:rsidR="004D7AFA" w:rsidDel="007613B9">
          <w:rPr>
            <w:noProof/>
          </w:rPr>
          <w:fldChar w:fldCharType="begin"/>
        </w:r>
        <w:r w:rsidR="004D7AFA" w:rsidDel="007613B9">
          <w:rPr>
            <w:noProof/>
          </w:rPr>
          <w:delInstrText xml:space="preserve"> SEQ Figura \* ARABIC \s 1 </w:delInstrText>
        </w:r>
        <w:r w:rsidR="004D7AFA" w:rsidDel="007613B9">
          <w:rPr>
            <w:noProof/>
          </w:rPr>
          <w:fldChar w:fldCharType="separate"/>
        </w:r>
        <w:r w:rsidR="00955E0F" w:rsidDel="007613B9">
          <w:rPr>
            <w:noProof/>
          </w:rPr>
          <w:delText>6</w:delText>
        </w:r>
        <w:r w:rsidR="004D7AFA" w:rsidDel="007613B9">
          <w:rPr>
            <w:noProof/>
          </w:rPr>
          <w:fldChar w:fldCharType="end"/>
        </w:r>
      </w:del>
      <w:r>
        <w:t xml:space="preserve"> Clase</w:t>
      </w:r>
      <w:r>
        <w:rPr>
          <w:noProof/>
        </w:rPr>
        <w:t xml:space="preserve"> InfoRecordEDF</w:t>
      </w:r>
      <w:bookmarkEnd w:id="919"/>
    </w:p>
    <w:p w14:paraId="79A5BBA5" w14:textId="77777777" w:rsidR="008B56CA" w:rsidRDefault="008B56CA">
      <w:pPr>
        <w:pStyle w:val="Ttulo4"/>
        <w:spacing w:line="360" w:lineRule="auto"/>
        <w:jc w:val="both"/>
        <w:pPrChange w:id="924" w:author="Roca Neyra Renzo Jaime" w:date="2019-09-09T23:52:00Z">
          <w:pPr>
            <w:pStyle w:val="Ttulo4"/>
          </w:pPr>
        </w:pPrChange>
      </w:pPr>
      <w:r>
        <w:lastRenderedPageBreak/>
        <w:t>Propiedades</w:t>
      </w:r>
    </w:p>
    <w:p w14:paraId="661CAD1D" w14:textId="77777777" w:rsidR="008B56CA" w:rsidRPr="00195A7A" w:rsidRDefault="008B56CA">
      <w:pPr>
        <w:pStyle w:val="Prrafodelista"/>
        <w:numPr>
          <w:ilvl w:val="0"/>
          <w:numId w:val="23"/>
        </w:numPr>
        <w:spacing w:line="360" w:lineRule="auto"/>
        <w:jc w:val="both"/>
        <w:pPrChange w:id="925" w:author="Roca Neyra Renzo Jaime" w:date="2019-09-09T23:52:00Z">
          <w:pPr>
            <w:pStyle w:val="Prrafodelista"/>
            <w:numPr>
              <w:numId w:val="23"/>
            </w:numPr>
            <w:ind w:hanging="360"/>
          </w:pPr>
        </w:pPrChange>
      </w:pPr>
      <w:proofErr w:type="spellStart"/>
      <w:r w:rsidRPr="008B56CA">
        <w:rPr>
          <w:rFonts w:ascii="Consolas" w:hAnsi="Consolas" w:cs="Consolas"/>
          <w:color w:val="0000FF"/>
          <w:sz w:val="19"/>
          <w:szCs w:val="19"/>
        </w:rPr>
        <w:t>string</w:t>
      </w:r>
      <w:proofErr w:type="spellEnd"/>
      <w:r w:rsidRPr="008B56CA">
        <w:rPr>
          <w:rFonts w:ascii="Consolas" w:hAnsi="Consolas" w:cs="Consolas"/>
          <w:color w:val="000000"/>
          <w:sz w:val="19"/>
          <w:szCs w:val="19"/>
        </w:rPr>
        <w:t xml:space="preserve"> </w:t>
      </w:r>
      <w:proofErr w:type="spellStart"/>
      <w:r w:rsidRPr="008B56CA">
        <w:rPr>
          <w:rFonts w:ascii="Consolas" w:hAnsi="Consolas" w:cs="Consolas"/>
          <w:color w:val="000000"/>
          <w:sz w:val="19"/>
          <w:szCs w:val="19"/>
        </w:rPr>
        <w:t>Version</w:t>
      </w:r>
      <w:proofErr w:type="spellEnd"/>
    </w:p>
    <w:p w14:paraId="752A1B42" w14:textId="77777777" w:rsidR="00195A7A" w:rsidRDefault="00195A7A">
      <w:pPr>
        <w:pStyle w:val="Prrafodelista"/>
        <w:numPr>
          <w:ilvl w:val="1"/>
          <w:numId w:val="23"/>
        </w:numPr>
        <w:spacing w:line="360" w:lineRule="auto"/>
        <w:jc w:val="both"/>
        <w:pPrChange w:id="926" w:author="Roca Neyra Renzo Jaime" w:date="2019-09-09T23:52:00Z">
          <w:pPr>
            <w:pStyle w:val="Prrafodelista"/>
            <w:numPr>
              <w:ilvl w:val="1"/>
              <w:numId w:val="23"/>
            </w:numPr>
            <w:ind w:left="1440" w:hanging="360"/>
          </w:pPr>
        </w:pPrChange>
      </w:pPr>
      <w:r>
        <w:t xml:space="preserve">Representa la versión del formato EDF. </w:t>
      </w:r>
      <w:r w:rsidR="004A27C0">
        <w:t xml:space="preserve"> Puede ser versión ‘0’ o ‘BIOSEMI’.</w:t>
      </w:r>
    </w:p>
    <w:p w14:paraId="6B649821" w14:textId="77777777" w:rsidR="00195A7A" w:rsidRDefault="00195A7A">
      <w:pPr>
        <w:pStyle w:val="Prrafodelista"/>
        <w:numPr>
          <w:ilvl w:val="1"/>
          <w:numId w:val="23"/>
        </w:numPr>
        <w:spacing w:line="360" w:lineRule="auto"/>
        <w:jc w:val="both"/>
        <w:pPrChange w:id="927" w:author="Roca Neyra Renzo Jaime" w:date="2019-09-09T23:52:00Z">
          <w:pPr>
            <w:pStyle w:val="Prrafodelista"/>
            <w:numPr>
              <w:ilvl w:val="1"/>
              <w:numId w:val="23"/>
            </w:numPr>
            <w:ind w:left="1440" w:hanging="360"/>
          </w:pPr>
        </w:pPrChange>
      </w:pPr>
      <w:r>
        <w:t xml:space="preserve">Se utiliza para identificar en que formato de representación binaria están </w:t>
      </w:r>
      <w:r w:rsidR="004A27C0">
        <w:t xml:space="preserve">almacenadas las muestras de las señales. Para versión ‘0’ el formato de las muestras es de 16 bits en </w:t>
      </w:r>
      <w:proofErr w:type="spellStart"/>
      <w:r w:rsidR="004A27C0" w:rsidRPr="004A27C0">
        <w:rPr>
          <w:i/>
        </w:rPr>
        <w:t>little</w:t>
      </w:r>
      <w:proofErr w:type="spellEnd"/>
      <w:r w:rsidR="004A27C0">
        <w:t xml:space="preserve"> </w:t>
      </w:r>
      <w:proofErr w:type="spellStart"/>
      <w:r w:rsidR="004A27C0" w:rsidRPr="004A27C0">
        <w:rPr>
          <w:i/>
        </w:rPr>
        <w:t>endian</w:t>
      </w:r>
      <w:proofErr w:type="spellEnd"/>
      <w:r w:rsidR="004A27C0">
        <w:t xml:space="preserve"> y para la versión ‘BIOSEMI’ el formato de las muestras es de 24bits en </w:t>
      </w:r>
      <w:proofErr w:type="spellStart"/>
      <w:r w:rsidR="004A27C0" w:rsidRPr="004A27C0">
        <w:rPr>
          <w:i/>
        </w:rPr>
        <w:t>little</w:t>
      </w:r>
      <w:proofErr w:type="spellEnd"/>
      <w:r w:rsidR="004A27C0">
        <w:t xml:space="preserve"> </w:t>
      </w:r>
      <w:proofErr w:type="spellStart"/>
      <w:r w:rsidR="004A27C0" w:rsidRPr="004A27C0">
        <w:rPr>
          <w:i/>
        </w:rPr>
        <w:t>endian</w:t>
      </w:r>
      <w:proofErr w:type="spellEnd"/>
      <w:r w:rsidR="004A27C0">
        <w:t>.</w:t>
      </w:r>
    </w:p>
    <w:p w14:paraId="0D2D0C39" w14:textId="77777777" w:rsidR="004A27C0" w:rsidRPr="008B56CA" w:rsidRDefault="004A27C0">
      <w:pPr>
        <w:pStyle w:val="Prrafodelista"/>
        <w:spacing w:line="360" w:lineRule="auto"/>
        <w:ind w:left="1440"/>
        <w:jc w:val="both"/>
        <w:pPrChange w:id="928" w:author="Roca Neyra Renzo Jaime" w:date="2019-09-09T23:52:00Z">
          <w:pPr>
            <w:pStyle w:val="Prrafodelista"/>
            <w:ind w:left="1440"/>
          </w:pPr>
        </w:pPrChange>
      </w:pPr>
    </w:p>
    <w:p w14:paraId="143A9F48" w14:textId="77777777" w:rsidR="008B56CA" w:rsidRPr="004A27C0" w:rsidRDefault="008B56CA">
      <w:pPr>
        <w:pStyle w:val="Prrafodelista"/>
        <w:numPr>
          <w:ilvl w:val="0"/>
          <w:numId w:val="23"/>
        </w:numPr>
        <w:spacing w:line="360" w:lineRule="auto"/>
        <w:jc w:val="both"/>
        <w:pPrChange w:id="929"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IdPatient</w:t>
      </w:r>
      <w:proofErr w:type="spellEnd"/>
    </w:p>
    <w:p w14:paraId="27FD45F4" w14:textId="77777777" w:rsidR="004A27C0" w:rsidRDefault="004A27C0">
      <w:pPr>
        <w:pStyle w:val="Prrafodelista"/>
        <w:numPr>
          <w:ilvl w:val="1"/>
          <w:numId w:val="23"/>
        </w:numPr>
        <w:spacing w:line="360" w:lineRule="auto"/>
        <w:jc w:val="both"/>
        <w:pPrChange w:id="930" w:author="Roca Neyra Renzo Jaime" w:date="2019-09-09T23:52:00Z">
          <w:pPr>
            <w:pStyle w:val="Prrafodelista"/>
            <w:numPr>
              <w:ilvl w:val="1"/>
              <w:numId w:val="23"/>
            </w:numPr>
            <w:ind w:left="1440" w:hanging="360"/>
          </w:pPr>
        </w:pPrChange>
      </w:pPr>
      <w:r>
        <w:t>Representa la información local del paciente: Código, sexo, fecha de nacimiento, nombre del paciente, etc.</w:t>
      </w:r>
    </w:p>
    <w:p w14:paraId="3A716F58" w14:textId="77777777" w:rsidR="004A27C0" w:rsidRDefault="004A27C0">
      <w:pPr>
        <w:pStyle w:val="Prrafodelista"/>
        <w:numPr>
          <w:ilvl w:val="1"/>
          <w:numId w:val="23"/>
        </w:numPr>
        <w:spacing w:line="360" w:lineRule="auto"/>
        <w:jc w:val="both"/>
        <w:pPrChange w:id="931" w:author="Roca Neyra Renzo Jaime" w:date="2019-09-09T23:52:00Z">
          <w:pPr>
            <w:pStyle w:val="Prrafodelista"/>
            <w:numPr>
              <w:ilvl w:val="1"/>
              <w:numId w:val="23"/>
            </w:numPr>
            <w:ind w:left="1440" w:hanging="360"/>
          </w:pPr>
        </w:pPrChange>
      </w:pPr>
      <w:r w:rsidRPr="00B33DAC">
        <w:rPr>
          <w:rFonts w:cstheme="minorHAnsi"/>
          <w:color w:val="000000"/>
          <w:szCs w:val="19"/>
        </w:rPr>
        <w:t>Esta propiedad es solamente i</w:t>
      </w:r>
      <w:r>
        <w:rPr>
          <w:rFonts w:cstheme="minorHAnsi"/>
          <w:color w:val="000000"/>
          <w:szCs w:val="19"/>
        </w:rPr>
        <w:t>nformativa</w:t>
      </w:r>
      <w:r>
        <w:t>.</w:t>
      </w:r>
    </w:p>
    <w:p w14:paraId="2CC9444F" w14:textId="77777777" w:rsidR="004A27C0" w:rsidRPr="008B56CA" w:rsidRDefault="004A27C0">
      <w:pPr>
        <w:pStyle w:val="Prrafodelista"/>
        <w:spacing w:line="360" w:lineRule="auto"/>
        <w:ind w:left="1440"/>
        <w:jc w:val="both"/>
        <w:pPrChange w:id="932" w:author="Roca Neyra Renzo Jaime" w:date="2019-09-09T23:52:00Z">
          <w:pPr>
            <w:pStyle w:val="Prrafodelista"/>
            <w:ind w:left="1440"/>
          </w:pPr>
        </w:pPrChange>
      </w:pPr>
    </w:p>
    <w:p w14:paraId="404E4D29" w14:textId="77777777" w:rsidR="008B56CA" w:rsidRPr="004A27C0" w:rsidRDefault="008B56CA">
      <w:pPr>
        <w:pStyle w:val="Prrafodelista"/>
        <w:numPr>
          <w:ilvl w:val="0"/>
          <w:numId w:val="23"/>
        </w:numPr>
        <w:spacing w:line="360" w:lineRule="auto"/>
        <w:jc w:val="both"/>
        <w:pPrChange w:id="933"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IdRecording</w:t>
      </w:r>
      <w:proofErr w:type="spellEnd"/>
    </w:p>
    <w:p w14:paraId="16F2FC28" w14:textId="77777777" w:rsidR="004A27C0" w:rsidRPr="004A27C0" w:rsidRDefault="004A27C0">
      <w:pPr>
        <w:pStyle w:val="Prrafodelista"/>
        <w:numPr>
          <w:ilvl w:val="1"/>
          <w:numId w:val="23"/>
        </w:numPr>
        <w:spacing w:line="360" w:lineRule="auto"/>
        <w:jc w:val="both"/>
        <w:pPrChange w:id="934" w:author="Roca Neyra Renzo Jaime" w:date="2019-09-09T23:52:00Z">
          <w:pPr>
            <w:pStyle w:val="Prrafodelista"/>
            <w:numPr>
              <w:ilvl w:val="1"/>
              <w:numId w:val="23"/>
            </w:numPr>
            <w:ind w:left="1440" w:hanging="360"/>
          </w:pPr>
        </w:pPrChange>
      </w:pPr>
      <w:r>
        <w:t>Representa la información local del registro</w:t>
      </w:r>
      <w:r w:rsidR="00C52C3F">
        <w:t>: Fecha de inicio, código de investigación, código de investigador, código de equipo, etc.</w:t>
      </w:r>
    </w:p>
    <w:p w14:paraId="02C05158" w14:textId="77777777" w:rsidR="004A27C0" w:rsidRPr="008B56CA" w:rsidRDefault="004A27C0">
      <w:pPr>
        <w:pStyle w:val="Prrafodelista"/>
        <w:numPr>
          <w:ilvl w:val="1"/>
          <w:numId w:val="23"/>
        </w:numPr>
        <w:spacing w:line="360" w:lineRule="auto"/>
        <w:jc w:val="both"/>
        <w:pPrChange w:id="935" w:author="Roca Neyra Renzo Jaime" w:date="2019-09-09T23:52:00Z">
          <w:pPr>
            <w:pStyle w:val="Prrafodelista"/>
            <w:numPr>
              <w:ilvl w:val="1"/>
              <w:numId w:val="23"/>
            </w:numPr>
            <w:ind w:left="1440" w:hanging="360"/>
          </w:pPr>
        </w:pPrChange>
      </w:pPr>
      <w:r w:rsidRPr="00B33DAC">
        <w:rPr>
          <w:rFonts w:cstheme="minorHAnsi"/>
          <w:color w:val="000000"/>
          <w:szCs w:val="19"/>
        </w:rPr>
        <w:t>Esta propiedad es solamente informativa</w:t>
      </w:r>
    </w:p>
    <w:p w14:paraId="26FD4309" w14:textId="77777777" w:rsidR="008B56CA" w:rsidRPr="002C20E9" w:rsidRDefault="008B56CA">
      <w:pPr>
        <w:pStyle w:val="Prrafodelista"/>
        <w:numPr>
          <w:ilvl w:val="0"/>
          <w:numId w:val="23"/>
        </w:numPr>
        <w:spacing w:line="360" w:lineRule="auto"/>
        <w:jc w:val="both"/>
        <w:pPrChange w:id="936"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StartDateRecording</w:t>
      </w:r>
      <w:proofErr w:type="spellEnd"/>
    </w:p>
    <w:p w14:paraId="5D016E3C" w14:textId="77777777" w:rsidR="002C20E9" w:rsidRPr="008B56CA" w:rsidRDefault="002C20E9">
      <w:pPr>
        <w:pStyle w:val="Prrafodelista"/>
        <w:numPr>
          <w:ilvl w:val="1"/>
          <w:numId w:val="23"/>
        </w:numPr>
        <w:spacing w:line="360" w:lineRule="auto"/>
        <w:jc w:val="both"/>
        <w:pPrChange w:id="937" w:author="Roca Neyra Renzo Jaime" w:date="2019-09-09T23:52:00Z">
          <w:pPr>
            <w:pStyle w:val="Prrafodelista"/>
            <w:numPr>
              <w:ilvl w:val="1"/>
              <w:numId w:val="23"/>
            </w:numPr>
            <w:ind w:left="1440" w:hanging="360"/>
          </w:pPr>
        </w:pPrChange>
      </w:pPr>
      <w:r>
        <w:t>Representa la fecha de inicio de la grabación.</w:t>
      </w:r>
    </w:p>
    <w:p w14:paraId="1AEEECF5" w14:textId="77777777" w:rsidR="008B56CA" w:rsidRPr="002C20E9" w:rsidRDefault="008B56CA">
      <w:pPr>
        <w:pStyle w:val="Prrafodelista"/>
        <w:numPr>
          <w:ilvl w:val="0"/>
          <w:numId w:val="23"/>
        </w:numPr>
        <w:spacing w:line="360" w:lineRule="auto"/>
        <w:jc w:val="both"/>
        <w:pPrChange w:id="938"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StartTimeRecording</w:t>
      </w:r>
      <w:proofErr w:type="spellEnd"/>
    </w:p>
    <w:p w14:paraId="5B0541D4" w14:textId="77777777" w:rsidR="002C20E9" w:rsidRPr="008B56CA" w:rsidRDefault="002C20E9">
      <w:pPr>
        <w:pStyle w:val="Prrafodelista"/>
        <w:numPr>
          <w:ilvl w:val="1"/>
          <w:numId w:val="23"/>
        </w:numPr>
        <w:spacing w:line="360" w:lineRule="auto"/>
        <w:jc w:val="both"/>
        <w:pPrChange w:id="939" w:author="Roca Neyra Renzo Jaime" w:date="2019-09-09T23:52:00Z">
          <w:pPr>
            <w:pStyle w:val="Prrafodelista"/>
            <w:numPr>
              <w:ilvl w:val="1"/>
              <w:numId w:val="23"/>
            </w:numPr>
            <w:ind w:left="1440" w:hanging="360"/>
          </w:pPr>
        </w:pPrChange>
      </w:pPr>
      <w:r>
        <w:t>Representa la hora de inicio de la grabación.</w:t>
      </w:r>
    </w:p>
    <w:p w14:paraId="73BB3F26" w14:textId="77777777" w:rsidR="008B56CA" w:rsidRPr="002C20E9" w:rsidRDefault="008B56CA">
      <w:pPr>
        <w:pStyle w:val="Prrafodelista"/>
        <w:numPr>
          <w:ilvl w:val="0"/>
          <w:numId w:val="23"/>
        </w:numPr>
        <w:spacing w:line="360" w:lineRule="auto"/>
        <w:jc w:val="both"/>
        <w:pPrChange w:id="940"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bytesHeaderRecord</w:t>
      </w:r>
      <w:proofErr w:type="spellEnd"/>
    </w:p>
    <w:p w14:paraId="71728C8A" w14:textId="77777777" w:rsidR="00FC65A4" w:rsidRDefault="002C20E9">
      <w:pPr>
        <w:pStyle w:val="Prrafodelista"/>
        <w:numPr>
          <w:ilvl w:val="1"/>
          <w:numId w:val="23"/>
        </w:numPr>
        <w:spacing w:line="360" w:lineRule="auto"/>
        <w:jc w:val="both"/>
        <w:pPrChange w:id="941" w:author="Roca Neyra Renzo Jaime" w:date="2019-09-09T23:52:00Z">
          <w:pPr>
            <w:pStyle w:val="Prrafodelista"/>
            <w:numPr>
              <w:ilvl w:val="1"/>
              <w:numId w:val="23"/>
            </w:numPr>
            <w:ind w:left="1440" w:hanging="360"/>
          </w:pPr>
        </w:pPrChange>
      </w:pPr>
      <w:r>
        <w:t xml:space="preserve">Representa el tamaño en bytes que ocupa el </w:t>
      </w:r>
      <w:r w:rsidR="00317055">
        <w:t xml:space="preserve">registro de encabezado. </w:t>
      </w:r>
    </w:p>
    <w:p w14:paraId="52866E29" w14:textId="77777777" w:rsidR="002C20E9" w:rsidRDefault="00317055">
      <w:pPr>
        <w:pStyle w:val="Prrafodelista"/>
        <w:numPr>
          <w:ilvl w:val="1"/>
          <w:numId w:val="23"/>
        </w:numPr>
        <w:spacing w:line="360" w:lineRule="auto"/>
        <w:jc w:val="both"/>
        <w:pPrChange w:id="942" w:author="Roca Neyra Renzo Jaime" w:date="2019-09-09T23:52:00Z">
          <w:pPr>
            <w:pStyle w:val="Prrafodelista"/>
            <w:numPr>
              <w:ilvl w:val="1"/>
              <w:numId w:val="23"/>
            </w:numPr>
            <w:ind w:left="1440" w:hanging="360"/>
          </w:pPr>
        </w:pPrChange>
      </w:pPr>
      <w:r>
        <w:t xml:space="preserve">Este número es utilizado como el desplazamiento en bytes de las señales del registro. </w:t>
      </w:r>
    </w:p>
    <w:p w14:paraId="0A3D079E" w14:textId="77777777" w:rsidR="00FE52C0" w:rsidRPr="004E6C5C" w:rsidRDefault="00FE52C0">
      <w:pPr>
        <w:pStyle w:val="Prrafodelista"/>
        <w:numPr>
          <w:ilvl w:val="0"/>
          <w:numId w:val="23"/>
        </w:numPr>
        <w:spacing w:line="360" w:lineRule="auto"/>
        <w:jc w:val="both"/>
        <w:pPrChange w:id="943"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Reserved</w:t>
      </w:r>
      <w:proofErr w:type="spellEnd"/>
    </w:p>
    <w:p w14:paraId="625A0160" w14:textId="77777777" w:rsidR="004E6C5C" w:rsidRDefault="004E6C5C">
      <w:pPr>
        <w:pStyle w:val="Prrafodelista"/>
        <w:numPr>
          <w:ilvl w:val="1"/>
          <w:numId w:val="23"/>
        </w:numPr>
        <w:spacing w:line="360" w:lineRule="auto"/>
        <w:jc w:val="both"/>
        <w:pPrChange w:id="944" w:author="Roca Neyra Renzo Jaime" w:date="2019-09-09T23:52:00Z">
          <w:pPr>
            <w:pStyle w:val="Prrafodelista"/>
            <w:numPr>
              <w:ilvl w:val="1"/>
              <w:numId w:val="23"/>
            </w:numPr>
            <w:ind w:left="1440" w:hanging="360"/>
          </w:pPr>
        </w:pPrChange>
      </w:pPr>
      <w:r>
        <w:t>Representa algún otro campo personalizado del registro.</w:t>
      </w:r>
    </w:p>
    <w:p w14:paraId="31F3BCEE" w14:textId="77777777" w:rsidR="004E6C5C" w:rsidRPr="008B56CA" w:rsidRDefault="004E6C5C">
      <w:pPr>
        <w:pStyle w:val="Prrafodelista"/>
        <w:numPr>
          <w:ilvl w:val="1"/>
          <w:numId w:val="23"/>
        </w:numPr>
        <w:spacing w:line="360" w:lineRule="auto"/>
        <w:jc w:val="both"/>
        <w:pPrChange w:id="945" w:author="Roca Neyra Renzo Jaime" w:date="2019-09-09T23:52:00Z">
          <w:pPr>
            <w:pStyle w:val="Prrafodelista"/>
            <w:numPr>
              <w:ilvl w:val="1"/>
              <w:numId w:val="23"/>
            </w:numPr>
            <w:ind w:left="1440" w:hanging="360"/>
          </w:pPr>
        </w:pPrChange>
      </w:pPr>
      <w:r>
        <w:t>Se utiliza como información adicional del registro.</w:t>
      </w:r>
    </w:p>
    <w:p w14:paraId="6EA3D65E" w14:textId="77777777" w:rsidR="008B56CA" w:rsidRPr="00FC65A4" w:rsidRDefault="008B56CA">
      <w:pPr>
        <w:pStyle w:val="Prrafodelista"/>
        <w:numPr>
          <w:ilvl w:val="0"/>
          <w:numId w:val="23"/>
        </w:numPr>
        <w:spacing w:line="360" w:lineRule="auto"/>
        <w:jc w:val="both"/>
        <w:pPrChange w:id="946"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numberDataRecords</w:t>
      </w:r>
      <w:proofErr w:type="spellEnd"/>
    </w:p>
    <w:p w14:paraId="1E63C12C" w14:textId="77777777" w:rsidR="00FC65A4" w:rsidRDefault="00FC65A4">
      <w:pPr>
        <w:pStyle w:val="Prrafodelista"/>
        <w:numPr>
          <w:ilvl w:val="1"/>
          <w:numId w:val="23"/>
        </w:numPr>
        <w:spacing w:line="360" w:lineRule="auto"/>
        <w:jc w:val="both"/>
        <w:pPrChange w:id="947" w:author="Roca Neyra Renzo Jaime" w:date="2019-09-09T23:52:00Z">
          <w:pPr>
            <w:pStyle w:val="Prrafodelista"/>
            <w:numPr>
              <w:ilvl w:val="1"/>
              <w:numId w:val="23"/>
            </w:numPr>
            <w:ind w:left="1440" w:hanging="360"/>
          </w:pPr>
        </w:pPrChange>
      </w:pPr>
      <w:r>
        <w:t>Representa el número de registro de encabezado.</w:t>
      </w:r>
    </w:p>
    <w:p w14:paraId="73F6738C" w14:textId="77777777" w:rsidR="00FC65A4" w:rsidRPr="008B56CA" w:rsidRDefault="00FC65A4">
      <w:pPr>
        <w:pStyle w:val="Prrafodelista"/>
        <w:numPr>
          <w:ilvl w:val="1"/>
          <w:numId w:val="23"/>
        </w:numPr>
        <w:spacing w:line="360" w:lineRule="auto"/>
        <w:jc w:val="both"/>
        <w:pPrChange w:id="948" w:author="Roca Neyra Renzo Jaime" w:date="2019-09-09T23:52:00Z">
          <w:pPr>
            <w:pStyle w:val="Prrafodelista"/>
            <w:numPr>
              <w:ilvl w:val="1"/>
              <w:numId w:val="23"/>
            </w:numPr>
            <w:ind w:left="1440" w:hanging="360"/>
          </w:pPr>
        </w:pPrChange>
      </w:pPr>
      <w:r>
        <w:t xml:space="preserve">Es utilizado como número de </w:t>
      </w:r>
      <w:proofErr w:type="spellStart"/>
      <w:r>
        <w:t>frames</w:t>
      </w:r>
      <w:proofErr w:type="spellEnd"/>
      <w:r>
        <w:t xml:space="preserve"> en el registro.</w:t>
      </w:r>
    </w:p>
    <w:p w14:paraId="50BBB566" w14:textId="77777777" w:rsidR="008B56CA" w:rsidRPr="00FC65A4" w:rsidRDefault="008B56CA">
      <w:pPr>
        <w:pStyle w:val="Prrafodelista"/>
        <w:numPr>
          <w:ilvl w:val="0"/>
          <w:numId w:val="23"/>
        </w:numPr>
        <w:spacing w:line="360" w:lineRule="auto"/>
        <w:jc w:val="both"/>
        <w:pPrChange w:id="949"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durationDataRecord</w:t>
      </w:r>
      <w:proofErr w:type="spellEnd"/>
    </w:p>
    <w:p w14:paraId="4C2AE77D" w14:textId="77777777" w:rsidR="00FC65A4" w:rsidRDefault="00FC65A4">
      <w:pPr>
        <w:pStyle w:val="Prrafodelista"/>
        <w:numPr>
          <w:ilvl w:val="1"/>
          <w:numId w:val="23"/>
        </w:numPr>
        <w:spacing w:line="360" w:lineRule="auto"/>
        <w:jc w:val="both"/>
        <w:pPrChange w:id="950" w:author="Roca Neyra Renzo Jaime" w:date="2019-09-09T23:52:00Z">
          <w:pPr>
            <w:pStyle w:val="Prrafodelista"/>
            <w:numPr>
              <w:ilvl w:val="1"/>
              <w:numId w:val="23"/>
            </w:numPr>
            <w:ind w:left="1440" w:hanging="360"/>
          </w:pPr>
        </w:pPrChange>
      </w:pPr>
      <w:r>
        <w:t>Representa la duración en segundos de un registro de encabezado.</w:t>
      </w:r>
    </w:p>
    <w:p w14:paraId="24FF93A8" w14:textId="77777777" w:rsidR="00FC65A4" w:rsidRPr="008B56CA" w:rsidRDefault="00FC65A4">
      <w:pPr>
        <w:pStyle w:val="Prrafodelista"/>
        <w:numPr>
          <w:ilvl w:val="1"/>
          <w:numId w:val="23"/>
        </w:numPr>
        <w:spacing w:line="360" w:lineRule="auto"/>
        <w:jc w:val="both"/>
        <w:pPrChange w:id="951" w:author="Roca Neyra Renzo Jaime" w:date="2019-09-09T23:52:00Z">
          <w:pPr>
            <w:pStyle w:val="Prrafodelista"/>
            <w:numPr>
              <w:ilvl w:val="1"/>
              <w:numId w:val="23"/>
            </w:numPr>
            <w:ind w:left="1440" w:hanging="360"/>
          </w:pPr>
        </w:pPrChange>
      </w:pPr>
      <w:r>
        <w:t>Es utilizado cómo intervalo o duración de frame.</w:t>
      </w:r>
    </w:p>
    <w:p w14:paraId="7BD0676C" w14:textId="77777777" w:rsidR="008B56CA" w:rsidRPr="00FC65A4" w:rsidRDefault="008B56CA">
      <w:pPr>
        <w:pStyle w:val="Prrafodelista"/>
        <w:numPr>
          <w:ilvl w:val="0"/>
          <w:numId w:val="23"/>
        </w:numPr>
        <w:spacing w:line="360" w:lineRule="auto"/>
        <w:jc w:val="both"/>
        <w:pPrChange w:id="952"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numberSignals</w:t>
      </w:r>
      <w:proofErr w:type="spellEnd"/>
    </w:p>
    <w:p w14:paraId="051CA0CF" w14:textId="77777777" w:rsidR="00FC65A4" w:rsidRPr="007D3607" w:rsidRDefault="00FC65A4">
      <w:pPr>
        <w:pStyle w:val="Prrafodelista"/>
        <w:numPr>
          <w:ilvl w:val="1"/>
          <w:numId w:val="23"/>
        </w:numPr>
        <w:spacing w:line="360" w:lineRule="auto"/>
        <w:jc w:val="both"/>
        <w:pPrChange w:id="953" w:author="Roca Neyra Renzo Jaime" w:date="2019-09-09T23:52:00Z">
          <w:pPr>
            <w:pStyle w:val="Prrafodelista"/>
            <w:numPr>
              <w:ilvl w:val="1"/>
              <w:numId w:val="23"/>
            </w:numPr>
            <w:ind w:left="1440" w:hanging="360"/>
          </w:pPr>
        </w:pPrChange>
      </w:pPr>
      <w:r>
        <w:lastRenderedPageBreak/>
        <w:t>Representa el número de señales del registro.</w:t>
      </w:r>
    </w:p>
    <w:p w14:paraId="3651E15E" w14:textId="77777777" w:rsidR="007D3607" w:rsidRPr="00FC65A4" w:rsidRDefault="007D3607">
      <w:pPr>
        <w:pStyle w:val="Prrafodelista"/>
        <w:numPr>
          <w:ilvl w:val="0"/>
          <w:numId w:val="23"/>
        </w:numPr>
        <w:spacing w:line="360" w:lineRule="auto"/>
        <w:jc w:val="both"/>
        <w:pPrChange w:id="954"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w:t>
      </w:r>
      <w:proofErr w:type="spellEnd"/>
    </w:p>
    <w:p w14:paraId="7E3FA784" w14:textId="77777777" w:rsidR="00FC65A4" w:rsidRDefault="00FC65A4">
      <w:pPr>
        <w:pStyle w:val="Prrafodelista"/>
        <w:numPr>
          <w:ilvl w:val="1"/>
          <w:numId w:val="23"/>
        </w:numPr>
        <w:spacing w:line="360" w:lineRule="auto"/>
        <w:jc w:val="both"/>
        <w:pPrChange w:id="955" w:author="Roca Neyra Renzo Jaime" w:date="2019-09-09T23:52:00Z">
          <w:pPr>
            <w:pStyle w:val="Prrafodelista"/>
            <w:numPr>
              <w:ilvl w:val="1"/>
              <w:numId w:val="23"/>
            </w:numPr>
            <w:ind w:left="1440" w:hanging="360"/>
          </w:pPr>
        </w:pPrChange>
      </w:pPr>
      <w:r>
        <w:t>Representa los tipos de señales del registro.</w:t>
      </w:r>
    </w:p>
    <w:p w14:paraId="6B0A6105" w14:textId="77777777" w:rsidR="00FC65A4" w:rsidRPr="007D3607" w:rsidRDefault="00FC65A4">
      <w:pPr>
        <w:pStyle w:val="Prrafodelista"/>
        <w:numPr>
          <w:ilvl w:val="1"/>
          <w:numId w:val="23"/>
        </w:numPr>
        <w:spacing w:line="360" w:lineRule="auto"/>
        <w:jc w:val="both"/>
        <w:pPrChange w:id="956" w:author="Roca Neyra Renzo Jaime" w:date="2019-09-09T23:52:00Z">
          <w:pPr>
            <w:pStyle w:val="Prrafodelista"/>
            <w:numPr>
              <w:ilvl w:val="1"/>
              <w:numId w:val="23"/>
            </w:numPr>
            <w:ind w:left="1440" w:hanging="360"/>
          </w:pPr>
        </w:pPrChange>
      </w:pPr>
      <w:r>
        <w:t>Se utiliza como descripción de las señales.</w:t>
      </w:r>
    </w:p>
    <w:p w14:paraId="0838F694" w14:textId="77777777" w:rsidR="007D3607" w:rsidRPr="00FC65A4" w:rsidRDefault="007D3607">
      <w:pPr>
        <w:pStyle w:val="Prrafodelista"/>
        <w:numPr>
          <w:ilvl w:val="0"/>
          <w:numId w:val="23"/>
        </w:numPr>
        <w:spacing w:line="360" w:lineRule="auto"/>
        <w:jc w:val="both"/>
        <w:pPrChange w:id="957"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Transducer</w:t>
      </w:r>
      <w:proofErr w:type="spellEnd"/>
    </w:p>
    <w:p w14:paraId="0C5845B0" w14:textId="77777777" w:rsidR="00FC65A4" w:rsidRDefault="00FC65A4">
      <w:pPr>
        <w:pStyle w:val="Prrafodelista"/>
        <w:numPr>
          <w:ilvl w:val="1"/>
          <w:numId w:val="23"/>
        </w:numPr>
        <w:spacing w:line="360" w:lineRule="auto"/>
        <w:jc w:val="both"/>
        <w:pPrChange w:id="958" w:author="Roca Neyra Renzo Jaime" w:date="2019-09-09T23:52:00Z">
          <w:pPr>
            <w:pStyle w:val="Prrafodelista"/>
            <w:numPr>
              <w:ilvl w:val="1"/>
              <w:numId w:val="23"/>
            </w:numPr>
            <w:ind w:left="1440" w:hanging="360"/>
          </w:pPr>
        </w:pPrChange>
      </w:pPr>
      <w:r>
        <w:t>Representa el sensor aplicado.</w:t>
      </w:r>
    </w:p>
    <w:p w14:paraId="31763413" w14:textId="77777777" w:rsidR="00FC65A4" w:rsidRPr="007D3607" w:rsidRDefault="00FC65A4">
      <w:pPr>
        <w:pStyle w:val="Prrafodelista"/>
        <w:numPr>
          <w:ilvl w:val="1"/>
          <w:numId w:val="23"/>
        </w:numPr>
        <w:spacing w:line="360" w:lineRule="auto"/>
        <w:jc w:val="both"/>
        <w:pPrChange w:id="959" w:author="Roca Neyra Renzo Jaime" w:date="2019-09-09T23:52:00Z">
          <w:pPr>
            <w:pStyle w:val="Prrafodelista"/>
            <w:numPr>
              <w:ilvl w:val="1"/>
              <w:numId w:val="23"/>
            </w:numPr>
            <w:ind w:left="1440" w:hanging="360"/>
          </w:pPr>
        </w:pPrChange>
      </w:pPr>
      <w:r>
        <w:t>Se utiliza como información adicional del registro.</w:t>
      </w:r>
    </w:p>
    <w:p w14:paraId="1EB88D27" w14:textId="77777777" w:rsidR="007D3607" w:rsidRPr="00FC65A4" w:rsidRDefault="007D3607">
      <w:pPr>
        <w:pStyle w:val="Prrafodelista"/>
        <w:numPr>
          <w:ilvl w:val="0"/>
          <w:numId w:val="23"/>
        </w:numPr>
        <w:spacing w:line="360" w:lineRule="auto"/>
        <w:jc w:val="both"/>
        <w:pPrChange w:id="960"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PhysicalDim</w:t>
      </w:r>
      <w:proofErr w:type="spellEnd"/>
    </w:p>
    <w:p w14:paraId="290BD940" w14:textId="77777777" w:rsidR="00FC65A4" w:rsidRDefault="00FC65A4">
      <w:pPr>
        <w:pStyle w:val="Prrafodelista"/>
        <w:numPr>
          <w:ilvl w:val="1"/>
          <w:numId w:val="23"/>
        </w:numPr>
        <w:spacing w:line="360" w:lineRule="auto"/>
        <w:jc w:val="both"/>
        <w:pPrChange w:id="961" w:author="Roca Neyra Renzo Jaime" w:date="2019-09-09T23:52:00Z">
          <w:pPr>
            <w:pStyle w:val="Prrafodelista"/>
            <w:numPr>
              <w:ilvl w:val="1"/>
              <w:numId w:val="23"/>
            </w:numPr>
            <w:ind w:left="1440" w:hanging="360"/>
          </w:pPr>
        </w:pPrChange>
      </w:pPr>
      <w:r>
        <w:t>Representa las unidades físicas en las que se miden las muestras en las señales.</w:t>
      </w:r>
    </w:p>
    <w:p w14:paraId="469A3C0C" w14:textId="77777777" w:rsidR="00272BAA" w:rsidRDefault="00272BAA">
      <w:pPr>
        <w:pStyle w:val="Prrafodelista"/>
        <w:numPr>
          <w:ilvl w:val="1"/>
          <w:numId w:val="23"/>
        </w:numPr>
        <w:spacing w:line="360" w:lineRule="auto"/>
        <w:jc w:val="both"/>
        <w:pPrChange w:id="962" w:author="Roca Neyra Renzo Jaime" w:date="2019-09-09T23:52:00Z">
          <w:pPr>
            <w:pStyle w:val="Prrafodelista"/>
            <w:numPr>
              <w:ilvl w:val="1"/>
              <w:numId w:val="23"/>
            </w:numPr>
            <w:ind w:left="1440" w:hanging="360"/>
          </w:pPr>
        </w:pPrChange>
      </w:pPr>
      <w:r>
        <w:t>Se utiliza como unidades de las señales.</w:t>
      </w:r>
    </w:p>
    <w:p w14:paraId="25FE835C" w14:textId="77777777" w:rsidR="007D3607" w:rsidRDefault="007D3607">
      <w:pPr>
        <w:pStyle w:val="Prrafodelista"/>
        <w:spacing w:line="360" w:lineRule="auto"/>
        <w:jc w:val="both"/>
        <w:rPr>
          <w:rFonts w:ascii="Consolas" w:hAnsi="Consolas" w:cs="Consolas"/>
          <w:color w:val="000000"/>
          <w:sz w:val="19"/>
          <w:szCs w:val="19"/>
        </w:rPr>
        <w:pPrChange w:id="963" w:author="Roca Neyra Renzo Jaime" w:date="2019-09-09T23:52:00Z">
          <w:pPr>
            <w:pStyle w:val="Prrafodelista"/>
          </w:pPr>
        </w:pPrChange>
      </w:pP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physicalMin</w:t>
      </w:r>
      <w:proofErr w:type="spellEnd"/>
    </w:p>
    <w:p w14:paraId="30022296" w14:textId="77777777" w:rsidR="00FC65A4" w:rsidRDefault="00FC65A4">
      <w:pPr>
        <w:pStyle w:val="Prrafodelista"/>
        <w:numPr>
          <w:ilvl w:val="1"/>
          <w:numId w:val="23"/>
        </w:numPr>
        <w:spacing w:line="360" w:lineRule="auto"/>
        <w:jc w:val="both"/>
        <w:pPrChange w:id="964" w:author="Roca Neyra Renzo Jaime" w:date="2019-09-09T23:52:00Z">
          <w:pPr>
            <w:pStyle w:val="Prrafodelista"/>
            <w:numPr>
              <w:ilvl w:val="1"/>
              <w:numId w:val="23"/>
            </w:numPr>
            <w:ind w:left="1440" w:hanging="360"/>
          </w:pPr>
        </w:pPrChange>
      </w:pPr>
      <w:r>
        <w:t>Representa los valores físicos mínimos de las señales del registro.</w:t>
      </w:r>
    </w:p>
    <w:p w14:paraId="5CF596E1" w14:textId="77777777" w:rsidR="00FC65A4" w:rsidRPr="007D3607" w:rsidRDefault="00FC65A4">
      <w:pPr>
        <w:pStyle w:val="Prrafodelista"/>
        <w:numPr>
          <w:ilvl w:val="1"/>
          <w:numId w:val="23"/>
        </w:numPr>
        <w:spacing w:line="360" w:lineRule="auto"/>
        <w:jc w:val="both"/>
        <w:pPrChange w:id="965" w:author="Roca Neyra Renzo Jaime" w:date="2019-09-09T23:52:00Z">
          <w:pPr>
            <w:pStyle w:val="Prrafodelista"/>
            <w:numPr>
              <w:ilvl w:val="1"/>
              <w:numId w:val="23"/>
            </w:numPr>
            <w:ind w:left="1440" w:hanging="360"/>
          </w:pPr>
        </w:pPrChange>
      </w:pPr>
      <w:r>
        <w:t xml:space="preserve">Se utiliza para calcular </w:t>
      </w:r>
      <w:r w:rsidR="009C0CF7">
        <w:t>otras propiedades de la señal</w:t>
      </w:r>
      <w:r>
        <w:t>.</w:t>
      </w:r>
    </w:p>
    <w:p w14:paraId="54AA0D07" w14:textId="77777777" w:rsidR="00FC65A4" w:rsidRPr="007D3607" w:rsidRDefault="00FC65A4">
      <w:pPr>
        <w:pStyle w:val="Prrafodelista"/>
        <w:spacing w:line="360" w:lineRule="auto"/>
        <w:jc w:val="both"/>
        <w:pPrChange w:id="966" w:author="Roca Neyra Renzo Jaime" w:date="2019-09-09T23:52:00Z">
          <w:pPr>
            <w:pStyle w:val="Prrafodelista"/>
          </w:pPr>
        </w:pPrChange>
      </w:pPr>
    </w:p>
    <w:p w14:paraId="1AC2B6D6" w14:textId="77777777" w:rsidR="007D3607" w:rsidRPr="009C0CF7" w:rsidRDefault="007D3607">
      <w:pPr>
        <w:pStyle w:val="Prrafodelista"/>
        <w:numPr>
          <w:ilvl w:val="0"/>
          <w:numId w:val="23"/>
        </w:numPr>
        <w:spacing w:line="360" w:lineRule="auto"/>
        <w:jc w:val="both"/>
        <w:pPrChange w:id="967"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physicalMax</w:t>
      </w:r>
      <w:proofErr w:type="spellEnd"/>
    </w:p>
    <w:p w14:paraId="3AECFBCC" w14:textId="77777777" w:rsidR="009C0CF7" w:rsidRDefault="009C0CF7">
      <w:pPr>
        <w:pStyle w:val="Prrafodelista"/>
        <w:numPr>
          <w:ilvl w:val="1"/>
          <w:numId w:val="23"/>
        </w:numPr>
        <w:spacing w:line="360" w:lineRule="auto"/>
        <w:jc w:val="both"/>
        <w:pPrChange w:id="968" w:author="Roca Neyra Renzo Jaime" w:date="2019-09-09T23:52:00Z">
          <w:pPr>
            <w:pStyle w:val="Prrafodelista"/>
            <w:numPr>
              <w:ilvl w:val="1"/>
              <w:numId w:val="23"/>
            </w:numPr>
            <w:ind w:left="1440" w:hanging="360"/>
          </w:pPr>
        </w:pPrChange>
      </w:pPr>
      <w:r>
        <w:t>Representa los valores físicos máximos de las señales del registro.</w:t>
      </w:r>
    </w:p>
    <w:p w14:paraId="30848299" w14:textId="77777777" w:rsidR="009C0CF7" w:rsidRDefault="009C0CF7">
      <w:pPr>
        <w:pStyle w:val="Prrafodelista"/>
        <w:numPr>
          <w:ilvl w:val="1"/>
          <w:numId w:val="23"/>
        </w:numPr>
        <w:spacing w:line="360" w:lineRule="auto"/>
        <w:jc w:val="both"/>
        <w:pPrChange w:id="969" w:author="Roca Neyra Renzo Jaime" w:date="2019-09-09T23:52:00Z">
          <w:pPr>
            <w:pStyle w:val="Prrafodelista"/>
            <w:numPr>
              <w:ilvl w:val="1"/>
              <w:numId w:val="23"/>
            </w:numPr>
            <w:ind w:left="1440" w:hanging="360"/>
          </w:pPr>
        </w:pPrChange>
      </w:pPr>
      <w:r>
        <w:t>Se utiliza para calcular otras propiedades de la señal.</w:t>
      </w:r>
      <w:r>
        <w:br/>
      </w:r>
    </w:p>
    <w:p w14:paraId="6692F7FA" w14:textId="77777777" w:rsidR="004E6C5C" w:rsidRPr="00C63487" w:rsidRDefault="004E6C5C">
      <w:pPr>
        <w:spacing w:line="360" w:lineRule="auto"/>
        <w:jc w:val="both"/>
        <w:pPrChange w:id="970" w:author="Roca Neyra Renzo Jaime" w:date="2019-09-09T23:52:00Z">
          <w:pPr/>
        </w:pPrChange>
      </w:pPr>
    </w:p>
    <w:p w14:paraId="2F402E34" w14:textId="77777777" w:rsidR="00C63487" w:rsidRPr="009C0CF7" w:rsidRDefault="00C63487">
      <w:pPr>
        <w:pStyle w:val="Prrafodelista"/>
        <w:numPr>
          <w:ilvl w:val="0"/>
          <w:numId w:val="23"/>
        </w:numPr>
        <w:spacing w:line="360" w:lineRule="auto"/>
        <w:jc w:val="both"/>
        <w:pPrChange w:id="971"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digitallMin</w:t>
      </w:r>
      <w:proofErr w:type="spellEnd"/>
    </w:p>
    <w:p w14:paraId="4C394872" w14:textId="77777777" w:rsidR="009C0CF7" w:rsidRDefault="009C0CF7">
      <w:pPr>
        <w:pStyle w:val="Prrafodelista"/>
        <w:numPr>
          <w:ilvl w:val="1"/>
          <w:numId w:val="23"/>
        </w:numPr>
        <w:spacing w:line="360" w:lineRule="auto"/>
        <w:jc w:val="both"/>
        <w:pPrChange w:id="972" w:author="Roca Neyra Renzo Jaime" w:date="2019-09-09T23:52:00Z">
          <w:pPr>
            <w:pStyle w:val="Prrafodelista"/>
            <w:numPr>
              <w:ilvl w:val="1"/>
              <w:numId w:val="23"/>
            </w:numPr>
            <w:ind w:left="1440" w:hanging="360"/>
          </w:pPr>
        </w:pPrChange>
      </w:pPr>
      <w:r>
        <w:t>Representa los valores digitales mínimos de las señales del registro.</w:t>
      </w:r>
    </w:p>
    <w:p w14:paraId="4C9D2929" w14:textId="77777777" w:rsidR="009C0CF7" w:rsidRPr="007D3607" w:rsidRDefault="009C0CF7">
      <w:pPr>
        <w:pStyle w:val="Prrafodelista"/>
        <w:numPr>
          <w:ilvl w:val="1"/>
          <w:numId w:val="23"/>
        </w:numPr>
        <w:spacing w:line="360" w:lineRule="auto"/>
        <w:jc w:val="both"/>
        <w:pPrChange w:id="973" w:author="Roca Neyra Renzo Jaime" w:date="2019-09-09T23:52:00Z">
          <w:pPr>
            <w:pStyle w:val="Prrafodelista"/>
            <w:numPr>
              <w:ilvl w:val="1"/>
              <w:numId w:val="23"/>
            </w:numPr>
            <w:ind w:left="1440" w:hanging="360"/>
          </w:pPr>
        </w:pPrChange>
      </w:pPr>
      <w:r>
        <w:t xml:space="preserve">Se utiliza para calcular otras </w:t>
      </w:r>
      <w:r w:rsidRPr="009C0CF7">
        <w:t>propiedades</w:t>
      </w:r>
      <w:r>
        <w:t xml:space="preserve"> de la señal.</w:t>
      </w:r>
    </w:p>
    <w:p w14:paraId="4440EB60" w14:textId="77777777" w:rsidR="009C0CF7" w:rsidRDefault="009C0CF7">
      <w:pPr>
        <w:pStyle w:val="Prrafodelista"/>
        <w:spacing w:line="360" w:lineRule="auto"/>
        <w:jc w:val="both"/>
        <w:pPrChange w:id="974" w:author="Roca Neyra Renzo Jaime" w:date="2019-09-09T23:52:00Z">
          <w:pPr>
            <w:pStyle w:val="Prrafodelista"/>
          </w:pPr>
        </w:pPrChange>
      </w:pPr>
    </w:p>
    <w:p w14:paraId="0992A7C8" w14:textId="77777777" w:rsidR="00707724" w:rsidRDefault="00707724">
      <w:pPr>
        <w:pStyle w:val="Prrafodelista"/>
        <w:spacing w:line="360" w:lineRule="auto"/>
        <w:jc w:val="both"/>
        <w:pPrChange w:id="975" w:author="Roca Neyra Renzo Jaime" w:date="2019-09-09T23:52:00Z">
          <w:pPr>
            <w:pStyle w:val="Prrafodelista"/>
          </w:pPr>
        </w:pPrChange>
      </w:pPr>
    </w:p>
    <w:p w14:paraId="5A3B5854" w14:textId="77777777" w:rsidR="00707724" w:rsidRPr="00C63487" w:rsidRDefault="00707724">
      <w:pPr>
        <w:pStyle w:val="Prrafodelista"/>
        <w:spacing w:line="360" w:lineRule="auto"/>
        <w:jc w:val="both"/>
        <w:pPrChange w:id="976" w:author="Roca Neyra Renzo Jaime" w:date="2019-09-09T23:52:00Z">
          <w:pPr>
            <w:pStyle w:val="Prrafodelista"/>
          </w:pPr>
        </w:pPrChange>
      </w:pPr>
    </w:p>
    <w:p w14:paraId="31B882F5" w14:textId="77777777" w:rsidR="00C63487" w:rsidRPr="00707724" w:rsidRDefault="00C63487">
      <w:pPr>
        <w:pStyle w:val="Prrafodelista"/>
        <w:numPr>
          <w:ilvl w:val="0"/>
          <w:numId w:val="23"/>
        </w:numPr>
        <w:spacing w:line="360" w:lineRule="auto"/>
        <w:jc w:val="both"/>
        <w:pPrChange w:id="977"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digitalMax</w:t>
      </w:r>
      <w:proofErr w:type="spellEnd"/>
    </w:p>
    <w:p w14:paraId="0E84AED3" w14:textId="77777777" w:rsidR="00707724" w:rsidRDefault="00707724">
      <w:pPr>
        <w:pStyle w:val="Prrafodelista"/>
        <w:numPr>
          <w:ilvl w:val="1"/>
          <w:numId w:val="23"/>
        </w:numPr>
        <w:spacing w:line="360" w:lineRule="auto"/>
        <w:jc w:val="both"/>
        <w:pPrChange w:id="978" w:author="Roca Neyra Renzo Jaime" w:date="2019-09-09T23:52:00Z">
          <w:pPr>
            <w:pStyle w:val="Prrafodelista"/>
            <w:numPr>
              <w:ilvl w:val="1"/>
              <w:numId w:val="23"/>
            </w:numPr>
            <w:ind w:left="1440" w:hanging="360"/>
          </w:pPr>
        </w:pPrChange>
      </w:pPr>
      <w:r>
        <w:t>Representa los valores físicos mínimos de las señales del registro.</w:t>
      </w:r>
    </w:p>
    <w:p w14:paraId="13338283" w14:textId="77777777" w:rsidR="00707724" w:rsidRPr="007D3607" w:rsidRDefault="00707724">
      <w:pPr>
        <w:pStyle w:val="Prrafodelista"/>
        <w:numPr>
          <w:ilvl w:val="1"/>
          <w:numId w:val="23"/>
        </w:numPr>
        <w:spacing w:line="360" w:lineRule="auto"/>
        <w:jc w:val="both"/>
        <w:pPrChange w:id="979" w:author="Roca Neyra Renzo Jaime" w:date="2019-09-09T23:52:00Z">
          <w:pPr>
            <w:pStyle w:val="Prrafodelista"/>
            <w:numPr>
              <w:ilvl w:val="1"/>
              <w:numId w:val="23"/>
            </w:numPr>
            <w:ind w:left="1440" w:hanging="360"/>
          </w:pPr>
        </w:pPrChange>
      </w:pPr>
      <w:r>
        <w:t>Se utiliza para calcular otras propiedades de la señal.</w:t>
      </w:r>
    </w:p>
    <w:p w14:paraId="3A22955C" w14:textId="77777777" w:rsidR="00707724" w:rsidRPr="00C63487" w:rsidRDefault="00707724">
      <w:pPr>
        <w:pStyle w:val="Prrafodelista"/>
        <w:spacing w:line="360" w:lineRule="auto"/>
        <w:jc w:val="both"/>
        <w:pPrChange w:id="980" w:author="Roca Neyra Renzo Jaime" w:date="2019-09-09T23:52:00Z">
          <w:pPr>
            <w:pStyle w:val="Prrafodelista"/>
          </w:pPr>
        </w:pPrChange>
      </w:pPr>
    </w:p>
    <w:p w14:paraId="5BC8C5FC" w14:textId="77777777" w:rsidR="00C63487" w:rsidRPr="00272BAA" w:rsidRDefault="00C63487">
      <w:pPr>
        <w:pStyle w:val="Prrafodelista"/>
        <w:numPr>
          <w:ilvl w:val="0"/>
          <w:numId w:val="23"/>
        </w:numPr>
        <w:spacing w:line="360" w:lineRule="auto"/>
        <w:jc w:val="both"/>
        <w:pPrChange w:id="981"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Prefiltering</w:t>
      </w:r>
      <w:proofErr w:type="spellEnd"/>
    </w:p>
    <w:p w14:paraId="40602D0A" w14:textId="77777777" w:rsidR="00272BAA" w:rsidRDefault="00272BAA">
      <w:pPr>
        <w:pStyle w:val="Prrafodelista"/>
        <w:numPr>
          <w:ilvl w:val="1"/>
          <w:numId w:val="23"/>
        </w:numPr>
        <w:spacing w:line="360" w:lineRule="auto"/>
        <w:jc w:val="both"/>
        <w:pPrChange w:id="982" w:author="Roca Neyra Renzo Jaime" w:date="2019-09-09T23:52:00Z">
          <w:pPr>
            <w:pStyle w:val="Prrafodelista"/>
            <w:numPr>
              <w:ilvl w:val="1"/>
              <w:numId w:val="23"/>
            </w:numPr>
            <w:ind w:left="1440" w:hanging="360"/>
          </w:pPr>
        </w:pPrChange>
      </w:pPr>
      <w:r>
        <w:t>Representa las calibraciones de amplitud de las señales del registro.</w:t>
      </w:r>
    </w:p>
    <w:p w14:paraId="44AC9FF7" w14:textId="77777777" w:rsidR="00272BAA" w:rsidRPr="007D3607" w:rsidRDefault="00272BAA">
      <w:pPr>
        <w:pStyle w:val="Prrafodelista"/>
        <w:numPr>
          <w:ilvl w:val="1"/>
          <w:numId w:val="23"/>
        </w:numPr>
        <w:spacing w:line="360" w:lineRule="auto"/>
        <w:jc w:val="both"/>
        <w:pPrChange w:id="983" w:author="Roca Neyra Renzo Jaime" w:date="2019-09-09T23:52:00Z">
          <w:pPr>
            <w:pStyle w:val="Prrafodelista"/>
            <w:numPr>
              <w:ilvl w:val="1"/>
              <w:numId w:val="23"/>
            </w:numPr>
            <w:ind w:left="1440" w:hanging="360"/>
          </w:pPr>
        </w:pPrChange>
      </w:pPr>
      <w:r>
        <w:t>Se utiliza como información adicional del registro.</w:t>
      </w:r>
    </w:p>
    <w:p w14:paraId="2D819D93" w14:textId="0B5D6125" w:rsidR="00272BAA" w:rsidRDefault="00272BAA" w:rsidP="00AD0AFE">
      <w:pPr>
        <w:pStyle w:val="Prrafodelista"/>
        <w:spacing w:line="360" w:lineRule="auto"/>
        <w:ind w:left="1440"/>
        <w:jc w:val="both"/>
        <w:rPr>
          <w:ins w:id="984" w:author="Roca Neyra Renzo Jaime" w:date="2019-09-10T00:02:00Z"/>
        </w:rPr>
      </w:pPr>
    </w:p>
    <w:p w14:paraId="186488E2" w14:textId="77777777" w:rsidR="00D01FBF" w:rsidRPr="00C63487" w:rsidRDefault="00D01FBF">
      <w:pPr>
        <w:pStyle w:val="Prrafodelista"/>
        <w:spacing w:line="360" w:lineRule="auto"/>
        <w:ind w:left="1440"/>
        <w:jc w:val="both"/>
        <w:pPrChange w:id="985" w:author="Roca Neyra Renzo Jaime" w:date="2019-09-09T23:52:00Z">
          <w:pPr>
            <w:pStyle w:val="Prrafodelista"/>
            <w:ind w:left="1440"/>
          </w:pPr>
        </w:pPrChange>
      </w:pPr>
    </w:p>
    <w:p w14:paraId="6086D7E2" w14:textId="77777777" w:rsidR="00C63487" w:rsidRPr="00156B2B" w:rsidRDefault="00C63487">
      <w:pPr>
        <w:pStyle w:val="Prrafodelista"/>
        <w:numPr>
          <w:ilvl w:val="0"/>
          <w:numId w:val="23"/>
        </w:numPr>
        <w:spacing w:line="360" w:lineRule="auto"/>
        <w:jc w:val="both"/>
        <w:pPrChange w:id="986"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lastRenderedPageBreak/>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numberSamplesDataRecord</w:t>
      </w:r>
      <w:proofErr w:type="spellEnd"/>
    </w:p>
    <w:p w14:paraId="3014DDE2" w14:textId="77777777" w:rsidR="00156B2B" w:rsidRDefault="19796FE2">
      <w:pPr>
        <w:pStyle w:val="Prrafodelista"/>
        <w:numPr>
          <w:ilvl w:val="1"/>
          <w:numId w:val="23"/>
        </w:numPr>
        <w:spacing w:line="360" w:lineRule="auto"/>
        <w:jc w:val="both"/>
        <w:pPrChange w:id="987" w:author="Roca Neyra Renzo Jaime" w:date="2019-09-09T23:52:00Z">
          <w:pPr>
            <w:pStyle w:val="Prrafodelista"/>
            <w:numPr>
              <w:ilvl w:val="1"/>
              <w:numId w:val="23"/>
            </w:numPr>
            <w:ind w:left="1440" w:hanging="360"/>
          </w:pPr>
        </w:pPrChange>
      </w:pPr>
      <w:r>
        <w:t>Representa los números de muestras que existen en un registro de datos o frame.</w:t>
      </w:r>
    </w:p>
    <w:p w14:paraId="2B90E658" w14:textId="77777777" w:rsidR="00156B2B" w:rsidRPr="007D3607" w:rsidRDefault="00156B2B">
      <w:pPr>
        <w:pStyle w:val="Prrafodelista"/>
        <w:numPr>
          <w:ilvl w:val="1"/>
          <w:numId w:val="23"/>
        </w:numPr>
        <w:spacing w:line="360" w:lineRule="auto"/>
        <w:jc w:val="both"/>
        <w:pPrChange w:id="988" w:author="Roca Neyra Renzo Jaime" w:date="2019-09-09T23:52:00Z">
          <w:pPr>
            <w:pStyle w:val="Prrafodelista"/>
            <w:numPr>
              <w:ilvl w:val="1"/>
              <w:numId w:val="23"/>
            </w:numPr>
            <w:ind w:left="1440" w:hanging="360"/>
          </w:pPr>
        </w:pPrChange>
      </w:pPr>
      <w:r>
        <w:t>Se utiliza para como número de muestras por frame de cada señal.</w:t>
      </w:r>
    </w:p>
    <w:p w14:paraId="70E17D21" w14:textId="77777777" w:rsidR="00156B2B" w:rsidRPr="00C63487" w:rsidRDefault="00156B2B">
      <w:pPr>
        <w:pStyle w:val="Prrafodelista"/>
        <w:spacing w:line="360" w:lineRule="auto"/>
        <w:jc w:val="both"/>
        <w:pPrChange w:id="989" w:author="Roca Neyra Renzo Jaime" w:date="2019-09-09T23:52:00Z">
          <w:pPr>
            <w:pStyle w:val="Prrafodelista"/>
          </w:pPr>
        </w:pPrChange>
      </w:pPr>
    </w:p>
    <w:p w14:paraId="158A5FEA" w14:textId="77777777" w:rsidR="00C63487" w:rsidRPr="00156B2B" w:rsidRDefault="00C63487">
      <w:pPr>
        <w:pStyle w:val="Prrafodelista"/>
        <w:numPr>
          <w:ilvl w:val="0"/>
          <w:numId w:val="23"/>
        </w:numPr>
        <w:spacing w:line="360" w:lineRule="auto"/>
        <w:jc w:val="both"/>
        <w:pPrChange w:id="990" w:author="Roca Neyra Renzo Jaime" w:date="2019-09-09T23:52:00Z">
          <w:pPr>
            <w:pStyle w:val="Prrafodelista"/>
            <w:numPr>
              <w:numId w:val="23"/>
            </w:numPr>
            <w:ind w:hanging="360"/>
          </w:pPr>
        </w:pPrChange>
      </w:pP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ReservedSignal</w:t>
      </w:r>
      <w:proofErr w:type="spellEnd"/>
    </w:p>
    <w:p w14:paraId="788E5079" w14:textId="77777777" w:rsidR="00156B2B" w:rsidRDefault="00156B2B">
      <w:pPr>
        <w:pStyle w:val="Prrafodelista"/>
        <w:numPr>
          <w:ilvl w:val="1"/>
          <w:numId w:val="23"/>
        </w:numPr>
        <w:spacing w:line="360" w:lineRule="auto"/>
        <w:jc w:val="both"/>
        <w:pPrChange w:id="991" w:author="Roca Neyra Renzo Jaime" w:date="2019-09-09T23:52:00Z">
          <w:pPr>
            <w:pStyle w:val="Prrafodelista"/>
            <w:numPr>
              <w:ilvl w:val="1"/>
              <w:numId w:val="23"/>
            </w:numPr>
            <w:ind w:left="1440" w:hanging="360"/>
          </w:pPr>
        </w:pPrChange>
      </w:pPr>
      <w:r>
        <w:t xml:space="preserve">Representa </w:t>
      </w:r>
      <w:r w:rsidR="003A199B">
        <w:t xml:space="preserve">campos </w:t>
      </w:r>
      <w:r w:rsidR="004E6C5C">
        <w:t>personalizados</w:t>
      </w:r>
      <w:r w:rsidR="003A199B">
        <w:t xml:space="preserve"> de las señales</w:t>
      </w:r>
      <w:r>
        <w:t xml:space="preserve"> del registro.</w:t>
      </w:r>
    </w:p>
    <w:p w14:paraId="06B22234" w14:textId="77777777" w:rsidR="00156B2B" w:rsidRPr="007D3607" w:rsidRDefault="003A199B">
      <w:pPr>
        <w:pStyle w:val="Prrafodelista"/>
        <w:numPr>
          <w:ilvl w:val="1"/>
          <w:numId w:val="23"/>
        </w:numPr>
        <w:spacing w:line="360" w:lineRule="auto"/>
        <w:jc w:val="both"/>
        <w:pPrChange w:id="992" w:author="Roca Neyra Renzo Jaime" w:date="2019-09-09T23:52:00Z">
          <w:pPr>
            <w:pStyle w:val="Prrafodelista"/>
            <w:numPr>
              <w:ilvl w:val="1"/>
              <w:numId w:val="23"/>
            </w:numPr>
            <w:ind w:left="1440" w:hanging="360"/>
          </w:pPr>
        </w:pPrChange>
      </w:pPr>
      <w:r>
        <w:t>Se utiliza como información adicional del registro</w:t>
      </w:r>
      <w:r w:rsidR="00156B2B">
        <w:t>.</w:t>
      </w:r>
    </w:p>
    <w:p w14:paraId="7AD6DC42" w14:textId="77777777" w:rsidR="00156B2B" w:rsidRPr="007D3607" w:rsidRDefault="00156B2B">
      <w:pPr>
        <w:pStyle w:val="Prrafodelista"/>
        <w:numPr>
          <w:ilvl w:val="0"/>
          <w:numId w:val="23"/>
        </w:numPr>
        <w:spacing w:line="360" w:lineRule="auto"/>
        <w:jc w:val="both"/>
        <w:pPrChange w:id="993" w:author="Roca Neyra Renzo Jaime" w:date="2019-09-09T23:52:00Z">
          <w:pPr>
            <w:pStyle w:val="Prrafodelista"/>
            <w:numPr>
              <w:numId w:val="23"/>
            </w:numPr>
            <w:ind w:hanging="360"/>
          </w:pPr>
        </w:pPrChange>
      </w:pPr>
    </w:p>
    <w:p w14:paraId="1FCCD919" w14:textId="77777777" w:rsidR="007D3607" w:rsidRPr="008B56CA" w:rsidRDefault="007D3607">
      <w:pPr>
        <w:pStyle w:val="Prrafodelista"/>
        <w:spacing w:line="360" w:lineRule="auto"/>
        <w:jc w:val="both"/>
        <w:pPrChange w:id="994" w:author="Roca Neyra Renzo Jaime" w:date="2019-09-09T23:52:00Z">
          <w:pPr>
            <w:pStyle w:val="Prrafodelista"/>
          </w:pPr>
        </w:pPrChange>
      </w:pPr>
    </w:p>
    <w:p w14:paraId="10B15725" w14:textId="77777777" w:rsidR="008B56CA" w:rsidRDefault="008B56CA">
      <w:pPr>
        <w:pStyle w:val="Ttulo4"/>
        <w:spacing w:line="360" w:lineRule="auto"/>
        <w:jc w:val="both"/>
        <w:pPrChange w:id="995" w:author="Roca Neyra Renzo Jaime" w:date="2019-09-09T23:52:00Z">
          <w:pPr>
            <w:pStyle w:val="Ttulo4"/>
          </w:pPr>
        </w:pPrChange>
      </w:pPr>
      <w:r>
        <w:t>Métodos</w:t>
      </w:r>
    </w:p>
    <w:p w14:paraId="7E68EFB8" w14:textId="77777777" w:rsidR="009C6E3E" w:rsidRPr="009C6E3E" w:rsidRDefault="009C6E3E">
      <w:pPr>
        <w:spacing w:line="360" w:lineRule="auto"/>
        <w:jc w:val="both"/>
        <w:pPrChange w:id="996" w:author="Roca Neyra Renzo Jaime" w:date="2019-09-09T23:52:00Z">
          <w:pPr/>
        </w:pPrChange>
      </w:pPr>
    </w:p>
    <w:p w14:paraId="1AC15869" w14:textId="77777777" w:rsidR="009C6E3E" w:rsidRPr="009C6E3E" w:rsidRDefault="009C6E3E">
      <w:pPr>
        <w:pStyle w:val="Prrafodelista"/>
        <w:numPr>
          <w:ilvl w:val="0"/>
          <w:numId w:val="24"/>
        </w:numPr>
        <w:spacing w:line="360" w:lineRule="auto"/>
        <w:jc w:val="both"/>
        <w:pPrChange w:id="997" w:author="Roca Neyra Renzo Jaime" w:date="2019-09-09T23:52:00Z">
          <w:pPr>
            <w:pStyle w:val="Prrafodelista"/>
            <w:numPr>
              <w:numId w:val="24"/>
            </w:numPr>
            <w:ind w:hanging="360"/>
          </w:pPr>
        </w:pPrChange>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InfoRecordEDF</w:t>
      </w:r>
      <w:proofErr w:type="spellEnd"/>
      <w:r>
        <w:rPr>
          <w:rFonts w:ascii="Consolas" w:hAnsi="Consolas" w:cs="Consolas"/>
          <w:color w:val="000000"/>
          <w:sz w:val="19"/>
          <w:szCs w:val="19"/>
        </w:rPr>
        <w:t>(</w:t>
      </w:r>
      <w:proofErr w:type="spellStart"/>
      <w:r w:rsidRPr="009C6E3E">
        <w:rPr>
          <w:rFonts w:ascii="Consolas" w:hAnsi="Consolas" w:cs="Consolas"/>
          <w:color w:val="0070C0"/>
          <w:sz w:val="19"/>
          <w:szCs w:val="19"/>
        </w:rPr>
        <w:t>FileStream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fs</w:t>
      </w:r>
      <w:proofErr w:type="spellEnd"/>
      <w:r>
        <w:rPr>
          <w:rFonts w:ascii="Consolas" w:hAnsi="Consolas" w:cs="Consolas"/>
          <w:color w:val="000000"/>
          <w:sz w:val="19"/>
          <w:szCs w:val="19"/>
        </w:rPr>
        <w:t>)</w:t>
      </w:r>
    </w:p>
    <w:p w14:paraId="066983A6" w14:textId="77777777" w:rsidR="009C6E3E" w:rsidRDefault="009C6E3E">
      <w:pPr>
        <w:pStyle w:val="Prrafodelista"/>
        <w:spacing w:line="360" w:lineRule="auto"/>
        <w:jc w:val="both"/>
        <w:pPrChange w:id="998" w:author="Roca Neyra Renzo Jaime" w:date="2019-09-09T23:52:00Z">
          <w:pPr>
            <w:pStyle w:val="Prrafodelista"/>
          </w:pPr>
        </w:pPrChange>
      </w:pPr>
      <w:r>
        <w:t xml:space="preserve">Constructor de la clase </w:t>
      </w:r>
      <w:proofErr w:type="spellStart"/>
      <w:r>
        <w:t>InfoRecordEDF</w:t>
      </w:r>
      <w:proofErr w:type="spellEnd"/>
      <w:r>
        <w:t xml:space="preserve">, recibe el fichero </w:t>
      </w:r>
      <w:proofErr w:type="spellStart"/>
      <w:r>
        <w:t>edf</w:t>
      </w:r>
      <w:proofErr w:type="spellEnd"/>
      <w:r>
        <w:t xml:space="preserve"> y lee según las especificaciones del formato </w:t>
      </w:r>
      <w:proofErr w:type="spellStart"/>
      <w:r>
        <w:t>edf</w:t>
      </w:r>
      <w:proofErr w:type="spellEnd"/>
      <w:r>
        <w:t>.</w:t>
      </w:r>
    </w:p>
    <w:p w14:paraId="18EC2012" w14:textId="77777777" w:rsidR="009C6E3E" w:rsidRDefault="009C6E3E">
      <w:pPr>
        <w:pStyle w:val="Prrafodelista"/>
        <w:spacing w:line="360" w:lineRule="auto"/>
        <w:jc w:val="both"/>
        <w:pPrChange w:id="999" w:author="Roca Neyra Renzo Jaime" w:date="2019-09-09T23:52:00Z">
          <w:pPr>
            <w:pStyle w:val="Prrafodelista"/>
          </w:pPr>
        </w:pPrChange>
      </w:pPr>
      <w:r>
        <w:t>Este método está influenciado de la función</w:t>
      </w:r>
      <w:r w:rsidR="00D33CE1">
        <w:t xml:space="preserve"> del fichero </w:t>
      </w:r>
      <w:proofErr w:type="spellStart"/>
      <w:r w:rsidR="00D33CE1" w:rsidRPr="00D33CE1">
        <w:rPr>
          <w:i/>
        </w:rPr>
        <w:t>signal.c</w:t>
      </w:r>
      <w:proofErr w:type="spellEnd"/>
      <w:r w:rsidR="00D33CE1">
        <w:t xml:space="preserve"> :</w:t>
      </w:r>
    </w:p>
    <w:p w14:paraId="3596FED3" w14:textId="77777777" w:rsidR="00D33CE1" w:rsidRPr="007629B1" w:rsidRDefault="00D33CE1">
      <w:pPr>
        <w:pStyle w:val="Prrafodelista"/>
        <w:numPr>
          <w:ilvl w:val="0"/>
          <w:numId w:val="25"/>
        </w:numPr>
        <w:spacing w:line="360" w:lineRule="auto"/>
        <w:jc w:val="both"/>
        <w:rPr>
          <w:lang w:val="en-US"/>
        </w:rPr>
        <w:pPrChange w:id="1000" w:author="Roca Neyra Renzo Jaime" w:date="2019-09-09T23:52:00Z">
          <w:pPr>
            <w:pStyle w:val="Prrafodelista"/>
            <w:numPr>
              <w:numId w:val="25"/>
            </w:numPr>
            <w:ind w:left="1440" w:hanging="360"/>
          </w:pPr>
        </w:pPrChange>
      </w:pPr>
      <w:r w:rsidRPr="007629B1">
        <w:rPr>
          <w:rFonts w:ascii="Consolas" w:hAnsi="Consolas" w:cs="Consolas"/>
          <w:color w:val="0000FF"/>
          <w:sz w:val="19"/>
          <w:szCs w:val="19"/>
          <w:lang w:val="en-US"/>
        </w:rPr>
        <w:t>static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int</w:t>
      </w:r>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edfparse</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2B91AF"/>
          <w:sz w:val="19"/>
          <w:szCs w:val="19"/>
          <w:lang w:val="en-US"/>
        </w:rPr>
        <w:t>WFDB_FILE</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808080"/>
          <w:sz w:val="19"/>
          <w:szCs w:val="19"/>
          <w:lang w:val="en-US"/>
        </w:rPr>
        <w:t>ifile</w:t>
      </w:r>
      <w:proofErr w:type="spellEnd"/>
      <w:r w:rsidRPr="007629B1">
        <w:rPr>
          <w:rFonts w:ascii="Consolas" w:hAnsi="Consolas" w:cs="Consolas"/>
          <w:color w:val="000000"/>
          <w:sz w:val="19"/>
          <w:szCs w:val="19"/>
          <w:lang w:val="en-US"/>
        </w:rPr>
        <w:t>)</w:t>
      </w:r>
    </w:p>
    <w:p w14:paraId="7CBAA589" w14:textId="77777777" w:rsidR="009C6E3E" w:rsidRPr="007629B1" w:rsidRDefault="009C6E3E">
      <w:pPr>
        <w:pStyle w:val="Prrafodelista"/>
        <w:spacing w:line="360" w:lineRule="auto"/>
        <w:jc w:val="both"/>
        <w:rPr>
          <w:lang w:val="en-US"/>
        </w:rPr>
        <w:pPrChange w:id="1001" w:author="Roca Neyra Renzo Jaime" w:date="2019-09-09T23:52:00Z">
          <w:pPr>
            <w:pStyle w:val="Prrafodelista"/>
          </w:pPr>
        </w:pPrChange>
      </w:pPr>
    </w:p>
    <w:p w14:paraId="1F6D8483" w14:textId="77777777" w:rsidR="008B56CA" w:rsidRPr="007629B1" w:rsidRDefault="00C63487">
      <w:pPr>
        <w:pStyle w:val="Prrafodelista"/>
        <w:numPr>
          <w:ilvl w:val="0"/>
          <w:numId w:val="24"/>
        </w:numPr>
        <w:spacing w:line="360" w:lineRule="auto"/>
        <w:jc w:val="both"/>
        <w:rPr>
          <w:lang w:val="en-US"/>
        </w:rPr>
        <w:pPrChange w:id="1002" w:author="Roca Neyra Renzo Jaime" w:date="2019-09-09T23:52:00Z">
          <w:pPr>
            <w:pStyle w:val="Prrafodelista"/>
            <w:numPr>
              <w:numId w:val="24"/>
            </w:numPr>
            <w:ind w:hanging="360"/>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70C0"/>
          <w:sz w:val="19"/>
          <w:szCs w:val="19"/>
          <w:lang w:val="en-US"/>
        </w:rPr>
        <w:t xml:space="preserve">Record </w:t>
      </w:r>
      <w:proofErr w:type="spellStart"/>
      <w:proofErr w:type="gramStart"/>
      <w:r w:rsidRPr="007629B1">
        <w:rPr>
          <w:rFonts w:ascii="Consolas" w:hAnsi="Consolas" w:cs="Consolas"/>
          <w:color w:val="000000"/>
          <w:sz w:val="19"/>
          <w:szCs w:val="19"/>
          <w:lang w:val="en-US"/>
        </w:rPr>
        <w:t>toRecord</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bool</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readSamples</w:t>
      </w:r>
      <w:proofErr w:type="spellEnd"/>
      <w:r w:rsidRPr="007629B1">
        <w:rPr>
          <w:rFonts w:ascii="Consolas" w:hAnsi="Consolas" w:cs="Consolas"/>
          <w:color w:val="000000"/>
          <w:sz w:val="19"/>
          <w:szCs w:val="19"/>
          <w:lang w:val="en-US"/>
        </w:rPr>
        <w:t>=</w:t>
      </w:r>
      <w:r w:rsidRPr="007629B1">
        <w:rPr>
          <w:rFonts w:ascii="Consolas" w:hAnsi="Consolas" w:cs="Consolas"/>
          <w:color w:val="0000FF"/>
          <w:sz w:val="19"/>
          <w:szCs w:val="19"/>
          <w:lang w:val="en-US"/>
        </w:rPr>
        <w:t>false</w:t>
      </w:r>
      <w:r w:rsidRPr="007629B1">
        <w:rPr>
          <w:rFonts w:ascii="Consolas" w:hAnsi="Consolas" w:cs="Consolas"/>
          <w:color w:val="000000"/>
          <w:sz w:val="19"/>
          <w:szCs w:val="19"/>
          <w:lang w:val="en-US"/>
        </w:rPr>
        <w:t>)</w:t>
      </w:r>
    </w:p>
    <w:p w14:paraId="4781664A" w14:textId="77777777" w:rsidR="004E6C5C" w:rsidRDefault="00AC0B8F">
      <w:pPr>
        <w:spacing w:line="360" w:lineRule="auto"/>
        <w:ind w:left="720"/>
        <w:jc w:val="both"/>
        <w:pPrChange w:id="1003" w:author="Roca Neyra Renzo Jaime" w:date="2019-09-09T23:52:00Z">
          <w:pPr>
            <w:ind w:left="720"/>
          </w:pPr>
        </w:pPrChange>
      </w:pPr>
      <w:r>
        <w:t xml:space="preserve">Convierte la información de registro EDF en una instancia de la clase Record. Si </w:t>
      </w:r>
      <w:proofErr w:type="spellStart"/>
      <w:r>
        <w:t>readSamples</w:t>
      </w:r>
      <w:proofErr w:type="spellEnd"/>
      <w:r>
        <w:t xml:space="preserve"> es true, lee los registros de datos o </w:t>
      </w:r>
      <w:proofErr w:type="spellStart"/>
      <w:r>
        <w:t>frames</w:t>
      </w:r>
      <w:proofErr w:type="spellEnd"/>
      <w:r>
        <w:t xml:space="preserve"> del fichero </w:t>
      </w:r>
      <w:proofErr w:type="spellStart"/>
      <w:r>
        <w:t>edf</w:t>
      </w:r>
      <w:proofErr w:type="spellEnd"/>
      <w:r>
        <w:t>.</w:t>
      </w:r>
    </w:p>
    <w:p w14:paraId="4A3DF069" w14:textId="77777777" w:rsidR="00D33CE1" w:rsidRDefault="00D33CE1">
      <w:pPr>
        <w:pStyle w:val="Prrafodelista"/>
        <w:spacing w:line="360" w:lineRule="auto"/>
        <w:jc w:val="both"/>
        <w:pPrChange w:id="1004" w:author="Roca Neyra Renzo Jaime" w:date="2019-09-09T23:52:00Z">
          <w:pPr>
            <w:pStyle w:val="Prrafodelista"/>
          </w:pPr>
        </w:pPrChange>
      </w:pPr>
      <w:r>
        <w:t xml:space="preserve">Este método está influenciado de la función del fichero </w:t>
      </w:r>
      <w:proofErr w:type="spellStart"/>
      <w:r w:rsidRPr="00D33CE1">
        <w:rPr>
          <w:i/>
        </w:rPr>
        <w:t>signal.c</w:t>
      </w:r>
      <w:proofErr w:type="spellEnd"/>
      <w:r>
        <w:t xml:space="preserve"> :</w:t>
      </w:r>
    </w:p>
    <w:p w14:paraId="453CC995" w14:textId="77777777" w:rsidR="00D33CE1" w:rsidRPr="007629B1" w:rsidRDefault="00D33CE1">
      <w:pPr>
        <w:pStyle w:val="Prrafodelista"/>
        <w:numPr>
          <w:ilvl w:val="0"/>
          <w:numId w:val="25"/>
        </w:numPr>
        <w:spacing w:line="360" w:lineRule="auto"/>
        <w:jc w:val="both"/>
        <w:rPr>
          <w:lang w:val="en-US"/>
        </w:rPr>
        <w:pPrChange w:id="1005" w:author="Roca Neyra Renzo Jaime" w:date="2019-09-09T23:52:00Z">
          <w:pPr>
            <w:pStyle w:val="Prrafodelista"/>
            <w:numPr>
              <w:numId w:val="25"/>
            </w:numPr>
            <w:ind w:left="1440" w:hanging="360"/>
          </w:pPr>
        </w:pPrChange>
      </w:pPr>
      <w:r w:rsidRPr="007629B1">
        <w:rPr>
          <w:rFonts w:ascii="Consolas" w:hAnsi="Consolas" w:cs="Consolas"/>
          <w:color w:val="0000FF"/>
          <w:sz w:val="19"/>
          <w:szCs w:val="19"/>
          <w:lang w:val="en-US"/>
        </w:rPr>
        <w:t>static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int</w:t>
      </w:r>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edfparse</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2B91AF"/>
          <w:sz w:val="19"/>
          <w:szCs w:val="19"/>
          <w:lang w:val="en-US"/>
        </w:rPr>
        <w:t>WFDB_FILE</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808080"/>
          <w:sz w:val="19"/>
          <w:szCs w:val="19"/>
          <w:lang w:val="en-US"/>
        </w:rPr>
        <w:t>ifile</w:t>
      </w:r>
      <w:proofErr w:type="spellEnd"/>
      <w:r w:rsidRPr="007629B1">
        <w:rPr>
          <w:rFonts w:ascii="Consolas" w:hAnsi="Consolas" w:cs="Consolas"/>
          <w:color w:val="000000"/>
          <w:sz w:val="19"/>
          <w:szCs w:val="19"/>
          <w:lang w:val="en-US"/>
        </w:rPr>
        <w:t>)</w:t>
      </w:r>
    </w:p>
    <w:p w14:paraId="480E2003" w14:textId="77777777" w:rsidR="00D33CE1" w:rsidRPr="007629B1" w:rsidRDefault="00D33CE1">
      <w:pPr>
        <w:spacing w:line="360" w:lineRule="auto"/>
        <w:ind w:left="720"/>
        <w:jc w:val="both"/>
        <w:rPr>
          <w:lang w:val="en-US"/>
        </w:rPr>
        <w:pPrChange w:id="1006" w:author="Roca Neyra Renzo Jaime" w:date="2019-09-09T23:52:00Z">
          <w:pPr>
            <w:ind w:left="720"/>
          </w:pPr>
        </w:pPrChange>
      </w:pPr>
    </w:p>
    <w:p w14:paraId="60EEE67C" w14:textId="77777777" w:rsidR="00D33CE1" w:rsidRPr="007629B1" w:rsidRDefault="00D33CE1">
      <w:pPr>
        <w:spacing w:line="360" w:lineRule="auto"/>
        <w:ind w:left="720"/>
        <w:jc w:val="both"/>
        <w:rPr>
          <w:lang w:val="en-US"/>
        </w:rPr>
        <w:pPrChange w:id="1007" w:author="Roca Neyra Renzo Jaime" w:date="2019-09-09T23:52:00Z">
          <w:pPr>
            <w:ind w:left="720"/>
          </w:pPr>
        </w:pPrChange>
      </w:pPr>
    </w:p>
    <w:p w14:paraId="480D0341" w14:textId="77777777" w:rsidR="00D33CE1" w:rsidRPr="007629B1" w:rsidRDefault="00D33CE1">
      <w:pPr>
        <w:spacing w:line="360" w:lineRule="auto"/>
        <w:ind w:left="720"/>
        <w:jc w:val="both"/>
        <w:rPr>
          <w:lang w:val="en-US"/>
        </w:rPr>
        <w:pPrChange w:id="1008" w:author="Roca Neyra Renzo Jaime" w:date="2019-09-09T23:52:00Z">
          <w:pPr>
            <w:ind w:left="720"/>
          </w:pPr>
        </w:pPrChange>
      </w:pPr>
    </w:p>
    <w:p w14:paraId="3642B725" w14:textId="77777777" w:rsidR="00D33CE1" w:rsidRPr="007629B1" w:rsidRDefault="00D33CE1">
      <w:pPr>
        <w:spacing w:line="360" w:lineRule="auto"/>
        <w:ind w:left="720"/>
        <w:jc w:val="both"/>
        <w:rPr>
          <w:lang w:val="en-US"/>
        </w:rPr>
        <w:pPrChange w:id="1009" w:author="Roca Neyra Renzo Jaime" w:date="2019-09-09T23:52:00Z">
          <w:pPr>
            <w:ind w:left="720"/>
          </w:pPr>
        </w:pPrChange>
      </w:pPr>
    </w:p>
    <w:p w14:paraId="3878DAD0" w14:textId="77777777" w:rsidR="00D33CE1" w:rsidRPr="007629B1" w:rsidRDefault="00D33CE1">
      <w:pPr>
        <w:spacing w:line="360" w:lineRule="auto"/>
        <w:ind w:left="720"/>
        <w:jc w:val="both"/>
        <w:rPr>
          <w:lang w:val="en-US"/>
        </w:rPr>
        <w:pPrChange w:id="1010" w:author="Roca Neyra Renzo Jaime" w:date="2019-09-09T23:52:00Z">
          <w:pPr>
            <w:ind w:left="720"/>
          </w:pPr>
        </w:pPrChange>
      </w:pPr>
    </w:p>
    <w:p w14:paraId="0F6F2546" w14:textId="77777777" w:rsidR="00D33CE1" w:rsidRPr="007629B1" w:rsidRDefault="00D33CE1">
      <w:pPr>
        <w:spacing w:line="360" w:lineRule="auto"/>
        <w:ind w:left="720"/>
        <w:jc w:val="both"/>
        <w:rPr>
          <w:lang w:val="en-US"/>
        </w:rPr>
        <w:pPrChange w:id="1011" w:author="Roca Neyra Renzo Jaime" w:date="2019-09-09T23:52:00Z">
          <w:pPr>
            <w:ind w:left="720"/>
          </w:pPr>
        </w:pPrChange>
      </w:pPr>
    </w:p>
    <w:p w14:paraId="35F59B63" w14:textId="77777777" w:rsidR="00C63487" w:rsidRPr="007629B1" w:rsidRDefault="00C63487">
      <w:pPr>
        <w:pStyle w:val="Prrafodelista"/>
        <w:numPr>
          <w:ilvl w:val="0"/>
          <w:numId w:val="24"/>
        </w:numPr>
        <w:spacing w:line="360" w:lineRule="auto"/>
        <w:jc w:val="both"/>
        <w:rPr>
          <w:lang w:val="en-US"/>
        </w:rPr>
        <w:pPrChange w:id="1012" w:author="Roca Neyra Renzo Jaime" w:date="2019-09-09T23:52:00Z">
          <w:pPr>
            <w:pStyle w:val="Prrafodelista"/>
            <w:numPr>
              <w:numId w:val="24"/>
            </w:numPr>
            <w:ind w:hanging="360"/>
          </w:pPr>
        </w:pPrChange>
      </w:pPr>
      <w:r w:rsidRPr="007629B1">
        <w:rPr>
          <w:rFonts w:ascii="Consolas" w:hAnsi="Consolas" w:cs="Consolas"/>
          <w:color w:val="0000FF"/>
          <w:sz w:val="19"/>
          <w:szCs w:val="19"/>
          <w:lang w:val="en-US"/>
        </w:rPr>
        <w:t>private</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void</w:t>
      </w:r>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ReadAllSamples</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70C0"/>
          <w:sz w:val="19"/>
          <w:szCs w:val="19"/>
          <w:lang w:val="en-US"/>
        </w:rPr>
        <w:t xml:space="preserve">Record </w:t>
      </w:r>
      <w:r w:rsidRPr="007629B1">
        <w:rPr>
          <w:rFonts w:ascii="Consolas" w:hAnsi="Consolas" w:cs="Consolas"/>
          <w:color w:val="000000"/>
          <w:sz w:val="19"/>
          <w:szCs w:val="19"/>
          <w:lang w:val="en-US"/>
        </w:rPr>
        <w:t>record)</w:t>
      </w:r>
    </w:p>
    <w:p w14:paraId="2A56FE35" w14:textId="77777777" w:rsidR="00AC0B8F" w:rsidRPr="008B56CA" w:rsidRDefault="19796FE2">
      <w:pPr>
        <w:pStyle w:val="Prrafodelista"/>
        <w:spacing w:line="360" w:lineRule="auto"/>
        <w:jc w:val="both"/>
        <w:pPrChange w:id="1013" w:author="Roca Neyra Renzo Jaime" w:date="2019-09-09T23:52:00Z">
          <w:pPr>
            <w:pStyle w:val="Prrafodelista"/>
          </w:pPr>
        </w:pPrChange>
      </w:pPr>
      <w:r>
        <w:lastRenderedPageBreak/>
        <w:t xml:space="preserve">Lee todos los registros de datos del fichero </w:t>
      </w:r>
      <w:proofErr w:type="spellStart"/>
      <w:r>
        <w:t>edf</w:t>
      </w:r>
      <w:proofErr w:type="spellEnd"/>
      <w:r>
        <w:t xml:space="preserve"> y guarda las muestras leídas en el registro </w:t>
      </w:r>
      <w:proofErr w:type="spellStart"/>
      <w:r>
        <w:t>record</w:t>
      </w:r>
      <w:proofErr w:type="spellEnd"/>
      <w:r>
        <w:t>, en cada señal correspondiente.</w:t>
      </w:r>
    </w:p>
    <w:p w14:paraId="6662F78A" w14:textId="77777777" w:rsidR="008B56CA" w:rsidRPr="008B56CA" w:rsidRDefault="008B56CA">
      <w:pPr>
        <w:spacing w:line="360" w:lineRule="auto"/>
        <w:jc w:val="both"/>
        <w:pPrChange w:id="1014" w:author="Roca Neyra Renzo Jaime" w:date="2019-09-09T23:52:00Z">
          <w:pPr/>
        </w:pPrChange>
      </w:pPr>
    </w:p>
    <w:p w14:paraId="7DBF637D" w14:textId="77777777" w:rsidR="008274E0" w:rsidRDefault="008274E0">
      <w:pPr>
        <w:pStyle w:val="Ttulo3"/>
        <w:spacing w:line="360" w:lineRule="auto"/>
        <w:jc w:val="both"/>
        <w:pPrChange w:id="1015" w:author="Roca Neyra Renzo Jaime" w:date="2019-09-09T23:52:00Z">
          <w:pPr>
            <w:pStyle w:val="Ttulo3"/>
          </w:pPr>
        </w:pPrChange>
      </w:pPr>
      <w:bookmarkStart w:id="1016" w:name="_Toc17721548"/>
      <w:r>
        <w:t xml:space="preserve">Clase </w:t>
      </w:r>
      <w:proofErr w:type="spellStart"/>
      <w:r>
        <w:t>ManagerWFDB</w:t>
      </w:r>
      <w:bookmarkEnd w:id="1016"/>
      <w:proofErr w:type="spellEnd"/>
    </w:p>
    <w:p w14:paraId="3258A401" w14:textId="77777777" w:rsidR="008B56CA" w:rsidRDefault="008274E0">
      <w:pPr>
        <w:spacing w:line="360" w:lineRule="auto"/>
        <w:jc w:val="both"/>
        <w:pPrChange w:id="1017" w:author="Roca Neyra Renzo Jaime" w:date="2019-09-09T23:52:00Z">
          <w:pPr/>
        </w:pPrChange>
      </w:pPr>
      <w:r>
        <w:t>Representa la interfaz entre el usuario y los registros de tipo WFDB.</w:t>
      </w:r>
      <w:r w:rsidR="000E2FAA">
        <w:t xml:space="preserve"> Las funciones principales de la librería WFDB, como leer fichero de cabecera, señales, anotaciones, etc.</w:t>
      </w:r>
    </w:p>
    <w:p w14:paraId="0D987BEE" w14:textId="77777777" w:rsidR="004F12B5" w:rsidRDefault="004F12B5">
      <w:pPr>
        <w:keepNext/>
        <w:spacing w:line="360" w:lineRule="auto"/>
        <w:ind w:left="2124"/>
        <w:jc w:val="both"/>
        <w:pPrChange w:id="1018" w:author="Roca Neyra Renzo Jaime" w:date="2019-09-09T23:52:00Z">
          <w:pPr>
            <w:keepNext/>
            <w:ind w:left="2124"/>
          </w:pPr>
        </w:pPrChange>
      </w:pPr>
      <w:r w:rsidRPr="00A9121B">
        <w:rPr>
          <w:noProof/>
          <w:lang w:eastAsia="es-ES"/>
        </w:rPr>
        <w:drawing>
          <wp:inline distT="0" distB="0" distL="0" distR="0" wp14:anchorId="1CD3E699" wp14:editId="08423668">
            <wp:extent cx="3228340" cy="26873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8340" cy="2687320"/>
                    </a:xfrm>
                    <a:prstGeom prst="rect">
                      <a:avLst/>
                    </a:prstGeom>
                    <a:noFill/>
                    <a:ln>
                      <a:noFill/>
                    </a:ln>
                  </pic:spPr>
                </pic:pic>
              </a:graphicData>
            </a:graphic>
          </wp:inline>
        </w:drawing>
      </w:r>
    </w:p>
    <w:p w14:paraId="2DD70A77" w14:textId="168EC991" w:rsidR="004F12B5" w:rsidRDefault="004F12B5">
      <w:pPr>
        <w:pStyle w:val="Descripcin"/>
        <w:spacing w:line="360" w:lineRule="auto"/>
        <w:ind w:left="2832" w:firstLine="708"/>
        <w:jc w:val="both"/>
        <w:pPrChange w:id="1019" w:author="Roca Neyra Renzo Jaime" w:date="2019-09-09T23:52:00Z">
          <w:pPr>
            <w:pStyle w:val="Descripcin"/>
            <w:ind w:left="2832" w:firstLine="708"/>
          </w:pPr>
        </w:pPrChange>
      </w:pPr>
      <w:bookmarkStart w:id="1020" w:name="_Toc17721576"/>
      <w:r>
        <w:t xml:space="preserve">Figura </w:t>
      </w:r>
      <w:ins w:id="1021" w:author="Roca Neyra Renzo Jaime" w:date="2019-09-04T20:49:00Z">
        <w:r w:rsidR="007613B9">
          <w:fldChar w:fldCharType="begin"/>
        </w:r>
        <w:r w:rsidR="007613B9">
          <w:instrText xml:space="preserve"> STYLEREF 1 \s </w:instrText>
        </w:r>
      </w:ins>
      <w:r w:rsidR="007613B9">
        <w:fldChar w:fldCharType="separate"/>
      </w:r>
      <w:r w:rsidR="007613B9">
        <w:rPr>
          <w:noProof/>
        </w:rPr>
        <w:t>3</w:t>
      </w:r>
      <w:ins w:id="1022" w:author="Roca Neyra Renzo Jaime" w:date="2019-09-04T20:49:00Z">
        <w:r w:rsidR="007613B9">
          <w:fldChar w:fldCharType="end"/>
        </w:r>
        <w:r w:rsidR="007613B9">
          <w:noBreakHyphen/>
        </w:r>
        <w:r w:rsidR="007613B9">
          <w:fldChar w:fldCharType="begin"/>
        </w:r>
        <w:r w:rsidR="007613B9">
          <w:instrText xml:space="preserve"> SEQ Figura \* ARABIC \s 1 </w:instrText>
        </w:r>
      </w:ins>
      <w:r w:rsidR="007613B9">
        <w:fldChar w:fldCharType="separate"/>
      </w:r>
      <w:ins w:id="1023" w:author="Roca Neyra Renzo Jaime" w:date="2019-09-04T20:49:00Z">
        <w:r w:rsidR="007613B9">
          <w:rPr>
            <w:noProof/>
          </w:rPr>
          <w:t>7</w:t>
        </w:r>
        <w:r w:rsidR="007613B9">
          <w:fldChar w:fldCharType="end"/>
        </w:r>
      </w:ins>
      <w:del w:id="1024" w:author="Roca Neyra Renzo Jaime" w:date="2019-09-04T20:48:00Z">
        <w:r w:rsidR="004D7AFA" w:rsidDel="007613B9">
          <w:rPr>
            <w:noProof/>
          </w:rPr>
          <w:fldChar w:fldCharType="begin"/>
        </w:r>
        <w:r w:rsidR="004D7AFA" w:rsidDel="007613B9">
          <w:rPr>
            <w:noProof/>
          </w:rPr>
          <w:delInstrText xml:space="preserve"> STYLEREF 1 \s </w:delInstrText>
        </w:r>
        <w:r w:rsidR="004D7AFA" w:rsidDel="007613B9">
          <w:rPr>
            <w:noProof/>
          </w:rPr>
          <w:fldChar w:fldCharType="separate"/>
        </w:r>
        <w:r w:rsidR="00955E0F" w:rsidDel="007613B9">
          <w:rPr>
            <w:noProof/>
          </w:rPr>
          <w:delText>3</w:delText>
        </w:r>
        <w:r w:rsidR="004D7AFA" w:rsidDel="007613B9">
          <w:rPr>
            <w:noProof/>
          </w:rPr>
          <w:fldChar w:fldCharType="end"/>
        </w:r>
        <w:r w:rsidDel="007613B9">
          <w:delText>.</w:delText>
        </w:r>
        <w:r w:rsidR="004D7AFA" w:rsidDel="007613B9">
          <w:rPr>
            <w:noProof/>
          </w:rPr>
          <w:fldChar w:fldCharType="begin"/>
        </w:r>
        <w:r w:rsidR="004D7AFA" w:rsidDel="007613B9">
          <w:rPr>
            <w:noProof/>
          </w:rPr>
          <w:delInstrText xml:space="preserve"> SEQ Figura \* ARABIC \s 1 </w:delInstrText>
        </w:r>
        <w:r w:rsidR="004D7AFA" w:rsidDel="007613B9">
          <w:rPr>
            <w:noProof/>
          </w:rPr>
          <w:fldChar w:fldCharType="separate"/>
        </w:r>
        <w:r w:rsidR="00955E0F" w:rsidDel="007613B9">
          <w:rPr>
            <w:noProof/>
          </w:rPr>
          <w:delText>7</w:delText>
        </w:r>
        <w:r w:rsidR="004D7AFA" w:rsidDel="007613B9">
          <w:rPr>
            <w:noProof/>
          </w:rPr>
          <w:fldChar w:fldCharType="end"/>
        </w:r>
      </w:del>
      <w:r>
        <w:t xml:space="preserve"> Clase </w:t>
      </w:r>
      <w:proofErr w:type="spellStart"/>
      <w:r>
        <w:t>ManagerWFDB</w:t>
      </w:r>
      <w:bookmarkEnd w:id="1020"/>
      <w:proofErr w:type="spellEnd"/>
    </w:p>
    <w:p w14:paraId="2DB94921" w14:textId="77777777" w:rsidR="006918FC" w:rsidRDefault="006918FC">
      <w:pPr>
        <w:pStyle w:val="Ttulo4"/>
        <w:spacing w:line="360" w:lineRule="auto"/>
        <w:jc w:val="both"/>
        <w:pPrChange w:id="1025" w:author="Roca Neyra Renzo Jaime" w:date="2019-09-09T23:52:00Z">
          <w:pPr>
            <w:pStyle w:val="Ttulo4"/>
          </w:pPr>
        </w:pPrChange>
      </w:pPr>
      <w:r w:rsidRPr="006918FC">
        <w:t>Propiedades</w:t>
      </w:r>
    </w:p>
    <w:p w14:paraId="38373EEC" w14:textId="77777777" w:rsidR="19796FE2" w:rsidRDefault="006B40CB">
      <w:pPr>
        <w:pStyle w:val="Prrafodelista"/>
        <w:numPr>
          <w:ilvl w:val="0"/>
          <w:numId w:val="1"/>
        </w:numPr>
        <w:spacing w:line="360" w:lineRule="auto"/>
        <w:jc w:val="both"/>
        <w:rPr>
          <w:color w:val="000000" w:themeColor="text1"/>
          <w:sz w:val="19"/>
          <w:szCs w:val="19"/>
        </w:rPr>
        <w:pPrChange w:id="1026" w:author="Roca Neyra Renzo Jaime" w:date="2019-09-09T23:52:00Z">
          <w:pPr>
            <w:pStyle w:val="Prrafodelista"/>
            <w:numPr>
              <w:numId w:val="1"/>
            </w:numPr>
            <w:ind w:hanging="360"/>
          </w:pPr>
        </w:pPrChange>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WfdbPath</w:t>
      </w:r>
      <w:proofErr w:type="spellEnd"/>
      <w:r w:rsidR="19796FE2">
        <w:br/>
      </w:r>
      <w:r w:rsidR="19796FE2" w:rsidRPr="006B40CB">
        <w:rPr>
          <w:rFonts w:cstheme="minorHAnsi"/>
          <w:color w:val="000000" w:themeColor="text1"/>
          <w:szCs w:val="19"/>
        </w:rPr>
        <w:t xml:space="preserve">Representa las rutas de las carpetas raíces donde se va a buscar los ficheros de los registros. </w:t>
      </w:r>
      <w:r>
        <w:rPr>
          <w:rFonts w:cstheme="minorHAnsi"/>
          <w:color w:val="000000" w:themeColor="text1"/>
          <w:szCs w:val="19"/>
        </w:rPr>
        <w:t>S</w:t>
      </w:r>
      <w:r w:rsidR="19796FE2" w:rsidRPr="006B40CB">
        <w:rPr>
          <w:rFonts w:cstheme="minorHAnsi"/>
          <w:color w:val="000000" w:themeColor="text1"/>
          <w:szCs w:val="19"/>
        </w:rPr>
        <w:t>i hay más de una ruta</w:t>
      </w:r>
      <w:r>
        <w:rPr>
          <w:rFonts w:cstheme="minorHAnsi"/>
          <w:color w:val="000000" w:themeColor="text1"/>
          <w:szCs w:val="19"/>
        </w:rPr>
        <w:t xml:space="preserve"> </w:t>
      </w:r>
      <w:r w:rsidRPr="006B40CB">
        <w:rPr>
          <w:rFonts w:cstheme="minorHAnsi"/>
          <w:color w:val="000000" w:themeColor="text1"/>
          <w:szCs w:val="19"/>
        </w:rPr>
        <w:t>deben estar separadas con ‘;’</w:t>
      </w:r>
      <w:r w:rsidR="19796FE2" w:rsidRPr="006B40CB">
        <w:rPr>
          <w:rFonts w:cstheme="minorHAnsi"/>
          <w:color w:val="000000" w:themeColor="text1"/>
          <w:szCs w:val="19"/>
        </w:rPr>
        <w:t>.</w:t>
      </w:r>
      <w:r w:rsidR="19796FE2" w:rsidRPr="006B40CB">
        <w:rPr>
          <w:rFonts w:cstheme="minorHAnsi"/>
          <w:sz w:val="28"/>
        </w:rPr>
        <w:br/>
      </w:r>
      <w:r w:rsidR="19796FE2" w:rsidRPr="006B40CB">
        <w:rPr>
          <w:rFonts w:cstheme="minorHAnsi"/>
          <w:color w:val="000000" w:themeColor="text1"/>
          <w:szCs w:val="19"/>
        </w:rPr>
        <w:t>Se utiliza para saber en qué carpetas buscar los registros, y así evitar tener que pasarle la ruta absoluta de los registros.</w:t>
      </w:r>
      <w:r w:rsidR="19796FE2" w:rsidRPr="006B40CB">
        <w:rPr>
          <w:rFonts w:cstheme="minorHAnsi"/>
          <w:sz w:val="28"/>
        </w:rPr>
        <w:br/>
      </w:r>
      <w:r w:rsidR="19796FE2" w:rsidRPr="006B40CB">
        <w:rPr>
          <w:rFonts w:cstheme="minorHAnsi"/>
          <w:color w:val="000000" w:themeColor="text1"/>
          <w:szCs w:val="19"/>
        </w:rPr>
        <w:t>Por defecto tiene el valor de la variable de entorno WFDB.</w:t>
      </w:r>
    </w:p>
    <w:p w14:paraId="3A75A599" w14:textId="77777777" w:rsidR="006918FC" w:rsidRDefault="19796FE2">
      <w:pPr>
        <w:pStyle w:val="Ttulo4"/>
        <w:spacing w:line="360" w:lineRule="auto"/>
        <w:jc w:val="both"/>
        <w:pPrChange w:id="1027" w:author="Roca Neyra Renzo Jaime" w:date="2019-09-09T23:52:00Z">
          <w:pPr>
            <w:pStyle w:val="Ttulo4"/>
          </w:pPr>
        </w:pPrChange>
      </w:pPr>
      <w:r>
        <w:t>Métodos</w:t>
      </w:r>
    </w:p>
    <w:p w14:paraId="4E5EAB75" w14:textId="77777777" w:rsidR="006B40CB" w:rsidRPr="007629B1" w:rsidRDefault="006B40CB">
      <w:pPr>
        <w:pStyle w:val="Prrafodelista"/>
        <w:numPr>
          <w:ilvl w:val="0"/>
          <w:numId w:val="24"/>
        </w:numPr>
        <w:spacing w:line="360" w:lineRule="auto"/>
        <w:jc w:val="both"/>
        <w:rPr>
          <w:rFonts w:ascii="Consolas" w:hAnsi="Consolas" w:cs="Consolas"/>
          <w:color w:val="000000" w:themeColor="text1"/>
          <w:sz w:val="19"/>
          <w:szCs w:val="19"/>
          <w:lang w:val="en-US"/>
        </w:rPr>
        <w:pPrChange w:id="1028" w:author="Roca Neyra Renzo Jaime" w:date="2019-09-09T23:52:00Z">
          <w:pPr>
            <w:pStyle w:val="Prrafodelista"/>
            <w:numPr>
              <w:numId w:val="24"/>
            </w:numPr>
            <w:ind w:hanging="360"/>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static</w:t>
      </w:r>
      <w:r w:rsidRPr="007629B1">
        <w:rPr>
          <w:rFonts w:ascii="Consolas" w:hAnsi="Consolas" w:cs="Consolas"/>
          <w:color w:val="000000"/>
          <w:sz w:val="19"/>
          <w:szCs w:val="19"/>
          <w:lang w:val="en-US"/>
        </w:rPr>
        <w:t xml:space="preserve"> </w:t>
      </w:r>
      <w:r w:rsidRPr="007629B1">
        <w:rPr>
          <w:rFonts w:ascii="Consolas" w:hAnsi="Consolas" w:cs="Consolas"/>
          <w:color w:val="2E74B5" w:themeColor="accent5" w:themeShade="BF"/>
          <w:sz w:val="19"/>
          <w:szCs w:val="19"/>
          <w:lang w:val="en-US"/>
        </w:rPr>
        <w:t xml:space="preserve">Stream </w:t>
      </w:r>
      <w:proofErr w:type="spellStart"/>
      <w:r w:rsidRPr="007629B1">
        <w:rPr>
          <w:rFonts w:ascii="Consolas" w:hAnsi="Consolas" w:cs="Consolas"/>
          <w:color w:val="000000"/>
          <w:sz w:val="19"/>
          <w:szCs w:val="19"/>
          <w:lang w:val="en-US"/>
        </w:rPr>
        <w:t>Wfdb_</w:t>
      </w:r>
      <w:proofErr w:type="gramStart"/>
      <w:r w:rsidRPr="007629B1">
        <w:rPr>
          <w:rFonts w:ascii="Consolas" w:hAnsi="Consolas" w:cs="Consolas"/>
          <w:color w:val="000000"/>
          <w:sz w:val="19"/>
          <w:szCs w:val="19"/>
          <w:lang w:val="en-US"/>
        </w:rPr>
        <w:t>Open</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recordName</w:t>
      </w:r>
      <w:proofErr w:type="spellEnd"/>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type, </w:t>
      </w:r>
      <w:r w:rsidRPr="007629B1">
        <w:rPr>
          <w:rFonts w:ascii="Consolas" w:hAnsi="Consolas" w:cs="Consolas"/>
          <w:color w:val="2E74B5" w:themeColor="accent5" w:themeShade="BF"/>
          <w:sz w:val="19"/>
          <w:szCs w:val="19"/>
          <w:lang w:val="en-US"/>
        </w:rPr>
        <w:t xml:space="preserve">Stat </w:t>
      </w:r>
      <w:r w:rsidRPr="007629B1">
        <w:rPr>
          <w:rFonts w:ascii="Consolas" w:hAnsi="Consolas" w:cs="Consolas"/>
          <w:color w:val="000000"/>
          <w:sz w:val="19"/>
          <w:szCs w:val="19"/>
          <w:lang w:val="en-US"/>
        </w:rPr>
        <w:t>mode)</w:t>
      </w:r>
    </w:p>
    <w:p w14:paraId="20E48F48" w14:textId="77777777" w:rsidR="19796FE2" w:rsidRPr="006B40CB" w:rsidRDefault="19796FE2">
      <w:pPr>
        <w:pStyle w:val="Prrafodelista"/>
        <w:spacing w:line="360" w:lineRule="auto"/>
        <w:jc w:val="both"/>
        <w:rPr>
          <w:rFonts w:cstheme="minorHAnsi"/>
          <w:color w:val="000000" w:themeColor="text1"/>
          <w:szCs w:val="19"/>
        </w:rPr>
        <w:pPrChange w:id="1029" w:author="Roca Neyra Renzo Jaime" w:date="2019-09-09T23:52:00Z">
          <w:pPr>
            <w:pStyle w:val="Prrafodelista"/>
          </w:pPr>
        </w:pPrChange>
      </w:pPr>
      <w:r w:rsidRPr="006B40CB">
        <w:rPr>
          <w:rFonts w:cstheme="minorHAnsi"/>
          <w:color w:val="000000" w:themeColor="text1"/>
          <w:szCs w:val="19"/>
        </w:rPr>
        <w:t xml:space="preserve">Busca un fichero de un tipo determinado (extensión del fichero) en las carpetas especificada en la propiedad </w:t>
      </w:r>
      <w:proofErr w:type="spellStart"/>
      <w:r w:rsidRPr="006B40CB">
        <w:rPr>
          <w:rFonts w:cstheme="minorHAnsi"/>
          <w:color w:val="000000" w:themeColor="text1"/>
          <w:szCs w:val="19"/>
        </w:rPr>
        <w:t>WfdbPath</w:t>
      </w:r>
      <w:proofErr w:type="spellEnd"/>
      <w:r w:rsidRPr="006B40CB">
        <w:rPr>
          <w:rFonts w:cstheme="minorHAnsi"/>
          <w:color w:val="000000" w:themeColor="text1"/>
          <w:szCs w:val="19"/>
        </w:rPr>
        <w:t xml:space="preserve">. Si encuentra el fichero, lo abre el fichero en el modo que indica el parámetro </w:t>
      </w:r>
      <w:proofErr w:type="spellStart"/>
      <w:r w:rsidRPr="006B40CB">
        <w:rPr>
          <w:rFonts w:cstheme="minorHAnsi"/>
          <w:i/>
          <w:iCs/>
          <w:color w:val="000000" w:themeColor="text1"/>
          <w:szCs w:val="19"/>
        </w:rPr>
        <w:t>mode</w:t>
      </w:r>
      <w:proofErr w:type="spellEnd"/>
      <w:r w:rsidRPr="006B40CB">
        <w:rPr>
          <w:rFonts w:cstheme="minorHAnsi"/>
          <w:color w:val="000000" w:themeColor="text1"/>
          <w:szCs w:val="19"/>
        </w:rPr>
        <w:t xml:space="preserve">. Devolviendo un objeto de tipo </w:t>
      </w:r>
      <w:proofErr w:type="spellStart"/>
      <w:r w:rsidRPr="006B40CB">
        <w:rPr>
          <w:rFonts w:cstheme="minorHAnsi"/>
          <w:i/>
          <w:iCs/>
          <w:color w:val="000000" w:themeColor="text1"/>
          <w:szCs w:val="19"/>
        </w:rPr>
        <w:t>Stream</w:t>
      </w:r>
      <w:proofErr w:type="spellEnd"/>
      <w:r w:rsidRPr="006B40CB">
        <w:rPr>
          <w:rFonts w:cstheme="minorHAnsi"/>
          <w:color w:val="000000" w:themeColor="text1"/>
          <w:szCs w:val="19"/>
        </w:rPr>
        <w:t>.</w:t>
      </w:r>
      <w:r w:rsidR="007757DF">
        <w:rPr>
          <w:rFonts w:cstheme="minorHAnsi"/>
          <w:color w:val="000000" w:themeColor="text1"/>
          <w:szCs w:val="19"/>
        </w:rPr>
        <w:br/>
      </w:r>
    </w:p>
    <w:p w14:paraId="7B598695" w14:textId="77777777" w:rsidR="19796FE2" w:rsidRPr="006B40CB" w:rsidRDefault="006B40CB">
      <w:pPr>
        <w:pStyle w:val="Prrafodelista"/>
        <w:numPr>
          <w:ilvl w:val="0"/>
          <w:numId w:val="24"/>
        </w:numPr>
        <w:spacing w:line="360" w:lineRule="auto"/>
        <w:ind w:left="708"/>
        <w:jc w:val="both"/>
        <w:rPr>
          <w:rFonts w:eastAsia="Courier New" w:cstheme="minorHAnsi"/>
          <w:color w:val="000000" w:themeColor="text1"/>
          <w:szCs w:val="20"/>
        </w:rPr>
        <w:pPrChange w:id="1030" w:author="Roca Neyra Renzo Jaime" w:date="2019-09-09T23:52:00Z">
          <w:pPr>
            <w:pStyle w:val="Prrafodelista"/>
            <w:numPr>
              <w:numId w:val="24"/>
            </w:numPr>
            <w:ind w:left="708" w:hanging="360"/>
          </w:pPr>
        </w:pPrChange>
      </w:pPr>
      <w:proofErr w:type="spellStart"/>
      <w:r w:rsidRPr="006B40CB">
        <w:rPr>
          <w:rFonts w:ascii="Consolas" w:hAnsi="Consolas" w:cs="Consolas"/>
          <w:color w:val="0000FF"/>
          <w:sz w:val="19"/>
          <w:szCs w:val="19"/>
        </w:rPr>
        <w:t>public</w:t>
      </w:r>
      <w:proofErr w:type="spellEnd"/>
      <w:r w:rsidRPr="006B40CB">
        <w:rPr>
          <w:rFonts w:ascii="Consolas" w:hAnsi="Consolas" w:cs="Consolas"/>
          <w:color w:val="000000"/>
          <w:sz w:val="19"/>
          <w:szCs w:val="19"/>
        </w:rPr>
        <w:t xml:space="preserve"> </w:t>
      </w:r>
      <w:proofErr w:type="spellStart"/>
      <w:r w:rsidRPr="006B40CB">
        <w:rPr>
          <w:rFonts w:ascii="Consolas" w:hAnsi="Consolas" w:cs="Consolas"/>
          <w:color w:val="0000FF"/>
          <w:sz w:val="19"/>
          <w:szCs w:val="19"/>
        </w:rPr>
        <w:t>static</w:t>
      </w:r>
      <w:proofErr w:type="spellEnd"/>
      <w:r w:rsidRPr="006B40CB">
        <w:rPr>
          <w:rFonts w:ascii="Consolas" w:hAnsi="Consolas" w:cs="Consolas"/>
          <w:color w:val="000000"/>
          <w:sz w:val="19"/>
          <w:szCs w:val="19"/>
        </w:rPr>
        <w:t xml:space="preserve"> </w:t>
      </w:r>
      <w:r w:rsidRPr="00607C2C">
        <w:rPr>
          <w:rFonts w:ascii="Consolas" w:hAnsi="Consolas" w:cs="Consolas"/>
          <w:color w:val="2E74B5" w:themeColor="accent5" w:themeShade="BF"/>
          <w:sz w:val="19"/>
          <w:szCs w:val="19"/>
        </w:rPr>
        <w:t xml:space="preserve">Record </w:t>
      </w:r>
      <w:proofErr w:type="spellStart"/>
      <w:r w:rsidRPr="006B40CB">
        <w:rPr>
          <w:rFonts w:ascii="Consolas" w:hAnsi="Consolas" w:cs="Consolas"/>
          <w:color w:val="000000"/>
          <w:sz w:val="19"/>
          <w:szCs w:val="19"/>
        </w:rPr>
        <w:t>ReadHeader</w:t>
      </w:r>
      <w:proofErr w:type="spellEnd"/>
      <w:r w:rsidRPr="006B40CB">
        <w:rPr>
          <w:rFonts w:ascii="Consolas" w:hAnsi="Consolas" w:cs="Consolas"/>
          <w:color w:val="000000"/>
          <w:sz w:val="19"/>
          <w:szCs w:val="19"/>
        </w:rPr>
        <w:t>(</w:t>
      </w:r>
      <w:proofErr w:type="spellStart"/>
      <w:r w:rsidRPr="006B40CB">
        <w:rPr>
          <w:rFonts w:ascii="Consolas" w:hAnsi="Consolas" w:cs="Consolas"/>
          <w:color w:val="0000FF"/>
          <w:sz w:val="19"/>
          <w:szCs w:val="19"/>
        </w:rPr>
        <w:t>string</w:t>
      </w:r>
      <w:proofErr w:type="spellEnd"/>
      <w:r w:rsidRPr="006B40CB">
        <w:rPr>
          <w:rFonts w:ascii="Consolas" w:hAnsi="Consolas" w:cs="Consolas"/>
          <w:color w:val="000000"/>
          <w:sz w:val="19"/>
          <w:szCs w:val="19"/>
        </w:rPr>
        <w:t xml:space="preserve"> </w:t>
      </w:r>
      <w:proofErr w:type="spellStart"/>
      <w:r w:rsidRPr="006B40CB">
        <w:rPr>
          <w:rFonts w:ascii="Consolas" w:hAnsi="Consolas" w:cs="Consolas"/>
          <w:color w:val="000000"/>
          <w:sz w:val="19"/>
          <w:szCs w:val="19"/>
        </w:rPr>
        <w:t>recordName</w:t>
      </w:r>
      <w:proofErr w:type="spellEnd"/>
      <w:r w:rsidRPr="006B40CB">
        <w:rPr>
          <w:rFonts w:ascii="Consolas" w:hAnsi="Consolas" w:cs="Consolas"/>
          <w:color w:val="000000"/>
          <w:sz w:val="19"/>
          <w:szCs w:val="19"/>
        </w:rPr>
        <w:t xml:space="preserve">, </w:t>
      </w:r>
      <w:proofErr w:type="spellStart"/>
      <w:r w:rsidRPr="006B40CB">
        <w:rPr>
          <w:rFonts w:ascii="Consolas" w:hAnsi="Consolas" w:cs="Consolas"/>
          <w:color w:val="0000FF"/>
          <w:sz w:val="19"/>
          <w:szCs w:val="19"/>
        </w:rPr>
        <w:t>bool</w:t>
      </w:r>
      <w:proofErr w:type="spellEnd"/>
      <w:r w:rsidRPr="006B40CB">
        <w:rPr>
          <w:rFonts w:ascii="Consolas" w:hAnsi="Consolas" w:cs="Consolas"/>
          <w:color w:val="000000"/>
          <w:sz w:val="19"/>
          <w:szCs w:val="19"/>
        </w:rPr>
        <w:t xml:space="preserve"> </w:t>
      </w:r>
      <w:proofErr w:type="spellStart"/>
      <w:r w:rsidRPr="006B40CB">
        <w:rPr>
          <w:rFonts w:ascii="Consolas" w:hAnsi="Consolas" w:cs="Consolas"/>
          <w:color w:val="000000"/>
          <w:sz w:val="19"/>
          <w:szCs w:val="19"/>
        </w:rPr>
        <w:t>isEDF</w:t>
      </w:r>
      <w:proofErr w:type="spellEnd"/>
      <w:r w:rsidRPr="006B40CB">
        <w:rPr>
          <w:rFonts w:ascii="Consolas" w:hAnsi="Consolas" w:cs="Consolas"/>
          <w:color w:val="000000"/>
          <w:sz w:val="19"/>
          <w:szCs w:val="19"/>
        </w:rPr>
        <w:t xml:space="preserve"> = </w:t>
      </w:r>
      <w:r w:rsidRPr="006B40CB">
        <w:rPr>
          <w:rFonts w:ascii="Consolas" w:hAnsi="Consolas" w:cs="Consolas"/>
          <w:color w:val="0000FF"/>
          <w:sz w:val="19"/>
          <w:szCs w:val="19"/>
        </w:rPr>
        <w:t>false</w:t>
      </w:r>
      <w:r w:rsidRPr="006B40CB">
        <w:rPr>
          <w:rFonts w:ascii="Consolas" w:hAnsi="Consolas" w:cs="Consolas"/>
          <w:color w:val="000000"/>
          <w:sz w:val="19"/>
          <w:szCs w:val="19"/>
        </w:rPr>
        <w:t>)</w:t>
      </w:r>
      <w:r>
        <w:rPr>
          <w:rFonts w:ascii="Consolas" w:hAnsi="Consolas" w:cs="Consolas"/>
          <w:color w:val="000000"/>
          <w:sz w:val="19"/>
          <w:szCs w:val="19"/>
        </w:rPr>
        <w:br/>
      </w:r>
      <w:r w:rsidR="19796FE2" w:rsidRPr="006B40CB">
        <w:rPr>
          <w:rFonts w:eastAsia="Courier New" w:cstheme="minorHAnsi"/>
          <w:color w:val="000000" w:themeColor="text1"/>
          <w:szCs w:val="20"/>
        </w:rPr>
        <w:t xml:space="preserve">Busca y lee el fichero de cabecera dado el nombre del registro y el tipo de registro (EDF </w:t>
      </w:r>
      <w:r w:rsidR="19796FE2" w:rsidRPr="006B40CB">
        <w:rPr>
          <w:rFonts w:eastAsia="Courier New" w:cstheme="minorHAnsi"/>
          <w:color w:val="000000" w:themeColor="text1"/>
          <w:szCs w:val="20"/>
        </w:rPr>
        <w:lastRenderedPageBreak/>
        <w:t xml:space="preserve">o HEA). Devuelve un objetivo de tipo </w:t>
      </w:r>
      <w:r w:rsidR="19796FE2" w:rsidRPr="006B40CB">
        <w:rPr>
          <w:rFonts w:eastAsia="Courier New" w:cstheme="minorHAnsi"/>
          <w:i/>
          <w:iCs/>
          <w:color w:val="000000" w:themeColor="text1"/>
          <w:szCs w:val="20"/>
        </w:rPr>
        <w:t>Record</w:t>
      </w:r>
      <w:r w:rsidR="19796FE2" w:rsidRPr="006B40CB">
        <w:rPr>
          <w:rFonts w:eastAsia="Courier New" w:cstheme="minorHAnsi"/>
          <w:color w:val="000000" w:themeColor="text1"/>
          <w:szCs w:val="20"/>
        </w:rPr>
        <w:t>, con la información del registro y señales rellenadas.</w:t>
      </w:r>
      <w:r w:rsidR="007757DF">
        <w:rPr>
          <w:rFonts w:eastAsia="Courier New" w:cstheme="minorHAnsi"/>
          <w:color w:val="000000" w:themeColor="text1"/>
          <w:szCs w:val="20"/>
        </w:rPr>
        <w:br/>
      </w:r>
    </w:p>
    <w:p w14:paraId="348D02A2" w14:textId="77777777" w:rsidR="19796FE2" w:rsidRPr="00627AAE" w:rsidRDefault="007757DF">
      <w:pPr>
        <w:pStyle w:val="Prrafodelista"/>
        <w:numPr>
          <w:ilvl w:val="0"/>
          <w:numId w:val="24"/>
        </w:numPr>
        <w:spacing w:line="360" w:lineRule="auto"/>
        <w:jc w:val="both"/>
        <w:rPr>
          <w:bCs/>
          <w:color w:val="000000" w:themeColor="text1"/>
          <w:sz w:val="20"/>
          <w:szCs w:val="20"/>
        </w:rPr>
        <w:pPrChange w:id="1031" w:author="Roca Neyra Renzo Jaime" w:date="2019-09-09T23:52:00Z">
          <w:pPr>
            <w:pStyle w:val="Prrafodelista"/>
            <w:numPr>
              <w:numId w:val="24"/>
            </w:numPr>
            <w:ind w:hanging="360"/>
          </w:pPr>
        </w:pPrChange>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r w:rsidRPr="00607C2C">
        <w:rPr>
          <w:rFonts w:ascii="Consolas" w:hAnsi="Consolas" w:cs="Consolas"/>
          <w:color w:val="2E74B5" w:themeColor="accent5" w:themeShade="BF"/>
          <w:sz w:val="19"/>
          <w:szCs w:val="19"/>
        </w:rPr>
        <w:t xml:space="preserve">Record </w:t>
      </w:r>
      <w:proofErr w:type="spellStart"/>
      <w:r>
        <w:rPr>
          <w:rFonts w:ascii="Consolas" w:hAnsi="Consolas" w:cs="Consolas"/>
          <w:color w:val="000000"/>
          <w:sz w:val="19"/>
          <w:szCs w:val="19"/>
        </w:rPr>
        <w:t>ReadSignals</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recordName</w:t>
      </w:r>
      <w:proofErr w:type="spellEnd"/>
      <w:r>
        <w:rPr>
          <w:rFonts w:ascii="Consolas" w:hAnsi="Consolas" w:cs="Consolas"/>
          <w:color w:val="000000"/>
          <w:sz w:val="19"/>
          <w:szCs w:val="19"/>
        </w:rPr>
        <w:t>)</w:t>
      </w:r>
      <w:r>
        <w:rPr>
          <w:rFonts w:ascii="Consolas" w:hAnsi="Consolas" w:cs="Consolas"/>
          <w:color w:val="000000"/>
          <w:sz w:val="19"/>
          <w:szCs w:val="19"/>
        </w:rPr>
        <w:br/>
      </w:r>
      <w:r w:rsidRPr="00B1111A">
        <w:rPr>
          <w:rFonts w:cstheme="minorHAnsi"/>
          <w:color w:val="000000"/>
          <w:szCs w:val="19"/>
        </w:rPr>
        <w:t>Buscará y lee los ficheros de señales</w:t>
      </w:r>
      <w:r w:rsidR="00702F03">
        <w:rPr>
          <w:rFonts w:cstheme="minorHAnsi"/>
          <w:color w:val="000000"/>
          <w:szCs w:val="19"/>
        </w:rPr>
        <w:t xml:space="preserve"> o datos</w:t>
      </w:r>
      <w:r w:rsidRPr="00B1111A">
        <w:rPr>
          <w:rFonts w:cstheme="minorHAnsi"/>
          <w:color w:val="000000"/>
          <w:szCs w:val="19"/>
        </w:rPr>
        <w:t xml:space="preserve"> especificado en el fichero de cabecera. Devuelve un objetivo de tipo Record, con la información de los registros, señales y muestras leídas.</w:t>
      </w:r>
    </w:p>
    <w:p w14:paraId="20AAC81C" w14:textId="77777777" w:rsidR="00627AAE" w:rsidRPr="00702F03" w:rsidRDefault="00F32DF6">
      <w:pPr>
        <w:pStyle w:val="Prrafodelista"/>
        <w:spacing w:line="360" w:lineRule="auto"/>
        <w:jc w:val="both"/>
        <w:rPr>
          <w:bCs/>
          <w:color w:val="000000" w:themeColor="text1"/>
          <w:sz w:val="20"/>
          <w:szCs w:val="20"/>
        </w:rPr>
        <w:pPrChange w:id="1032" w:author="Roca Neyra Renzo Jaime" w:date="2019-09-09T23:52:00Z">
          <w:pPr>
            <w:pStyle w:val="Prrafodelista"/>
          </w:pPr>
        </w:pPrChange>
      </w:pPr>
      <w:r>
        <w:rPr>
          <w:bCs/>
          <w:color w:val="000000" w:themeColor="text1"/>
          <w:sz w:val="20"/>
          <w:szCs w:val="20"/>
        </w:rPr>
        <w:br/>
      </w:r>
    </w:p>
    <w:p w14:paraId="52CBAA0B" w14:textId="77777777" w:rsidR="00F32DF6" w:rsidRPr="007629B1" w:rsidRDefault="00F32DF6">
      <w:pPr>
        <w:pStyle w:val="Prrafodelista"/>
        <w:numPr>
          <w:ilvl w:val="0"/>
          <w:numId w:val="24"/>
        </w:numPr>
        <w:spacing w:line="360" w:lineRule="auto"/>
        <w:jc w:val="both"/>
        <w:rPr>
          <w:bCs/>
          <w:color w:val="000000" w:themeColor="text1"/>
          <w:sz w:val="20"/>
          <w:szCs w:val="20"/>
          <w:lang w:val="en-US"/>
        </w:rPr>
        <w:pPrChange w:id="1033" w:author="Roca Neyra Renzo Jaime" w:date="2019-09-09T23:52:00Z">
          <w:pPr>
            <w:pStyle w:val="Prrafodelista"/>
            <w:numPr>
              <w:numId w:val="24"/>
            </w:numPr>
            <w:ind w:hanging="360"/>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static</w:t>
      </w:r>
      <w:r w:rsidRPr="007629B1">
        <w:rPr>
          <w:rFonts w:ascii="Consolas" w:hAnsi="Consolas" w:cs="Consolas"/>
          <w:color w:val="000000"/>
          <w:sz w:val="19"/>
          <w:szCs w:val="19"/>
          <w:lang w:val="en-US"/>
        </w:rPr>
        <w:t xml:space="preserve"> </w:t>
      </w:r>
      <w:r w:rsidRPr="007629B1">
        <w:rPr>
          <w:rFonts w:ascii="Consolas" w:hAnsi="Consolas" w:cs="Consolas"/>
          <w:color w:val="2E74B5" w:themeColor="accent5" w:themeShade="BF"/>
          <w:sz w:val="19"/>
          <w:szCs w:val="19"/>
          <w:lang w:val="en-US"/>
        </w:rPr>
        <w:t xml:space="preserve">Record </w:t>
      </w:r>
      <w:proofErr w:type="spellStart"/>
      <w:proofErr w:type="gramStart"/>
      <w:r w:rsidRPr="007629B1">
        <w:rPr>
          <w:rFonts w:ascii="Consolas" w:hAnsi="Consolas" w:cs="Consolas"/>
          <w:color w:val="000000"/>
          <w:sz w:val="19"/>
          <w:szCs w:val="19"/>
          <w:lang w:val="en-US"/>
        </w:rPr>
        <w:t>ReadEDF</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recordName</w:t>
      </w:r>
      <w:proofErr w:type="spellEnd"/>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bool</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readSignals</w:t>
      </w:r>
      <w:proofErr w:type="spellEnd"/>
      <w:r w:rsidRPr="007629B1">
        <w:rPr>
          <w:rFonts w:ascii="Consolas" w:hAnsi="Consolas" w:cs="Consolas"/>
          <w:color w:val="000000"/>
          <w:sz w:val="19"/>
          <w:szCs w:val="19"/>
          <w:lang w:val="en-US"/>
        </w:rPr>
        <w:t>=</w:t>
      </w:r>
      <w:r w:rsidRPr="007629B1">
        <w:rPr>
          <w:rFonts w:ascii="Consolas" w:hAnsi="Consolas" w:cs="Consolas"/>
          <w:color w:val="0000FF"/>
          <w:sz w:val="19"/>
          <w:szCs w:val="19"/>
          <w:lang w:val="en-US"/>
        </w:rPr>
        <w:t>true</w:t>
      </w:r>
      <w:r w:rsidRPr="007629B1">
        <w:rPr>
          <w:rFonts w:ascii="Consolas" w:hAnsi="Consolas" w:cs="Consolas"/>
          <w:color w:val="000000"/>
          <w:sz w:val="19"/>
          <w:szCs w:val="19"/>
          <w:lang w:val="en-US"/>
        </w:rPr>
        <w:t>)</w:t>
      </w:r>
    </w:p>
    <w:p w14:paraId="6A4759F6" w14:textId="77777777" w:rsidR="007465B6" w:rsidRDefault="00F32DF6">
      <w:pPr>
        <w:pStyle w:val="Prrafodelista"/>
        <w:spacing w:line="360" w:lineRule="auto"/>
        <w:jc w:val="both"/>
        <w:rPr>
          <w:bCs/>
          <w:color w:val="000000" w:themeColor="text1"/>
          <w:szCs w:val="20"/>
        </w:rPr>
        <w:pPrChange w:id="1034" w:author="Roca Neyra Renzo Jaime" w:date="2019-09-09T23:52:00Z">
          <w:pPr>
            <w:pStyle w:val="Prrafodelista"/>
          </w:pPr>
        </w:pPrChange>
      </w:pPr>
      <w:r>
        <w:rPr>
          <w:bCs/>
          <w:color w:val="000000" w:themeColor="text1"/>
          <w:szCs w:val="20"/>
        </w:rPr>
        <w:t>Lee</w:t>
      </w:r>
      <w:r w:rsidR="007465B6">
        <w:rPr>
          <w:bCs/>
          <w:color w:val="000000" w:themeColor="text1"/>
          <w:szCs w:val="20"/>
        </w:rPr>
        <w:t xml:space="preserve"> un registro</w:t>
      </w:r>
      <w:r>
        <w:rPr>
          <w:bCs/>
          <w:color w:val="000000" w:themeColor="text1"/>
          <w:szCs w:val="20"/>
        </w:rPr>
        <w:t xml:space="preserve"> de tipo EDF, es decir lee el registro de encabezado y, por defecto, los registros de datos del fichero EDF. Devuelve un objetivo de tipo </w:t>
      </w:r>
      <w:proofErr w:type="gramStart"/>
      <w:r w:rsidRPr="00F32DF6">
        <w:rPr>
          <w:bCs/>
          <w:i/>
          <w:color w:val="000000" w:themeColor="text1"/>
          <w:szCs w:val="20"/>
        </w:rPr>
        <w:t>Record</w:t>
      </w:r>
      <w:r>
        <w:rPr>
          <w:bCs/>
          <w:color w:val="000000" w:themeColor="text1"/>
          <w:szCs w:val="20"/>
        </w:rPr>
        <w:t xml:space="preserve">  con</w:t>
      </w:r>
      <w:proofErr w:type="gramEnd"/>
      <w:r>
        <w:rPr>
          <w:bCs/>
          <w:color w:val="000000" w:themeColor="text1"/>
          <w:szCs w:val="20"/>
        </w:rPr>
        <w:t xml:space="preserve"> toda la información del registro, señales y sus muestras. </w:t>
      </w:r>
      <w:r w:rsidR="007465B6">
        <w:rPr>
          <w:bCs/>
          <w:color w:val="000000" w:themeColor="text1"/>
          <w:szCs w:val="20"/>
        </w:rPr>
        <w:br/>
      </w:r>
    </w:p>
    <w:p w14:paraId="4E5316C5" w14:textId="77777777" w:rsidR="007465B6" w:rsidRPr="007629B1" w:rsidRDefault="007465B6">
      <w:pPr>
        <w:pStyle w:val="Prrafodelista"/>
        <w:numPr>
          <w:ilvl w:val="0"/>
          <w:numId w:val="24"/>
        </w:numPr>
        <w:spacing w:line="360" w:lineRule="auto"/>
        <w:jc w:val="both"/>
        <w:rPr>
          <w:bCs/>
          <w:color w:val="000000" w:themeColor="text1"/>
          <w:szCs w:val="20"/>
          <w:lang w:val="en-US"/>
        </w:rPr>
        <w:pPrChange w:id="1035" w:author="Roca Neyra Renzo Jaime" w:date="2019-09-09T23:52:00Z">
          <w:pPr>
            <w:pStyle w:val="Prrafodelista"/>
            <w:numPr>
              <w:numId w:val="24"/>
            </w:numPr>
            <w:ind w:hanging="360"/>
          </w:pPr>
        </w:pPrChange>
      </w:pP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static</w:t>
      </w:r>
      <w:r w:rsidRPr="007629B1">
        <w:rPr>
          <w:rFonts w:ascii="Consolas" w:hAnsi="Consolas" w:cs="Consolas"/>
          <w:color w:val="000000"/>
          <w:sz w:val="19"/>
          <w:szCs w:val="19"/>
          <w:lang w:val="en-US"/>
        </w:rPr>
        <w:t xml:space="preserve"> </w:t>
      </w:r>
      <w:r w:rsidRPr="007629B1">
        <w:rPr>
          <w:rFonts w:ascii="Consolas" w:hAnsi="Consolas" w:cs="Consolas"/>
          <w:color w:val="2E74B5" w:themeColor="accent5" w:themeShade="BF"/>
          <w:sz w:val="19"/>
          <w:szCs w:val="19"/>
          <w:lang w:val="en-US"/>
        </w:rPr>
        <w:t xml:space="preserve">Annotator </w:t>
      </w:r>
      <w:proofErr w:type="spellStart"/>
      <w:proofErr w:type="gramStart"/>
      <w:r w:rsidRPr="007629B1">
        <w:rPr>
          <w:rFonts w:ascii="Consolas" w:hAnsi="Consolas" w:cs="Consolas"/>
          <w:color w:val="000000"/>
          <w:sz w:val="19"/>
          <w:szCs w:val="19"/>
          <w:lang w:val="en-US"/>
        </w:rPr>
        <w:t>ReadAnnotator</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recordName,</w:t>
      </w:r>
      <w:r w:rsidRPr="007629B1">
        <w:rPr>
          <w:rFonts w:ascii="Consolas" w:hAnsi="Consolas" w:cs="Consolas"/>
          <w:color w:val="0000FF"/>
          <w:sz w:val="19"/>
          <w:szCs w:val="19"/>
          <w:lang w:val="en-US"/>
        </w:rPr>
        <w:t>string</w:t>
      </w:r>
      <w:proofErr w:type="spellEnd"/>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annotatorName</w:t>
      </w:r>
      <w:proofErr w:type="spellEnd"/>
      <w:r w:rsidRPr="007629B1">
        <w:rPr>
          <w:rFonts w:ascii="Consolas" w:hAnsi="Consolas" w:cs="Consolas"/>
          <w:color w:val="000000"/>
          <w:sz w:val="19"/>
          <w:szCs w:val="19"/>
          <w:lang w:val="en-US"/>
        </w:rPr>
        <w:t>)</w:t>
      </w:r>
    </w:p>
    <w:p w14:paraId="649D6CB0" w14:textId="77777777" w:rsidR="007465B6" w:rsidRPr="003139EF" w:rsidRDefault="007465B6">
      <w:pPr>
        <w:pStyle w:val="Prrafodelista"/>
        <w:spacing w:line="360" w:lineRule="auto"/>
        <w:jc w:val="both"/>
        <w:rPr>
          <w:bCs/>
          <w:color w:val="000000" w:themeColor="text1"/>
          <w:szCs w:val="20"/>
        </w:rPr>
        <w:pPrChange w:id="1036" w:author="Roca Neyra Renzo Jaime" w:date="2019-09-09T23:52:00Z">
          <w:pPr>
            <w:pStyle w:val="Prrafodelista"/>
          </w:pPr>
        </w:pPrChange>
      </w:pPr>
      <w:r>
        <w:rPr>
          <w:bCs/>
          <w:color w:val="000000" w:themeColor="text1"/>
          <w:szCs w:val="20"/>
        </w:rPr>
        <w:t>Lee un</w:t>
      </w:r>
      <w:r w:rsidR="003139EF">
        <w:rPr>
          <w:bCs/>
          <w:color w:val="000000" w:themeColor="text1"/>
          <w:szCs w:val="20"/>
        </w:rPr>
        <w:t xml:space="preserve"> fichero de anotación de un registro determinado dado el nombre de anotador (extensión del fichero de anotación)</w:t>
      </w:r>
      <w:r>
        <w:rPr>
          <w:bCs/>
          <w:color w:val="000000" w:themeColor="text1"/>
          <w:szCs w:val="20"/>
        </w:rPr>
        <w:t xml:space="preserve">. </w:t>
      </w:r>
      <w:r w:rsidR="003139EF">
        <w:rPr>
          <w:bCs/>
          <w:color w:val="000000" w:themeColor="text1"/>
          <w:szCs w:val="20"/>
        </w:rPr>
        <w:t xml:space="preserve"> Devuelve un objeto de tipo </w:t>
      </w:r>
      <w:proofErr w:type="spellStart"/>
      <w:r w:rsidR="003139EF" w:rsidRPr="003139EF">
        <w:rPr>
          <w:bCs/>
          <w:i/>
          <w:color w:val="000000" w:themeColor="text1"/>
          <w:szCs w:val="20"/>
        </w:rPr>
        <w:t>Annotator</w:t>
      </w:r>
      <w:proofErr w:type="spellEnd"/>
      <w:r w:rsidR="003139EF">
        <w:rPr>
          <w:bCs/>
          <w:color w:val="000000" w:themeColor="text1"/>
          <w:szCs w:val="20"/>
        </w:rPr>
        <w:t>, con toda la información obtenida del fichero de anotación.</w:t>
      </w:r>
    </w:p>
    <w:p w14:paraId="065F9613" w14:textId="77777777" w:rsidR="007465B6" w:rsidRDefault="007465B6">
      <w:pPr>
        <w:pStyle w:val="Prrafodelista"/>
        <w:spacing w:line="360" w:lineRule="auto"/>
        <w:jc w:val="both"/>
        <w:rPr>
          <w:bCs/>
          <w:color w:val="000000" w:themeColor="text1"/>
          <w:szCs w:val="20"/>
        </w:rPr>
        <w:pPrChange w:id="1037" w:author="Roca Neyra Renzo Jaime" w:date="2019-09-09T23:52:00Z">
          <w:pPr>
            <w:pStyle w:val="Prrafodelista"/>
          </w:pPr>
        </w:pPrChange>
      </w:pPr>
    </w:p>
    <w:p w14:paraId="1C0D0D3A" w14:textId="77777777" w:rsidR="007465B6" w:rsidRPr="00F32DF6" w:rsidRDefault="007465B6">
      <w:pPr>
        <w:pStyle w:val="Prrafodelista"/>
        <w:spacing w:line="360" w:lineRule="auto"/>
        <w:ind w:left="1440"/>
        <w:jc w:val="both"/>
        <w:rPr>
          <w:rFonts w:ascii="Consolas" w:hAnsi="Consolas" w:cs="Consolas"/>
          <w:color w:val="0000FF"/>
          <w:sz w:val="19"/>
          <w:szCs w:val="19"/>
        </w:rPr>
        <w:pPrChange w:id="1038" w:author="Roca Neyra Renzo Jaime" w:date="2019-09-09T23:52:00Z">
          <w:pPr>
            <w:pStyle w:val="Prrafodelista"/>
            <w:ind w:left="1440"/>
          </w:pPr>
        </w:pPrChange>
      </w:pPr>
    </w:p>
    <w:p w14:paraId="3BC137FF" w14:textId="77777777" w:rsidR="00702F03" w:rsidRPr="00627AAE" w:rsidRDefault="00702F03">
      <w:pPr>
        <w:pStyle w:val="Prrafodelista"/>
        <w:numPr>
          <w:ilvl w:val="0"/>
          <w:numId w:val="24"/>
        </w:numPr>
        <w:spacing w:line="360" w:lineRule="auto"/>
        <w:jc w:val="both"/>
        <w:rPr>
          <w:bCs/>
          <w:color w:val="000000" w:themeColor="text1"/>
          <w:sz w:val="20"/>
          <w:szCs w:val="20"/>
        </w:rPr>
        <w:pPrChange w:id="1039" w:author="Roca Neyra Renzo Jaime" w:date="2019-09-09T23:52:00Z">
          <w:pPr>
            <w:pStyle w:val="Prrafodelista"/>
            <w:numPr>
              <w:numId w:val="24"/>
            </w:numPr>
            <w:ind w:hanging="360"/>
          </w:pPr>
        </w:pPrChange>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ExportSamplesCSV</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recordName,</w:t>
      </w:r>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secondInit</w:t>
      </w:r>
      <w:proofErr w:type="spellEnd"/>
      <w:r>
        <w:rPr>
          <w:rFonts w:ascii="Consolas" w:hAnsi="Consolas" w:cs="Consolas"/>
          <w:color w:val="000000"/>
          <w:sz w:val="19"/>
          <w:szCs w:val="19"/>
        </w:rPr>
        <w:t xml:space="preserve">=0,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secondEnd</w:t>
      </w:r>
      <w:proofErr w:type="spellEnd"/>
      <w:r>
        <w:rPr>
          <w:rFonts w:ascii="Consolas" w:hAnsi="Consolas" w:cs="Consolas"/>
          <w:color w:val="000000"/>
          <w:sz w:val="19"/>
          <w:szCs w:val="19"/>
        </w:rPr>
        <w:t>=-1,</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isEDF</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br/>
      </w:r>
      <w:r w:rsidR="00627AAE" w:rsidRPr="00627AAE">
        <w:rPr>
          <w:bCs/>
          <w:color w:val="000000" w:themeColor="text1"/>
          <w:szCs w:val="20"/>
        </w:rPr>
        <w:t xml:space="preserve">Exporta en un fichero </w:t>
      </w:r>
      <w:proofErr w:type="spellStart"/>
      <w:r w:rsidR="00627AAE" w:rsidRPr="00627AAE">
        <w:rPr>
          <w:bCs/>
          <w:i/>
          <w:color w:val="000000" w:themeColor="text1"/>
          <w:szCs w:val="20"/>
        </w:rPr>
        <w:t>csv</w:t>
      </w:r>
      <w:proofErr w:type="spellEnd"/>
      <w:r w:rsidR="00627AAE" w:rsidRPr="00627AAE">
        <w:rPr>
          <w:bCs/>
          <w:color w:val="000000" w:themeColor="text1"/>
          <w:szCs w:val="20"/>
        </w:rPr>
        <w:t xml:space="preserve"> las señales obtenidas de un registro a entre el segundo inicial y el segundo final, especificados como parámetro de entrada.  Por defecto el registro a leer no es de tipo EDF y se exportan todas las muestras del registro, es decir a partir del segundo 0 y la duración total del registro.</w:t>
      </w:r>
    </w:p>
    <w:p w14:paraId="7E8E07E0" w14:textId="77777777" w:rsidR="00627AAE" w:rsidRDefault="004D570D">
      <w:pPr>
        <w:pStyle w:val="Prrafodelista"/>
        <w:spacing w:line="360" w:lineRule="auto"/>
        <w:jc w:val="both"/>
        <w:rPr>
          <w:bCs/>
          <w:color w:val="000000" w:themeColor="text1"/>
          <w:sz w:val="20"/>
          <w:szCs w:val="20"/>
        </w:rPr>
        <w:pPrChange w:id="1040" w:author="Roca Neyra Renzo Jaime" w:date="2019-09-09T23:52:00Z">
          <w:pPr>
            <w:pStyle w:val="Prrafodelista"/>
          </w:pPr>
        </w:pPrChange>
      </w:pPr>
      <w:r>
        <w:rPr>
          <w:bCs/>
          <w:color w:val="000000" w:themeColor="text1"/>
          <w:sz w:val="20"/>
          <w:szCs w:val="20"/>
        </w:rPr>
        <w:br/>
      </w:r>
    </w:p>
    <w:p w14:paraId="29D11F34" w14:textId="77777777" w:rsidR="004D570D" w:rsidRPr="00627AAE" w:rsidRDefault="004D570D">
      <w:pPr>
        <w:pStyle w:val="Prrafodelista"/>
        <w:numPr>
          <w:ilvl w:val="0"/>
          <w:numId w:val="24"/>
        </w:numPr>
        <w:spacing w:line="360" w:lineRule="auto"/>
        <w:jc w:val="both"/>
        <w:rPr>
          <w:bCs/>
          <w:color w:val="000000" w:themeColor="text1"/>
          <w:sz w:val="20"/>
          <w:szCs w:val="20"/>
        </w:rPr>
        <w:pPrChange w:id="1041" w:author="Roca Neyra Renzo Jaime" w:date="2019-09-09T23:52:00Z">
          <w:pPr>
            <w:pStyle w:val="Prrafodelista"/>
            <w:numPr>
              <w:numId w:val="24"/>
            </w:numPr>
            <w:ind w:hanging="360"/>
          </w:pPr>
        </w:pPrChange>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ExportAnnotationsCSV</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recordName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annotatorName,</w:t>
      </w:r>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readHeader</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br/>
      </w:r>
      <w:r w:rsidRPr="00627AAE">
        <w:rPr>
          <w:bCs/>
          <w:color w:val="000000" w:themeColor="text1"/>
          <w:szCs w:val="20"/>
        </w:rPr>
        <w:t xml:space="preserve">Exporta en un fichero </w:t>
      </w:r>
      <w:proofErr w:type="spellStart"/>
      <w:r w:rsidRPr="00627AAE">
        <w:rPr>
          <w:bCs/>
          <w:i/>
          <w:color w:val="000000" w:themeColor="text1"/>
          <w:szCs w:val="20"/>
        </w:rPr>
        <w:t>csv</w:t>
      </w:r>
      <w:proofErr w:type="spellEnd"/>
      <w:r w:rsidRPr="00627AAE">
        <w:rPr>
          <w:bCs/>
          <w:color w:val="000000" w:themeColor="text1"/>
          <w:szCs w:val="20"/>
        </w:rPr>
        <w:t xml:space="preserve"> las </w:t>
      </w:r>
      <w:r>
        <w:rPr>
          <w:bCs/>
          <w:color w:val="000000" w:themeColor="text1"/>
          <w:szCs w:val="20"/>
        </w:rPr>
        <w:t>anotaciones</w:t>
      </w:r>
      <w:r w:rsidRPr="00627AAE">
        <w:rPr>
          <w:bCs/>
          <w:color w:val="000000" w:themeColor="text1"/>
          <w:szCs w:val="20"/>
        </w:rPr>
        <w:t xml:space="preserve"> obtenidas de</w:t>
      </w:r>
      <w:r>
        <w:rPr>
          <w:bCs/>
          <w:color w:val="000000" w:themeColor="text1"/>
          <w:szCs w:val="20"/>
        </w:rPr>
        <w:t>l fichero de anotación de un registro. Esta función puede obtener el día y la hora en la que se ha realizado una anotación si el parámetro leer cabecera está a true</w:t>
      </w:r>
      <w:r w:rsidRPr="00627AAE">
        <w:rPr>
          <w:bCs/>
          <w:color w:val="000000" w:themeColor="text1"/>
          <w:szCs w:val="20"/>
        </w:rPr>
        <w:t>.</w:t>
      </w:r>
      <w:r>
        <w:rPr>
          <w:bCs/>
          <w:color w:val="000000" w:themeColor="text1"/>
          <w:szCs w:val="20"/>
        </w:rPr>
        <w:t xml:space="preserve"> Este parámetro por defecto está a false.</w:t>
      </w:r>
    </w:p>
    <w:p w14:paraId="56A6C70F" w14:textId="77777777" w:rsidR="004D570D" w:rsidRDefault="004D570D">
      <w:pPr>
        <w:pStyle w:val="Prrafodelista"/>
        <w:spacing w:line="360" w:lineRule="auto"/>
        <w:jc w:val="both"/>
        <w:rPr>
          <w:bCs/>
          <w:color w:val="000000" w:themeColor="text1"/>
          <w:sz w:val="20"/>
          <w:szCs w:val="20"/>
        </w:rPr>
        <w:pPrChange w:id="1042" w:author="Roca Neyra Renzo Jaime" w:date="2019-09-09T23:52:00Z">
          <w:pPr>
            <w:pStyle w:val="Prrafodelista"/>
          </w:pPr>
        </w:pPrChange>
      </w:pPr>
    </w:p>
    <w:p w14:paraId="572F7AFE" w14:textId="77777777" w:rsidR="004D570D" w:rsidRPr="00627AAE" w:rsidRDefault="004D570D">
      <w:pPr>
        <w:pStyle w:val="Prrafodelista"/>
        <w:spacing w:line="360" w:lineRule="auto"/>
        <w:jc w:val="both"/>
        <w:rPr>
          <w:bCs/>
          <w:color w:val="000000" w:themeColor="text1"/>
          <w:sz w:val="20"/>
          <w:szCs w:val="20"/>
        </w:rPr>
        <w:pPrChange w:id="1043" w:author="Roca Neyra Renzo Jaime" w:date="2019-09-09T23:52:00Z">
          <w:pPr>
            <w:pStyle w:val="Prrafodelista"/>
          </w:pPr>
        </w:pPrChange>
      </w:pPr>
    </w:p>
    <w:p w14:paraId="538E355E" w14:textId="77777777" w:rsidR="00627AAE" w:rsidRPr="007629B1" w:rsidRDefault="00627AAE">
      <w:pPr>
        <w:pStyle w:val="Prrafodelista"/>
        <w:numPr>
          <w:ilvl w:val="0"/>
          <w:numId w:val="24"/>
        </w:numPr>
        <w:spacing w:line="360" w:lineRule="auto"/>
        <w:jc w:val="both"/>
        <w:rPr>
          <w:bCs/>
          <w:color w:val="000000" w:themeColor="text1"/>
          <w:sz w:val="20"/>
          <w:szCs w:val="20"/>
          <w:lang w:val="en-US"/>
        </w:rPr>
        <w:pPrChange w:id="1044" w:author="Roca Neyra Renzo Jaime" w:date="2019-09-09T23:52:00Z">
          <w:pPr>
            <w:pStyle w:val="Prrafodelista"/>
            <w:numPr>
              <w:numId w:val="24"/>
            </w:numPr>
            <w:ind w:hanging="360"/>
          </w:pPr>
        </w:pPrChange>
      </w:pPr>
      <w:r w:rsidRPr="007629B1">
        <w:rPr>
          <w:rFonts w:ascii="Consolas" w:hAnsi="Consolas" w:cs="Consolas"/>
          <w:color w:val="0000FF"/>
          <w:sz w:val="19"/>
          <w:szCs w:val="19"/>
          <w:lang w:val="en-US"/>
        </w:rPr>
        <w:lastRenderedPageBreak/>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static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proofErr w:type="gramStart"/>
      <w:r w:rsidRPr="007629B1">
        <w:rPr>
          <w:rFonts w:ascii="Consolas" w:hAnsi="Consolas" w:cs="Consolas"/>
          <w:color w:val="000000"/>
          <w:sz w:val="19"/>
          <w:szCs w:val="19"/>
          <w:lang w:val="en-US"/>
        </w:rPr>
        <w:t>ExportRecordJSON</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recordName,</w:t>
      </w:r>
      <w:r w:rsidRPr="007629B1">
        <w:rPr>
          <w:rFonts w:ascii="Consolas" w:hAnsi="Consolas" w:cs="Consolas"/>
          <w:color w:val="0000FF"/>
          <w:sz w:val="19"/>
          <w:szCs w:val="19"/>
          <w:lang w:val="en-US"/>
        </w:rPr>
        <w:t>bool</w:t>
      </w:r>
      <w:proofErr w:type="spellEnd"/>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isEDF</w:t>
      </w:r>
      <w:proofErr w:type="spellEnd"/>
      <w:r w:rsidRPr="007629B1">
        <w:rPr>
          <w:rFonts w:ascii="Consolas" w:hAnsi="Consolas" w:cs="Consolas"/>
          <w:color w:val="000000"/>
          <w:sz w:val="19"/>
          <w:szCs w:val="19"/>
          <w:lang w:val="en-US"/>
        </w:rPr>
        <w:t>=</w:t>
      </w:r>
      <w:r w:rsidRPr="007629B1">
        <w:rPr>
          <w:rFonts w:ascii="Consolas" w:hAnsi="Consolas" w:cs="Consolas"/>
          <w:color w:val="0000FF"/>
          <w:sz w:val="19"/>
          <w:szCs w:val="19"/>
          <w:lang w:val="en-US"/>
        </w:rPr>
        <w:t>false</w:t>
      </w:r>
      <w:r w:rsidRPr="007629B1">
        <w:rPr>
          <w:rFonts w:ascii="Consolas" w:hAnsi="Consolas" w:cs="Consolas"/>
          <w:color w:val="000000"/>
          <w:sz w:val="19"/>
          <w:szCs w:val="19"/>
          <w:lang w:val="en-US"/>
        </w:rPr>
        <w:t>)</w:t>
      </w:r>
    </w:p>
    <w:p w14:paraId="11A241D9" w14:textId="03E495A2" w:rsidR="00627AAE" w:rsidRDefault="00627AAE" w:rsidP="00AD0AFE">
      <w:pPr>
        <w:pStyle w:val="Prrafodelista"/>
        <w:spacing w:line="360" w:lineRule="auto"/>
        <w:jc w:val="both"/>
        <w:rPr>
          <w:ins w:id="1045" w:author="Roca Neyra Renzo Jaime" w:date="2019-09-10T23:55:00Z"/>
          <w:bCs/>
          <w:i/>
          <w:color w:val="000000" w:themeColor="text1"/>
          <w:szCs w:val="20"/>
        </w:rPr>
      </w:pPr>
      <w:r w:rsidRPr="00F32DF6">
        <w:rPr>
          <w:bCs/>
          <w:color w:val="000000" w:themeColor="text1"/>
          <w:szCs w:val="20"/>
        </w:rPr>
        <w:t>Exporta en un fichero JSON toda la inform</w:t>
      </w:r>
      <w:r w:rsidR="001A7B72" w:rsidRPr="00F32DF6">
        <w:rPr>
          <w:bCs/>
          <w:color w:val="000000" w:themeColor="text1"/>
          <w:szCs w:val="20"/>
        </w:rPr>
        <w:t>ación obtenida del fichero de cabecera o registro de encabezado</w:t>
      </w:r>
      <w:r w:rsidRPr="00F32DF6">
        <w:rPr>
          <w:bCs/>
          <w:color w:val="000000" w:themeColor="text1"/>
          <w:szCs w:val="20"/>
        </w:rPr>
        <w:t xml:space="preserve"> un registro.</w:t>
      </w:r>
      <w:r w:rsidR="00F32DF6" w:rsidRPr="00F32DF6">
        <w:rPr>
          <w:bCs/>
          <w:color w:val="000000" w:themeColor="text1"/>
          <w:szCs w:val="20"/>
        </w:rPr>
        <w:t xml:space="preserve"> E</w:t>
      </w:r>
      <w:r w:rsidR="00F32DF6" w:rsidRPr="00F32DF6">
        <w:rPr>
          <w:bCs/>
          <w:color w:val="000000" w:themeColor="text1"/>
          <w:szCs w:val="20"/>
        </w:rPr>
        <w:tab/>
        <w:t xml:space="preserve">s decir las </w:t>
      </w:r>
      <w:proofErr w:type="spellStart"/>
      <w:r w:rsidR="00F32DF6" w:rsidRPr="00F32DF6">
        <w:rPr>
          <w:bCs/>
          <w:color w:val="000000" w:themeColor="text1"/>
          <w:szCs w:val="20"/>
        </w:rPr>
        <w:t>propiedas</w:t>
      </w:r>
      <w:proofErr w:type="spellEnd"/>
      <w:r w:rsidR="00F32DF6" w:rsidRPr="00F32DF6">
        <w:rPr>
          <w:bCs/>
          <w:color w:val="000000" w:themeColor="text1"/>
          <w:szCs w:val="20"/>
        </w:rPr>
        <w:t xml:space="preserve"> de un objeto de la clase </w:t>
      </w:r>
      <w:r w:rsidR="00F32DF6" w:rsidRPr="00F32DF6">
        <w:rPr>
          <w:bCs/>
          <w:i/>
          <w:color w:val="000000" w:themeColor="text1"/>
          <w:szCs w:val="20"/>
        </w:rPr>
        <w:t>Record.</w:t>
      </w:r>
    </w:p>
    <w:p w14:paraId="734D2D4F" w14:textId="61D554B8" w:rsidR="00A9154E" w:rsidRDefault="00A9154E" w:rsidP="00AD0AFE">
      <w:pPr>
        <w:pStyle w:val="Prrafodelista"/>
        <w:spacing w:line="360" w:lineRule="auto"/>
        <w:jc w:val="both"/>
        <w:rPr>
          <w:ins w:id="1046" w:author="Roca Neyra Renzo Jaime" w:date="2019-09-10T23:55:00Z"/>
          <w:bCs/>
          <w:i/>
          <w:color w:val="000000" w:themeColor="text1"/>
          <w:szCs w:val="20"/>
        </w:rPr>
      </w:pPr>
    </w:p>
    <w:p w14:paraId="5020067C" w14:textId="77A5B59C" w:rsidR="00A9154E" w:rsidRDefault="00A9154E" w:rsidP="00AD0AFE">
      <w:pPr>
        <w:pStyle w:val="Prrafodelista"/>
        <w:spacing w:line="360" w:lineRule="auto"/>
        <w:jc w:val="both"/>
        <w:rPr>
          <w:ins w:id="1047" w:author="Roca Neyra Renzo Jaime" w:date="2019-09-10T23:55:00Z"/>
          <w:bCs/>
          <w:i/>
          <w:color w:val="000000" w:themeColor="text1"/>
          <w:szCs w:val="20"/>
        </w:rPr>
      </w:pPr>
    </w:p>
    <w:p w14:paraId="2B351776" w14:textId="2ED1D206" w:rsidR="00A9154E" w:rsidRDefault="00A9154E" w:rsidP="00AD0AFE">
      <w:pPr>
        <w:pStyle w:val="Prrafodelista"/>
        <w:spacing w:line="360" w:lineRule="auto"/>
        <w:jc w:val="both"/>
        <w:rPr>
          <w:ins w:id="1048" w:author="Roca Neyra Renzo Jaime" w:date="2019-09-10T23:55:00Z"/>
          <w:bCs/>
          <w:i/>
          <w:color w:val="000000" w:themeColor="text1"/>
          <w:szCs w:val="20"/>
        </w:rPr>
      </w:pPr>
    </w:p>
    <w:p w14:paraId="427306F2" w14:textId="51DE58CA" w:rsidR="00A9154E" w:rsidRDefault="00A9154E" w:rsidP="00AD0AFE">
      <w:pPr>
        <w:pStyle w:val="Prrafodelista"/>
        <w:spacing w:line="360" w:lineRule="auto"/>
        <w:jc w:val="both"/>
        <w:rPr>
          <w:ins w:id="1049" w:author="Roca Neyra Renzo Jaime" w:date="2019-09-10T23:55:00Z"/>
          <w:bCs/>
          <w:i/>
          <w:color w:val="000000" w:themeColor="text1"/>
          <w:szCs w:val="20"/>
        </w:rPr>
      </w:pPr>
    </w:p>
    <w:p w14:paraId="5A012648" w14:textId="79267D62" w:rsidR="00A9154E" w:rsidRDefault="00A9154E" w:rsidP="00AD0AFE">
      <w:pPr>
        <w:pStyle w:val="Prrafodelista"/>
        <w:spacing w:line="360" w:lineRule="auto"/>
        <w:jc w:val="both"/>
        <w:rPr>
          <w:ins w:id="1050" w:author="Roca Neyra Renzo Jaime" w:date="2019-09-10T23:55:00Z"/>
          <w:bCs/>
          <w:i/>
          <w:color w:val="000000" w:themeColor="text1"/>
          <w:szCs w:val="20"/>
        </w:rPr>
      </w:pPr>
    </w:p>
    <w:p w14:paraId="54A501A6" w14:textId="593D309E" w:rsidR="00A9154E" w:rsidRDefault="00A9154E" w:rsidP="00AD0AFE">
      <w:pPr>
        <w:pStyle w:val="Prrafodelista"/>
        <w:spacing w:line="360" w:lineRule="auto"/>
        <w:jc w:val="both"/>
        <w:rPr>
          <w:ins w:id="1051" w:author="Roca Neyra Renzo Jaime" w:date="2019-09-10T23:55:00Z"/>
          <w:bCs/>
          <w:i/>
          <w:color w:val="000000" w:themeColor="text1"/>
          <w:szCs w:val="20"/>
        </w:rPr>
      </w:pPr>
    </w:p>
    <w:p w14:paraId="1B7F0C25" w14:textId="7401ACBF" w:rsidR="00A9154E" w:rsidRDefault="00A9154E" w:rsidP="00AD0AFE">
      <w:pPr>
        <w:pStyle w:val="Prrafodelista"/>
        <w:spacing w:line="360" w:lineRule="auto"/>
        <w:jc w:val="both"/>
        <w:rPr>
          <w:ins w:id="1052" w:author="Roca Neyra Renzo Jaime" w:date="2019-09-10T23:55:00Z"/>
          <w:bCs/>
          <w:i/>
          <w:color w:val="000000" w:themeColor="text1"/>
          <w:szCs w:val="20"/>
        </w:rPr>
      </w:pPr>
    </w:p>
    <w:p w14:paraId="7F4D1C43" w14:textId="4C42205D" w:rsidR="00A9154E" w:rsidRDefault="00A9154E" w:rsidP="00AD0AFE">
      <w:pPr>
        <w:pStyle w:val="Prrafodelista"/>
        <w:spacing w:line="360" w:lineRule="auto"/>
        <w:jc w:val="both"/>
        <w:rPr>
          <w:ins w:id="1053" w:author="Roca Neyra Renzo Jaime" w:date="2019-09-10T23:55:00Z"/>
          <w:bCs/>
          <w:i/>
          <w:color w:val="000000" w:themeColor="text1"/>
          <w:szCs w:val="20"/>
        </w:rPr>
      </w:pPr>
    </w:p>
    <w:p w14:paraId="1FE06A87" w14:textId="7F636F3E" w:rsidR="00A9154E" w:rsidRDefault="00A9154E" w:rsidP="00AD0AFE">
      <w:pPr>
        <w:pStyle w:val="Prrafodelista"/>
        <w:spacing w:line="360" w:lineRule="auto"/>
        <w:jc w:val="both"/>
        <w:rPr>
          <w:ins w:id="1054" w:author="Roca Neyra Renzo Jaime" w:date="2019-09-10T23:55:00Z"/>
          <w:bCs/>
          <w:i/>
          <w:color w:val="000000" w:themeColor="text1"/>
          <w:szCs w:val="20"/>
        </w:rPr>
      </w:pPr>
    </w:p>
    <w:p w14:paraId="24AF9230" w14:textId="7E880E3B" w:rsidR="00A9154E" w:rsidRDefault="00A9154E" w:rsidP="00AD0AFE">
      <w:pPr>
        <w:pStyle w:val="Prrafodelista"/>
        <w:spacing w:line="360" w:lineRule="auto"/>
        <w:jc w:val="both"/>
        <w:rPr>
          <w:ins w:id="1055" w:author="Roca Neyra Renzo Jaime" w:date="2019-09-10T23:55:00Z"/>
          <w:bCs/>
          <w:i/>
          <w:color w:val="000000" w:themeColor="text1"/>
          <w:szCs w:val="20"/>
        </w:rPr>
      </w:pPr>
    </w:p>
    <w:p w14:paraId="4496E29F" w14:textId="6B80CAE5" w:rsidR="00A9154E" w:rsidRDefault="00A9154E" w:rsidP="00AD0AFE">
      <w:pPr>
        <w:pStyle w:val="Prrafodelista"/>
        <w:spacing w:line="360" w:lineRule="auto"/>
        <w:jc w:val="both"/>
        <w:rPr>
          <w:ins w:id="1056" w:author="Roca Neyra Renzo Jaime" w:date="2019-09-10T23:55:00Z"/>
          <w:bCs/>
          <w:i/>
          <w:color w:val="000000" w:themeColor="text1"/>
          <w:szCs w:val="20"/>
        </w:rPr>
      </w:pPr>
    </w:p>
    <w:p w14:paraId="46F4AAED" w14:textId="334E2A21" w:rsidR="00A9154E" w:rsidRDefault="00A9154E" w:rsidP="00AD0AFE">
      <w:pPr>
        <w:pStyle w:val="Prrafodelista"/>
        <w:spacing w:line="360" w:lineRule="auto"/>
        <w:jc w:val="both"/>
        <w:rPr>
          <w:ins w:id="1057" w:author="Roca Neyra Renzo Jaime" w:date="2019-09-10T23:55:00Z"/>
          <w:bCs/>
          <w:i/>
          <w:color w:val="000000" w:themeColor="text1"/>
          <w:szCs w:val="20"/>
        </w:rPr>
      </w:pPr>
    </w:p>
    <w:p w14:paraId="58B2FA45" w14:textId="65381171" w:rsidR="00A9154E" w:rsidRDefault="00A9154E" w:rsidP="00AD0AFE">
      <w:pPr>
        <w:pStyle w:val="Prrafodelista"/>
        <w:spacing w:line="360" w:lineRule="auto"/>
        <w:jc w:val="both"/>
        <w:rPr>
          <w:ins w:id="1058" w:author="Roca Neyra Renzo Jaime" w:date="2019-09-10T23:55:00Z"/>
          <w:bCs/>
          <w:i/>
          <w:color w:val="000000" w:themeColor="text1"/>
          <w:szCs w:val="20"/>
        </w:rPr>
      </w:pPr>
    </w:p>
    <w:p w14:paraId="3301F6DD" w14:textId="6D685BD1" w:rsidR="00A9154E" w:rsidRDefault="00A9154E" w:rsidP="00AD0AFE">
      <w:pPr>
        <w:pStyle w:val="Prrafodelista"/>
        <w:spacing w:line="360" w:lineRule="auto"/>
        <w:jc w:val="both"/>
        <w:rPr>
          <w:ins w:id="1059" w:author="Roca Neyra Renzo Jaime" w:date="2019-09-10T23:55:00Z"/>
          <w:bCs/>
          <w:i/>
          <w:color w:val="000000" w:themeColor="text1"/>
          <w:szCs w:val="20"/>
        </w:rPr>
      </w:pPr>
    </w:p>
    <w:p w14:paraId="57975178" w14:textId="631D3BD6" w:rsidR="00A9154E" w:rsidRDefault="00A9154E" w:rsidP="00AD0AFE">
      <w:pPr>
        <w:pStyle w:val="Prrafodelista"/>
        <w:spacing w:line="360" w:lineRule="auto"/>
        <w:jc w:val="both"/>
        <w:rPr>
          <w:ins w:id="1060" w:author="Roca Neyra Renzo Jaime" w:date="2019-09-10T23:55:00Z"/>
          <w:bCs/>
          <w:i/>
          <w:color w:val="000000" w:themeColor="text1"/>
          <w:szCs w:val="20"/>
        </w:rPr>
      </w:pPr>
    </w:p>
    <w:p w14:paraId="738D7960" w14:textId="157642A7" w:rsidR="00A9154E" w:rsidRDefault="00A9154E" w:rsidP="00AD0AFE">
      <w:pPr>
        <w:pStyle w:val="Prrafodelista"/>
        <w:spacing w:line="360" w:lineRule="auto"/>
        <w:jc w:val="both"/>
        <w:rPr>
          <w:ins w:id="1061" w:author="Roca Neyra Renzo Jaime" w:date="2019-09-10T23:55:00Z"/>
          <w:bCs/>
          <w:i/>
          <w:color w:val="000000" w:themeColor="text1"/>
          <w:szCs w:val="20"/>
        </w:rPr>
      </w:pPr>
    </w:p>
    <w:p w14:paraId="74E7ADFF" w14:textId="770B0BB7" w:rsidR="00A9154E" w:rsidRDefault="00A9154E" w:rsidP="00AD0AFE">
      <w:pPr>
        <w:pStyle w:val="Prrafodelista"/>
        <w:spacing w:line="360" w:lineRule="auto"/>
        <w:jc w:val="both"/>
        <w:rPr>
          <w:ins w:id="1062" w:author="Roca Neyra Renzo Jaime" w:date="2019-09-10T23:55:00Z"/>
          <w:bCs/>
          <w:i/>
          <w:color w:val="000000" w:themeColor="text1"/>
          <w:szCs w:val="20"/>
        </w:rPr>
      </w:pPr>
    </w:p>
    <w:p w14:paraId="7DCD63E3" w14:textId="4B7DF7C5" w:rsidR="00A9154E" w:rsidRDefault="00A9154E" w:rsidP="00AD0AFE">
      <w:pPr>
        <w:pStyle w:val="Prrafodelista"/>
        <w:spacing w:line="360" w:lineRule="auto"/>
        <w:jc w:val="both"/>
        <w:rPr>
          <w:ins w:id="1063" w:author="Roca Neyra Renzo Jaime" w:date="2019-09-10T23:55:00Z"/>
          <w:bCs/>
          <w:i/>
          <w:color w:val="000000" w:themeColor="text1"/>
          <w:szCs w:val="20"/>
        </w:rPr>
      </w:pPr>
    </w:p>
    <w:p w14:paraId="3A972798" w14:textId="53D6C2B1" w:rsidR="00A9154E" w:rsidRDefault="00A9154E" w:rsidP="00AD0AFE">
      <w:pPr>
        <w:pStyle w:val="Prrafodelista"/>
        <w:spacing w:line="360" w:lineRule="auto"/>
        <w:jc w:val="both"/>
        <w:rPr>
          <w:ins w:id="1064" w:author="Roca Neyra Renzo Jaime" w:date="2019-09-10T23:55:00Z"/>
          <w:bCs/>
          <w:i/>
          <w:color w:val="000000" w:themeColor="text1"/>
          <w:szCs w:val="20"/>
        </w:rPr>
      </w:pPr>
    </w:p>
    <w:p w14:paraId="70F7DD49" w14:textId="6FF12351" w:rsidR="00A9154E" w:rsidRDefault="00A9154E" w:rsidP="00AD0AFE">
      <w:pPr>
        <w:pStyle w:val="Prrafodelista"/>
        <w:spacing w:line="360" w:lineRule="auto"/>
        <w:jc w:val="both"/>
        <w:rPr>
          <w:ins w:id="1065" w:author="Roca Neyra Renzo Jaime" w:date="2019-09-10T23:55:00Z"/>
          <w:bCs/>
          <w:i/>
          <w:color w:val="000000" w:themeColor="text1"/>
          <w:szCs w:val="20"/>
        </w:rPr>
      </w:pPr>
    </w:p>
    <w:p w14:paraId="10E4C68D" w14:textId="33A1C6E5" w:rsidR="00A9154E" w:rsidRDefault="00A9154E" w:rsidP="00AD0AFE">
      <w:pPr>
        <w:pStyle w:val="Prrafodelista"/>
        <w:spacing w:line="360" w:lineRule="auto"/>
        <w:jc w:val="both"/>
        <w:rPr>
          <w:ins w:id="1066" w:author="Roca Neyra Renzo Jaime" w:date="2019-09-10T23:55:00Z"/>
          <w:bCs/>
          <w:i/>
          <w:color w:val="000000" w:themeColor="text1"/>
          <w:szCs w:val="20"/>
        </w:rPr>
      </w:pPr>
    </w:p>
    <w:p w14:paraId="60581775" w14:textId="2E88BC4C" w:rsidR="00A9154E" w:rsidRDefault="00A9154E" w:rsidP="00AD0AFE">
      <w:pPr>
        <w:pStyle w:val="Prrafodelista"/>
        <w:spacing w:line="360" w:lineRule="auto"/>
        <w:jc w:val="both"/>
        <w:rPr>
          <w:ins w:id="1067" w:author="Roca Neyra Renzo Jaime" w:date="2019-09-10T23:55:00Z"/>
          <w:bCs/>
          <w:i/>
          <w:color w:val="000000" w:themeColor="text1"/>
          <w:szCs w:val="20"/>
        </w:rPr>
      </w:pPr>
    </w:p>
    <w:p w14:paraId="4EAC6C73" w14:textId="47C96480" w:rsidR="00A9154E" w:rsidRDefault="00A9154E" w:rsidP="00AD0AFE">
      <w:pPr>
        <w:pStyle w:val="Prrafodelista"/>
        <w:spacing w:line="360" w:lineRule="auto"/>
        <w:jc w:val="both"/>
        <w:rPr>
          <w:ins w:id="1068" w:author="Roca Neyra Renzo Jaime" w:date="2019-09-10T23:55:00Z"/>
          <w:bCs/>
          <w:i/>
          <w:color w:val="000000" w:themeColor="text1"/>
          <w:szCs w:val="20"/>
        </w:rPr>
      </w:pPr>
    </w:p>
    <w:p w14:paraId="14214B7C" w14:textId="5C598460" w:rsidR="00A9154E" w:rsidRDefault="00A9154E" w:rsidP="00AD0AFE">
      <w:pPr>
        <w:pStyle w:val="Prrafodelista"/>
        <w:spacing w:line="360" w:lineRule="auto"/>
        <w:jc w:val="both"/>
        <w:rPr>
          <w:ins w:id="1069" w:author="Roca Neyra Renzo Jaime" w:date="2019-09-10T23:55:00Z"/>
          <w:bCs/>
          <w:i/>
          <w:color w:val="000000" w:themeColor="text1"/>
          <w:szCs w:val="20"/>
        </w:rPr>
      </w:pPr>
    </w:p>
    <w:p w14:paraId="713836C8" w14:textId="38526778" w:rsidR="00A9154E" w:rsidRDefault="00A9154E" w:rsidP="00AD0AFE">
      <w:pPr>
        <w:pStyle w:val="Prrafodelista"/>
        <w:spacing w:line="360" w:lineRule="auto"/>
        <w:jc w:val="both"/>
        <w:rPr>
          <w:ins w:id="1070" w:author="Roca Neyra Renzo Jaime" w:date="2019-09-10T23:55:00Z"/>
          <w:bCs/>
          <w:i/>
          <w:color w:val="000000" w:themeColor="text1"/>
          <w:szCs w:val="20"/>
        </w:rPr>
      </w:pPr>
    </w:p>
    <w:p w14:paraId="4C5843E1" w14:textId="7130EE0B" w:rsidR="00A9154E" w:rsidRDefault="00A9154E" w:rsidP="00AD0AFE">
      <w:pPr>
        <w:pStyle w:val="Prrafodelista"/>
        <w:spacing w:line="360" w:lineRule="auto"/>
        <w:jc w:val="both"/>
        <w:rPr>
          <w:ins w:id="1071" w:author="Roca Neyra Renzo Jaime" w:date="2019-09-10T23:55:00Z"/>
          <w:bCs/>
          <w:i/>
          <w:color w:val="000000" w:themeColor="text1"/>
          <w:szCs w:val="20"/>
        </w:rPr>
      </w:pPr>
    </w:p>
    <w:p w14:paraId="7D291DFE" w14:textId="2D709F2C" w:rsidR="00A9154E" w:rsidRDefault="00A9154E" w:rsidP="00AD0AFE">
      <w:pPr>
        <w:pStyle w:val="Prrafodelista"/>
        <w:spacing w:line="360" w:lineRule="auto"/>
        <w:jc w:val="both"/>
        <w:rPr>
          <w:ins w:id="1072" w:author="Roca Neyra Renzo Jaime" w:date="2019-09-10T23:55:00Z"/>
          <w:bCs/>
          <w:i/>
          <w:color w:val="000000" w:themeColor="text1"/>
          <w:szCs w:val="20"/>
        </w:rPr>
      </w:pPr>
    </w:p>
    <w:p w14:paraId="5497253D" w14:textId="77777777" w:rsidR="00A9154E" w:rsidRPr="00F32DF6" w:rsidRDefault="00A9154E">
      <w:pPr>
        <w:pStyle w:val="Prrafodelista"/>
        <w:spacing w:line="360" w:lineRule="auto"/>
        <w:jc w:val="both"/>
        <w:rPr>
          <w:bCs/>
          <w:color w:val="000000" w:themeColor="text1"/>
          <w:szCs w:val="20"/>
        </w:rPr>
        <w:pPrChange w:id="1073" w:author="Roca Neyra Renzo Jaime" w:date="2019-09-09T23:52:00Z">
          <w:pPr>
            <w:pStyle w:val="Prrafodelista"/>
          </w:pPr>
        </w:pPrChange>
      </w:pPr>
    </w:p>
    <w:p w14:paraId="2B6B58DA" w14:textId="04151FCB" w:rsidR="007629B1" w:rsidRDefault="00DD671D">
      <w:pPr>
        <w:pStyle w:val="Ttulo2"/>
        <w:spacing w:line="360" w:lineRule="auto"/>
        <w:jc w:val="both"/>
        <w:rPr>
          <w:ins w:id="1074" w:author="Roca Neyra Renzo Jaime" w:date="2019-09-04T20:11:00Z"/>
        </w:rPr>
        <w:pPrChange w:id="1075" w:author="Roca Neyra Renzo Jaime" w:date="2019-09-09T23:52:00Z">
          <w:pPr>
            <w:pStyle w:val="Ttulo2"/>
          </w:pPr>
        </w:pPrChange>
      </w:pPr>
      <w:ins w:id="1076" w:author="Roca Neyra Renzo Jaime" w:date="2019-09-04T20:20:00Z">
        <w:r>
          <w:lastRenderedPageBreak/>
          <w:t>Estructura de</w:t>
        </w:r>
      </w:ins>
      <w:ins w:id="1077" w:author="Roca Neyra Renzo Jaime" w:date="2019-09-04T20:23:00Z">
        <w:r w:rsidR="00DC6017">
          <w:t xml:space="preserve"> </w:t>
        </w:r>
      </w:ins>
      <w:ins w:id="1078" w:author="Roca Neyra Renzo Jaime" w:date="2019-09-04T20:20:00Z">
        <w:r>
          <w:t>l</w:t>
        </w:r>
      </w:ins>
      <w:ins w:id="1079" w:author="Roca Neyra Renzo Jaime" w:date="2019-09-04T20:23:00Z">
        <w:r w:rsidR="00DC6017">
          <w:t>a</w:t>
        </w:r>
      </w:ins>
      <w:ins w:id="1080" w:author="Roca Neyra Renzo Jaime" w:date="2019-09-04T20:20:00Z">
        <w:r>
          <w:t xml:space="preserve"> </w:t>
        </w:r>
      </w:ins>
      <w:ins w:id="1081" w:author="Roca Neyra Renzo Jaime" w:date="2019-09-04T20:23:00Z">
        <w:r w:rsidR="00DC6017">
          <w:t>solución de</w:t>
        </w:r>
      </w:ins>
      <w:ins w:id="1082" w:author="Roca Neyra Renzo Jaime" w:date="2019-09-04T20:24:00Z">
        <w:r w:rsidR="00DC6017">
          <w:t xml:space="preserve"> la librería</w:t>
        </w:r>
      </w:ins>
    </w:p>
    <w:p w14:paraId="2D53FEE8" w14:textId="3065A11E" w:rsidR="00DD671D" w:rsidRDefault="00DC6017">
      <w:pPr>
        <w:spacing w:line="360" w:lineRule="auto"/>
        <w:jc w:val="both"/>
        <w:rPr>
          <w:ins w:id="1083" w:author="Roca Neyra Renzo Jaime" w:date="2019-09-04T20:30:00Z"/>
        </w:rPr>
        <w:pPrChange w:id="1084" w:author="Roca Neyra Renzo Jaime" w:date="2019-09-09T23:52:00Z">
          <w:pPr/>
        </w:pPrChange>
      </w:pPr>
      <w:ins w:id="1085" w:author="Roca Neyra Renzo Jaime" w:date="2019-09-04T20:27:00Z">
        <w:r>
          <w:t xml:space="preserve">Para el desarrollo de la librería se ha creado el proyecto </w:t>
        </w:r>
      </w:ins>
      <w:ins w:id="1086" w:author="Roca Neyra Renzo Jaime" w:date="2019-09-04T20:28:00Z">
        <w:r>
          <w:t>en .Net en Visual S</w:t>
        </w:r>
      </w:ins>
      <w:ins w:id="1087" w:author="Roca Neyra Renzo Jaime" w:date="2019-09-04T20:29:00Z">
        <w:r>
          <w:t xml:space="preserve">tudio llamado </w:t>
        </w:r>
      </w:ins>
      <w:ins w:id="1088" w:author="Roca Neyra Renzo Jaime" w:date="2019-09-04T20:27:00Z">
        <w:r>
          <w:t>LIBRERÍA_WFDB que consta de dos proyectos</w:t>
        </w:r>
      </w:ins>
      <w:ins w:id="1089" w:author="Roca Neyra Renzo Jaime" w:date="2019-09-04T20:28:00Z">
        <w:r>
          <w:t>, un proyecto para el desarrollo de la librería, y otro para las pruebas unitarias de los métodos de la librería.</w:t>
        </w:r>
      </w:ins>
    </w:p>
    <w:p w14:paraId="106D8203" w14:textId="306CA68C" w:rsidR="007613B9" w:rsidRDefault="00F12AAA">
      <w:pPr>
        <w:keepNext/>
        <w:spacing w:line="360" w:lineRule="auto"/>
        <w:jc w:val="both"/>
        <w:rPr>
          <w:ins w:id="1090" w:author="Roca Neyra Renzo Jaime" w:date="2019-09-04T20:49:00Z"/>
        </w:rPr>
        <w:pPrChange w:id="1091" w:author="Roca Neyra Renzo Jaime" w:date="2019-09-09T23:52:00Z">
          <w:pPr>
            <w:jc w:val="center"/>
          </w:pPr>
        </w:pPrChange>
      </w:pPr>
      <w:ins w:id="1092" w:author="Roca Neyra Renzo Jaime" w:date="2019-09-09T23:44:00Z">
        <w:r>
          <w:tab/>
        </w:r>
        <w:r>
          <w:tab/>
        </w:r>
        <w:r>
          <w:tab/>
        </w:r>
      </w:ins>
      <w:ins w:id="1093" w:author="Roca Neyra Renzo Jaime" w:date="2019-09-04T20:30:00Z">
        <w:r w:rsidR="00DC6017">
          <w:rPr>
            <w:noProof/>
          </w:rPr>
          <w:drawing>
            <wp:inline distT="0" distB="0" distL="0" distR="0" wp14:anchorId="33657B64" wp14:editId="333C78B6">
              <wp:extent cx="2733675" cy="5600700"/>
              <wp:effectExtent l="19050" t="19050" r="2857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3675" cy="5600700"/>
                      </a:xfrm>
                      <a:prstGeom prst="rect">
                        <a:avLst/>
                      </a:prstGeom>
                      <a:ln>
                        <a:solidFill>
                          <a:schemeClr val="tx1">
                            <a:lumMod val="95000"/>
                            <a:lumOff val="5000"/>
                          </a:schemeClr>
                        </a:solidFill>
                      </a:ln>
                    </pic:spPr>
                  </pic:pic>
                </a:graphicData>
              </a:graphic>
            </wp:inline>
          </w:drawing>
        </w:r>
      </w:ins>
    </w:p>
    <w:p w14:paraId="45E2B884" w14:textId="3963F853" w:rsidR="00DC6017" w:rsidRDefault="00F12AAA">
      <w:pPr>
        <w:pStyle w:val="Descripcin"/>
        <w:spacing w:line="360" w:lineRule="auto"/>
        <w:jc w:val="both"/>
        <w:rPr>
          <w:ins w:id="1094" w:author="Roca Neyra Renzo Jaime" w:date="2019-09-04T20:28:00Z"/>
        </w:rPr>
        <w:pPrChange w:id="1095" w:author="Roca Neyra Renzo Jaime" w:date="2019-09-09T23:52:00Z">
          <w:pPr/>
        </w:pPrChange>
      </w:pPr>
      <w:ins w:id="1096" w:author="Roca Neyra Renzo Jaime" w:date="2019-09-09T23:44:00Z">
        <w:r>
          <w:tab/>
        </w:r>
        <w:r>
          <w:tab/>
        </w:r>
        <w:r>
          <w:tab/>
        </w:r>
      </w:ins>
      <w:ins w:id="1097" w:author="Roca Neyra Renzo Jaime" w:date="2019-09-04T20:49:00Z">
        <w:r w:rsidR="007613B9">
          <w:t xml:space="preserve">Figura </w:t>
        </w:r>
        <w:r w:rsidR="007613B9">
          <w:fldChar w:fldCharType="begin"/>
        </w:r>
        <w:r w:rsidR="007613B9">
          <w:instrText xml:space="preserve"> STYLEREF 1 \s </w:instrText>
        </w:r>
      </w:ins>
      <w:r w:rsidR="007613B9">
        <w:fldChar w:fldCharType="separate"/>
      </w:r>
      <w:r w:rsidR="007613B9">
        <w:rPr>
          <w:noProof/>
        </w:rPr>
        <w:t>3</w:t>
      </w:r>
      <w:ins w:id="1098" w:author="Roca Neyra Renzo Jaime" w:date="2019-09-04T20:49:00Z">
        <w:r w:rsidR="007613B9">
          <w:fldChar w:fldCharType="end"/>
        </w:r>
        <w:r w:rsidR="007613B9">
          <w:noBreakHyphen/>
        </w:r>
        <w:r w:rsidR="007613B9">
          <w:fldChar w:fldCharType="begin"/>
        </w:r>
        <w:r w:rsidR="007613B9">
          <w:instrText xml:space="preserve"> SEQ Figura \* ARABIC \s 1 </w:instrText>
        </w:r>
      </w:ins>
      <w:r w:rsidR="007613B9">
        <w:fldChar w:fldCharType="separate"/>
      </w:r>
      <w:ins w:id="1099" w:author="Roca Neyra Renzo Jaime" w:date="2019-09-04T20:49:00Z">
        <w:r w:rsidR="007613B9">
          <w:rPr>
            <w:noProof/>
          </w:rPr>
          <w:t>8</w:t>
        </w:r>
        <w:r w:rsidR="007613B9">
          <w:fldChar w:fldCharType="end"/>
        </w:r>
        <w:r w:rsidR="007613B9">
          <w:t xml:space="preserve"> Estructura de la solución LIBRERIA_WFDB</w:t>
        </w:r>
      </w:ins>
      <w:ins w:id="1100" w:author="Roca Neyra Renzo Jaime" w:date="2019-09-04T20:50:00Z">
        <w:r w:rsidR="007613B9">
          <w:t xml:space="preserve"> en Visual Studio</w:t>
        </w:r>
      </w:ins>
    </w:p>
    <w:p w14:paraId="66B6BBFE" w14:textId="17FB3A36" w:rsidR="007613B9" w:rsidRDefault="007613B9">
      <w:pPr>
        <w:pStyle w:val="Ttulo3"/>
        <w:spacing w:line="360" w:lineRule="auto"/>
        <w:jc w:val="both"/>
        <w:rPr>
          <w:ins w:id="1101" w:author="Roca Neyra Renzo Jaime" w:date="2019-09-04T20:57:00Z"/>
        </w:rPr>
        <w:pPrChange w:id="1102" w:author="Roca Neyra Renzo Jaime" w:date="2019-09-09T23:52:00Z">
          <w:pPr>
            <w:pStyle w:val="Ttulo3"/>
          </w:pPr>
        </w:pPrChange>
      </w:pPr>
      <w:ins w:id="1103" w:author="Roca Neyra Renzo Jaime" w:date="2019-09-04T20:56:00Z">
        <w:r>
          <w:t>Proyecto WFDB</w:t>
        </w:r>
      </w:ins>
    </w:p>
    <w:p w14:paraId="1BF4F30D" w14:textId="70340E57" w:rsidR="00857981" w:rsidRDefault="00857981">
      <w:pPr>
        <w:spacing w:line="360" w:lineRule="auto"/>
        <w:jc w:val="both"/>
        <w:rPr>
          <w:ins w:id="1104" w:author="Roca Neyra Renzo Jaime" w:date="2019-09-04T21:04:00Z"/>
        </w:rPr>
        <w:pPrChange w:id="1105" w:author="Roca Neyra Renzo Jaime" w:date="2019-09-09T23:52:00Z">
          <w:pPr/>
        </w:pPrChange>
      </w:pPr>
      <w:ins w:id="1106" w:author="Roca Neyra Renzo Jaime" w:date="2019-09-04T20:57:00Z">
        <w:r>
          <w:t>En este proyecto se ha desarrollado</w:t>
        </w:r>
      </w:ins>
      <w:ins w:id="1107" w:author="Roca Neyra Renzo Jaime" w:date="2019-09-04T20:58:00Z">
        <w:r>
          <w:t xml:space="preserve"> las clase</w:t>
        </w:r>
      </w:ins>
      <w:ins w:id="1108" w:author="Roca Neyra Renzo Jaime" w:date="2019-09-04T20:59:00Z">
        <w:r>
          <w:t>s anteriormente mencionadas en el diseño.</w:t>
        </w:r>
      </w:ins>
      <w:ins w:id="1109" w:author="Roca Neyra Renzo Jaime" w:date="2019-09-04T21:00:00Z">
        <w:r>
          <w:t xml:space="preserve"> </w:t>
        </w:r>
      </w:ins>
      <w:ins w:id="1110" w:author="Roca Neyra Renzo Jaime" w:date="2019-09-04T21:04:00Z">
        <w:r>
          <w:t>Se ha organizado de la siguiente mane</w:t>
        </w:r>
      </w:ins>
      <w:ins w:id="1111" w:author="Roca Neyra Renzo Jaime" w:date="2019-09-04T21:42:00Z">
        <w:r w:rsidR="00F86A76">
          <w:t>r</w:t>
        </w:r>
      </w:ins>
      <w:ins w:id="1112" w:author="Roca Neyra Renzo Jaime" w:date="2019-09-04T21:04:00Z">
        <w:r>
          <w:t>a:</w:t>
        </w:r>
      </w:ins>
    </w:p>
    <w:p w14:paraId="206F9BF0" w14:textId="0CE95F07" w:rsidR="00857981" w:rsidRDefault="00857981">
      <w:pPr>
        <w:pStyle w:val="Prrafodelista"/>
        <w:numPr>
          <w:ilvl w:val="0"/>
          <w:numId w:val="25"/>
        </w:numPr>
        <w:spacing w:line="360" w:lineRule="auto"/>
        <w:jc w:val="both"/>
        <w:rPr>
          <w:ins w:id="1113" w:author="Roca Neyra Renzo Jaime" w:date="2019-09-04T21:45:00Z"/>
        </w:rPr>
        <w:pPrChange w:id="1114" w:author="Roca Neyra Renzo Jaime" w:date="2019-09-09T23:52:00Z">
          <w:pPr>
            <w:pStyle w:val="Prrafodelista"/>
            <w:numPr>
              <w:numId w:val="25"/>
            </w:numPr>
            <w:ind w:left="1440" w:hanging="360"/>
          </w:pPr>
        </w:pPrChange>
      </w:pPr>
      <w:ins w:id="1115" w:author="Roca Neyra Renzo Jaime" w:date="2019-09-04T21:04:00Z">
        <w:r>
          <w:t>Data:</w:t>
        </w:r>
      </w:ins>
      <w:ins w:id="1116" w:author="Roca Neyra Renzo Jaime" w:date="2019-09-04T21:37:00Z">
        <w:r w:rsidR="00CF292B">
          <w:t xml:space="preserve"> Carpeta donde se </w:t>
        </w:r>
      </w:ins>
      <w:ins w:id="1117" w:author="Roca Neyra Renzo Jaime" w:date="2019-09-04T21:38:00Z">
        <w:r w:rsidR="00CF292B">
          <w:t>almacena</w:t>
        </w:r>
      </w:ins>
      <w:ins w:id="1118" w:author="Roca Neyra Renzo Jaime" w:date="2019-09-04T21:37:00Z">
        <w:r w:rsidR="00CF292B">
          <w:t xml:space="preserve"> </w:t>
        </w:r>
      </w:ins>
      <w:ins w:id="1119" w:author="Roca Neyra Renzo Jaime" w:date="2019-09-04T21:38:00Z">
        <w:r w:rsidR="00F86A76">
          <w:t>ejemplos d</w:t>
        </w:r>
      </w:ins>
      <w:ins w:id="1120" w:author="Roca Neyra Renzo Jaime" w:date="2019-09-04T21:39:00Z">
        <w:r w:rsidR="00F86A76">
          <w:t>e registros</w:t>
        </w:r>
      </w:ins>
      <w:ins w:id="1121" w:author="Roca Neyra Renzo Jaime" w:date="2019-09-04T21:40:00Z">
        <w:r w:rsidR="00F86A76">
          <w:t xml:space="preserve"> perteneci</w:t>
        </w:r>
      </w:ins>
      <w:ins w:id="1122" w:author="Roca Neyra Renzo Jaime" w:date="2019-09-04T21:41:00Z">
        <w:r w:rsidR="00F86A76">
          <w:t>ente a distintas bases de datos</w:t>
        </w:r>
      </w:ins>
      <w:ins w:id="1123" w:author="Roca Neyra Renzo Jaime" w:date="2019-09-04T21:43:00Z">
        <w:r w:rsidR="00F86A76">
          <w:t>, utilizados para las pruebas</w:t>
        </w:r>
      </w:ins>
      <w:ins w:id="1124" w:author="Roca Neyra Renzo Jaime" w:date="2019-09-04T21:41:00Z">
        <w:r w:rsidR="00F86A76">
          <w:t xml:space="preserve">. Cada registro contiene su </w:t>
        </w:r>
        <w:r w:rsidR="00F86A76">
          <w:lastRenderedPageBreak/>
          <w:t>fichero de cabecera, fichero de señal y algunos casos ficheros de anotación.</w:t>
        </w:r>
      </w:ins>
      <w:ins w:id="1125" w:author="Roca Neyra Renzo Jaime" w:date="2019-09-04T21:43:00Z">
        <w:r w:rsidR="00F86A76">
          <w:br/>
          <w:t xml:space="preserve">Además, contiene los ficheros de salida </w:t>
        </w:r>
      </w:ins>
      <w:ins w:id="1126" w:author="Roca Neyra Renzo Jaime" w:date="2019-09-04T21:45:00Z">
        <w:r w:rsidR="00F86A76">
          <w:t xml:space="preserve">de los métodos de exportación </w:t>
        </w:r>
      </w:ins>
      <w:ins w:id="1127" w:author="Roca Neyra Renzo Jaime" w:date="2019-09-04T21:43:00Z">
        <w:r w:rsidR="00F86A76">
          <w:t xml:space="preserve">como los </w:t>
        </w:r>
      </w:ins>
      <w:ins w:id="1128" w:author="Roca Neyra Renzo Jaime" w:date="2019-09-04T21:44:00Z">
        <w:r w:rsidR="00F86A76">
          <w:t>CSV</w:t>
        </w:r>
      </w:ins>
      <w:ins w:id="1129" w:author="Roca Neyra Renzo Jaime" w:date="2019-09-04T21:43:00Z">
        <w:r w:rsidR="00F86A76">
          <w:t xml:space="preserve"> </w:t>
        </w:r>
      </w:ins>
      <w:ins w:id="1130" w:author="Roca Neyra Renzo Jaime" w:date="2019-09-04T21:44:00Z">
        <w:r w:rsidR="00F86A76">
          <w:t>y</w:t>
        </w:r>
      </w:ins>
      <w:ins w:id="1131" w:author="Roca Neyra Renzo Jaime" w:date="2019-09-04T21:43:00Z">
        <w:r w:rsidR="00F86A76">
          <w:t xml:space="preserve"> </w:t>
        </w:r>
      </w:ins>
      <w:ins w:id="1132" w:author="Roca Neyra Renzo Jaime" w:date="2019-09-04T21:44:00Z">
        <w:r w:rsidR="00F86A76">
          <w:t>JSON.</w:t>
        </w:r>
      </w:ins>
      <w:ins w:id="1133" w:author="Roca Neyra Renzo Jaime" w:date="2019-09-04T21:42:00Z">
        <w:r w:rsidR="00F86A76">
          <w:t xml:space="preserve"> </w:t>
        </w:r>
      </w:ins>
    </w:p>
    <w:p w14:paraId="6FEF3887" w14:textId="2CCA0F61" w:rsidR="00F86A76" w:rsidRDefault="00F86A76">
      <w:pPr>
        <w:pStyle w:val="Prrafodelista"/>
        <w:numPr>
          <w:ilvl w:val="0"/>
          <w:numId w:val="25"/>
        </w:numPr>
        <w:spacing w:line="360" w:lineRule="auto"/>
        <w:jc w:val="both"/>
        <w:rPr>
          <w:ins w:id="1134" w:author="Roca Neyra Renzo Jaime" w:date="2019-09-04T21:48:00Z"/>
        </w:rPr>
        <w:pPrChange w:id="1135" w:author="Roca Neyra Renzo Jaime" w:date="2019-09-09T23:52:00Z">
          <w:pPr>
            <w:pStyle w:val="Prrafodelista"/>
            <w:numPr>
              <w:numId w:val="25"/>
            </w:numPr>
            <w:ind w:left="1440" w:hanging="360"/>
          </w:pPr>
        </w:pPrChange>
      </w:pPr>
      <w:ins w:id="1136" w:author="Roca Neyra Renzo Jaime" w:date="2019-09-04T21:45:00Z">
        <w:r>
          <w:t xml:space="preserve">Entidades: </w:t>
        </w:r>
      </w:ins>
      <w:ins w:id="1137" w:author="Roca Neyra Renzo Jaime" w:date="2019-09-04T21:46:00Z">
        <w:r>
          <w:t xml:space="preserve">Carpeta donde se almacena las clases </w:t>
        </w:r>
      </w:ins>
      <w:ins w:id="1138" w:author="Roca Neyra Renzo Jaime" w:date="2019-09-04T21:47:00Z">
        <w:r>
          <w:t>basadas</w:t>
        </w:r>
      </w:ins>
      <w:ins w:id="1139" w:author="Roca Neyra Renzo Jaime" w:date="2019-09-04T21:46:00Z">
        <w:r>
          <w:t xml:space="preserve"> entidades de</w:t>
        </w:r>
      </w:ins>
      <w:ins w:id="1140" w:author="Roca Neyra Renzo Jaime" w:date="2019-09-04T21:47:00Z">
        <w:r>
          <w:t xml:space="preserve"> WFDB (Record, </w:t>
        </w:r>
        <w:proofErr w:type="spellStart"/>
        <w:r>
          <w:t>Signal</w:t>
        </w:r>
        <w:proofErr w:type="spellEnd"/>
        <w:r>
          <w:t>,</w:t>
        </w:r>
      </w:ins>
      <w:ins w:id="1141" w:author="Roca Neyra Renzo Jaime" w:date="2019-09-04T21:48:00Z">
        <w:r>
          <w:t xml:space="preserve"> </w:t>
        </w:r>
      </w:ins>
      <w:proofErr w:type="spellStart"/>
      <w:ins w:id="1142" w:author="Roca Neyra Renzo Jaime" w:date="2019-09-04T21:47:00Z">
        <w:r>
          <w:t>Annotation</w:t>
        </w:r>
        <w:proofErr w:type="spellEnd"/>
        <w:r>
          <w:t xml:space="preserve">, </w:t>
        </w:r>
        <w:proofErr w:type="spellStart"/>
        <w:r>
          <w:t>etc</w:t>
        </w:r>
        <w:proofErr w:type="spellEnd"/>
        <w:r>
          <w:t>).</w:t>
        </w:r>
      </w:ins>
    </w:p>
    <w:p w14:paraId="5EBCC2D2" w14:textId="131ACA64" w:rsidR="00F86A76" w:rsidRDefault="00F86A76">
      <w:pPr>
        <w:pStyle w:val="Prrafodelista"/>
        <w:numPr>
          <w:ilvl w:val="0"/>
          <w:numId w:val="25"/>
        </w:numPr>
        <w:spacing w:line="360" w:lineRule="auto"/>
        <w:jc w:val="both"/>
        <w:rPr>
          <w:ins w:id="1143" w:author="Roca Neyra Renzo Jaime" w:date="2019-09-04T21:50:00Z"/>
        </w:rPr>
        <w:pPrChange w:id="1144" w:author="Roca Neyra Renzo Jaime" w:date="2019-09-09T23:52:00Z">
          <w:pPr>
            <w:pStyle w:val="Prrafodelista"/>
            <w:numPr>
              <w:numId w:val="25"/>
            </w:numPr>
            <w:ind w:left="1440" w:hanging="360"/>
          </w:pPr>
        </w:pPrChange>
      </w:pPr>
      <w:ins w:id="1145" w:author="Roca Neyra Renzo Jaime" w:date="2019-09-04T21:48:00Z">
        <w:r>
          <w:t>Enumeraciones:</w:t>
        </w:r>
      </w:ins>
      <w:ins w:id="1146" w:author="Roca Neyra Renzo Jaime" w:date="2019-09-04T21:49:00Z">
        <w:r w:rsidR="006E56BD">
          <w:t xml:space="preserve"> Carpeta donde se almacena los </w:t>
        </w:r>
        <w:proofErr w:type="spellStart"/>
        <w:r w:rsidR="006E56BD">
          <w:t>enum</w:t>
        </w:r>
        <w:proofErr w:type="spellEnd"/>
        <w:r w:rsidR="006E56BD">
          <w:t xml:space="preserve"> o </w:t>
        </w:r>
        <w:proofErr w:type="spellStart"/>
        <w:r w:rsidR="006E56BD">
          <w:t>enumerables</w:t>
        </w:r>
        <w:proofErr w:type="spellEnd"/>
        <w:r w:rsidR="006E56BD">
          <w:t xml:space="preserve"> del proyecto como </w:t>
        </w:r>
      </w:ins>
      <w:ins w:id="1147" w:author="Roca Neyra Renzo Jaime" w:date="2019-09-04T21:50:00Z">
        <w:r w:rsidR="006E56BD">
          <w:t>los formatos de las señales, posiciones de la</w:t>
        </w:r>
      </w:ins>
      <w:ins w:id="1148" w:author="Roca Neyra Renzo Jaime" w:date="2019-09-09T23:55:00Z">
        <w:r w:rsidR="00AD0AFE">
          <w:t>s</w:t>
        </w:r>
      </w:ins>
      <w:ins w:id="1149" w:author="Roca Neyra Renzo Jaime" w:date="2019-09-04T21:50:00Z">
        <w:r w:rsidR="006E56BD">
          <w:t xml:space="preserve"> anotaciones.</w:t>
        </w:r>
      </w:ins>
    </w:p>
    <w:p w14:paraId="729728D9" w14:textId="60CB12BC" w:rsidR="006E56BD" w:rsidRDefault="006E56BD">
      <w:pPr>
        <w:pStyle w:val="Prrafodelista"/>
        <w:numPr>
          <w:ilvl w:val="0"/>
          <w:numId w:val="25"/>
        </w:numPr>
        <w:spacing w:line="360" w:lineRule="auto"/>
        <w:jc w:val="both"/>
        <w:rPr>
          <w:ins w:id="1150" w:author="Roca Neyra Renzo Jaime" w:date="2019-09-04T21:52:00Z"/>
        </w:rPr>
        <w:pPrChange w:id="1151" w:author="Roca Neyra Renzo Jaime" w:date="2019-09-09T23:52:00Z">
          <w:pPr>
            <w:pStyle w:val="Prrafodelista"/>
            <w:numPr>
              <w:numId w:val="25"/>
            </w:numPr>
            <w:ind w:left="1440" w:hanging="360"/>
          </w:pPr>
        </w:pPrChange>
      </w:pPr>
      <w:proofErr w:type="spellStart"/>
      <w:ins w:id="1152" w:author="Roca Neyra Renzo Jaime" w:date="2019-09-04T21:51:00Z">
        <w:r w:rsidRPr="006E56BD">
          <w:t>FileStreamExtension</w:t>
        </w:r>
        <w:r>
          <w:t>.cs</w:t>
        </w:r>
        <w:proofErr w:type="spellEnd"/>
        <w:r>
          <w:t xml:space="preserve">: Extensión de la clase </w:t>
        </w:r>
        <w:proofErr w:type="spellStart"/>
        <w:r>
          <w:t>FileStream</w:t>
        </w:r>
        <w:proofErr w:type="spellEnd"/>
        <w:r>
          <w:t xml:space="preserve"> para </w:t>
        </w:r>
      </w:ins>
      <w:ins w:id="1153" w:author="Roca Neyra Renzo Jaime" w:date="2019-09-04T21:52:00Z">
        <w:r>
          <w:t xml:space="preserve">leer </w:t>
        </w:r>
      </w:ins>
      <w:ins w:id="1154" w:author="Roca Neyra Renzo Jaime" w:date="2019-09-04T21:51:00Z">
        <w:r>
          <w:t>las muestras de las señales en</w:t>
        </w:r>
      </w:ins>
      <w:ins w:id="1155" w:author="Roca Neyra Renzo Jaime" w:date="2019-09-04T21:52:00Z">
        <w:r>
          <w:t xml:space="preserve"> distintos formatos.</w:t>
        </w:r>
      </w:ins>
    </w:p>
    <w:p w14:paraId="699A99B9" w14:textId="04416333" w:rsidR="006E56BD" w:rsidRPr="00374336" w:rsidRDefault="006E56BD">
      <w:pPr>
        <w:pStyle w:val="Prrafodelista"/>
        <w:numPr>
          <w:ilvl w:val="0"/>
          <w:numId w:val="25"/>
        </w:numPr>
        <w:spacing w:line="360" w:lineRule="auto"/>
        <w:jc w:val="both"/>
        <w:rPr>
          <w:ins w:id="1156" w:author="Roca Neyra Renzo Jaime" w:date="2019-09-04T20:56:00Z"/>
        </w:rPr>
        <w:pPrChange w:id="1157" w:author="Roca Neyra Renzo Jaime" w:date="2019-09-09T23:52:00Z">
          <w:pPr>
            <w:pStyle w:val="Ttulo3"/>
          </w:pPr>
        </w:pPrChange>
      </w:pPr>
      <w:proofErr w:type="spellStart"/>
      <w:ins w:id="1158" w:author="Roca Neyra Renzo Jaime" w:date="2019-09-04T21:52:00Z">
        <w:r>
          <w:t>ManagerWFDB.cs</w:t>
        </w:r>
        <w:proofErr w:type="spellEnd"/>
        <w:r>
          <w:t>: Clase ya explic</w:t>
        </w:r>
      </w:ins>
      <w:ins w:id="1159" w:author="Roca Neyra Renzo Jaime" w:date="2019-09-04T21:53:00Z">
        <w:r>
          <w:t>ada en el diseño, interfaz de las entidades con el usuario.</w:t>
        </w:r>
      </w:ins>
    </w:p>
    <w:p w14:paraId="23DF3B2A" w14:textId="3DCDB73B" w:rsidR="007613B9" w:rsidRDefault="007613B9">
      <w:pPr>
        <w:pStyle w:val="Ttulo3"/>
        <w:spacing w:line="360" w:lineRule="auto"/>
        <w:jc w:val="both"/>
        <w:rPr>
          <w:ins w:id="1160" w:author="Roca Neyra Renzo Jaime" w:date="2019-09-04T20:56:00Z"/>
        </w:rPr>
        <w:pPrChange w:id="1161" w:author="Roca Neyra Renzo Jaime" w:date="2019-09-09T23:52:00Z">
          <w:pPr>
            <w:pStyle w:val="Ttulo3"/>
          </w:pPr>
        </w:pPrChange>
      </w:pPr>
      <w:ins w:id="1162" w:author="Roca Neyra Renzo Jaime" w:date="2019-09-04T20:56:00Z">
        <w:r>
          <w:t>Proyecto WFDB</w:t>
        </w:r>
      </w:ins>
      <w:ins w:id="1163" w:author="Roca Neyra Renzo Jaime" w:date="2019-09-04T20:57:00Z">
        <w:r w:rsidR="00857981">
          <w:t>.TEST</w:t>
        </w:r>
      </w:ins>
    </w:p>
    <w:p w14:paraId="0A60FD46" w14:textId="255D68B0" w:rsidR="001E7199" w:rsidRDefault="00B54EEE">
      <w:pPr>
        <w:spacing w:line="360" w:lineRule="auto"/>
        <w:jc w:val="both"/>
        <w:rPr>
          <w:ins w:id="1164" w:author="Roca Neyra Renzo Jaime" w:date="2019-09-04T22:05:00Z"/>
        </w:rPr>
        <w:pPrChange w:id="1165" w:author="Roca Neyra Renzo Jaime" w:date="2019-09-09T23:52:00Z">
          <w:pPr/>
        </w:pPrChange>
      </w:pPr>
      <w:ins w:id="1166" w:author="Roca Neyra Renzo Jaime" w:date="2019-09-04T21:54:00Z">
        <w:r>
          <w:t>Proyecto para los test unitarios de</w:t>
        </w:r>
      </w:ins>
      <w:ins w:id="1167" w:author="Roca Neyra Renzo Jaime" w:date="2019-09-04T21:55:00Z">
        <w:r w:rsidR="001B070B">
          <w:t>l</w:t>
        </w:r>
      </w:ins>
      <w:ins w:id="1168" w:author="Roca Neyra Renzo Jaime" w:date="2019-09-04T21:54:00Z">
        <w:r>
          <w:t xml:space="preserve"> proyecto WFDB, consta únicamente de las pruebas de l</w:t>
        </w:r>
      </w:ins>
      <w:ins w:id="1169" w:author="Roca Neyra Renzo Jaime" w:date="2019-09-04T21:55:00Z">
        <w:r w:rsidR="001B070B">
          <w:t>os métodos de la</w:t>
        </w:r>
      </w:ins>
      <w:ins w:id="1170" w:author="Roca Neyra Renzo Jaime" w:date="2019-09-04T21:54:00Z">
        <w:r>
          <w:t xml:space="preserve"> clase </w:t>
        </w:r>
        <w:proofErr w:type="spellStart"/>
        <w:r>
          <w:t>ManagerWFDB</w:t>
        </w:r>
        <w:proofErr w:type="spellEnd"/>
        <w:r>
          <w:t>.</w:t>
        </w:r>
      </w:ins>
    </w:p>
    <w:p w14:paraId="29E57679" w14:textId="6839FF8A" w:rsidR="001E7199" w:rsidRDefault="001E7199">
      <w:pPr>
        <w:spacing w:line="360" w:lineRule="auto"/>
        <w:jc w:val="both"/>
        <w:rPr>
          <w:ins w:id="1171" w:author="Roca Neyra Renzo Jaime" w:date="2019-09-04T22:06:00Z"/>
        </w:rPr>
        <w:pPrChange w:id="1172" w:author="Roca Neyra Renzo Jaime" w:date="2019-09-09T23:52:00Z">
          <w:pPr/>
        </w:pPrChange>
      </w:pPr>
      <w:ins w:id="1173" w:author="Roca Neyra Renzo Jaime" w:date="2019-09-04T22:05:00Z">
        <w:r>
          <w:t xml:space="preserve">La nomenclatura </w:t>
        </w:r>
      </w:ins>
      <w:ins w:id="1174" w:author="Roca Neyra Renzo Jaime" w:date="2019-09-04T22:06:00Z">
        <w:r>
          <w:t>utilizada para los nombres de los métodos de test unitaria es la siguiente:</w:t>
        </w:r>
      </w:ins>
    </w:p>
    <w:p w14:paraId="140D4DD1" w14:textId="4E8B8882" w:rsidR="001E7199" w:rsidRDefault="001E7199">
      <w:pPr>
        <w:spacing w:line="360" w:lineRule="auto"/>
        <w:jc w:val="both"/>
        <w:rPr>
          <w:ins w:id="1175" w:author="Roca Neyra Renzo Jaime" w:date="2019-09-04T21:55:00Z"/>
        </w:rPr>
        <w:pPrChange w:id="1176" w:author="Roca Neyra Renzo Jaime" w:date="2019-09-09T23:52:00Z">
          <w:pPr/>
        </w:pPrChange>
      </w:pPr>
      <w:ins w:id="1177" w:author="Roca Neyra Renzo Jaime" w:date="2019-09-04T22:06:00Z">
        <w:r>
          <w:t>Nombre del método a</w:t>
        </w:r>
      </w:ins>
      <w:ins w:id="1178" w:author="Roca Neyra Renzo Jaime" w:date="2019-09-04T22:07:00Z">
        <w:r>
          <w:t xml:space="preserve"> </w:t>
        </w:r>
      </w:ins>
      <w:ins w:id="1179" w:author="Roca Neyra Renzo Jaime" w:date="2019-09-04T22:06:00Z">
        <w:r>
          <w:t>probar</w:t>
        </w:r>
      </w:ins>
      <w:ins w:id="1180" w:author="Roca Neyra Renzo Jaime" w:date="2019-09-04T22:08:00Z">
        <w:r>
          <w:t>, seguido del contexto</w:t>
        </w:r>
        <w:r w:rsidR="00EA6D52">
          <w:t xml:space="preserve"> del mét</w:t>
        </w:r>
      </w:ins>
      <w:ins w:id="1181" w:author="Roca Neyra Renzo Jaime" w:date="2019-09-04T22:09:00Z">
        <w:r w:rsidR="00EA6D52">
          <w:t>odo</w:t>
        </w:r>
      </w:ins>
      <w:ins w:id="1182" w:author="Roca Neyra Renzo Jaime" w:date="2019-09-04T22:08:00Z">
        <w:r>
          <w:t xml:space="preserve"> y por último el resultado esperado.</w:t>
        </w:r>
      </w:ins>
      <w:ins w:id="1183" w:author="Roca Neyra Renzo Jaime" w:date="2019-09-04T22:09:00Z">
        <w:r w:rsidR="00EA6D52">
          <w:t xml:space="preserve"> Por </w:t>
        </w:r>
      </w:ins>
      <w:ins w:id="1184" w:author="Roca Neyra Renzo Jaime" w:date="2019-09-04T22:10:00Z">
        <w:r w:rsidR="00EA6D52">
          <w:t>ejemplo,</w:t>
        </w:r>
      </w:ins>
      <w:ins w:id="1185" w:author="Roca Neyra Renzo Jaime" w:date="2019-09-04T22:09:00Z">
        <w:r w:rsidR="00EA6D52">
          <w:t xml:space="preserve"> para probar el método </w:t>
        </w:r>
        <w:proofErr w:type="spellStart"/>
        <w:r w:rsidR="00EA6D52">
          <w:t>ReadSignals</w:t>
        </w:r>
        <w:proofErr w:type="spellEnd"/>
        <w:r w:rsidR="00EA6D52">
          <w:t xml:space="preserve"> de la clase </w:t>
        </w:r>
        <w:proofErr w:type="spellStart"/>
        <w:r w:rsidR="00EA6D52">
          <w:t>ManagerWFDB</w:t>
        </w:r>
        <w:proofErr w:type="spellEnd"/>
        <w:r w:rsidR="00EA6D52">
          <w:t xml:space="preserve">, cuando existe el fichero de señal, se espera que devuelva las señales con las muestras. Por lo que un nombre valido sería </w:t>
        </w:r>
      </w:ins>
      <w:proofErr w:type="spellStart"/>
      <w:ins w:id="1186" w:author="Roca Neyra Renzo Jaime" w:date="2019-09-04T22:10:00Z">
        <w:r w:rsidR="00EA6D52">
          <w:t>ReadSignals_whenFileSignalExist_returnSignalWithSamples</w:t>
        </w:r>
        <w:proofErr w:type="spellEnd"/>
        <w:r w:rsidR="00EA6D52">
          <w:t>.</w:t>
        </w:r>
      </w:ins>
    </w:p>
    <w:p w14:paraId="390AA957" w14:textId="2AD9BEC6" w:rsidR="001E7199" w:rsidRDefault="001E7199">
      <w:pPr>
        <w:spacing w:line="360" w:lineRule="auto"/>
        <w:jc w:val="both"/>
        <w:rPr>
          <w:ins w:id="1187" w:author="Roca Neyra Renzo Jaime" w:date="2019-09-04T22:00:00Z"/>
        </w:rPr>
        <w:pPrChange w:id="1188" w:author="Roca Neyra Renzo Jaime" w:date="2019-09-09T23:52:00Z">
          <w:pPr/>
        </w:pPrChange>
      </w:pPr>
      <w:ins w:id="1189" w:author="Roca Neyra Renzo Jaime" w:date="2019-09-04T21:58:00Z">
        <w:r>
          <w:t xml:space="preserve">Cada método </w:t>
        </w:r>
      </w:ins>
      <w:ins w:id="1190" w:author="Roca Neyra Renzo Jaime" w:date="2019-09-04T22:10:00Z">
        <w:r w:rsidR="00EA6D52">
          <w:t xml:space="preserve">de </w:t>
        </w:r>
      </w:ins>
      <w:ins w:id="1191" w:author="Roca Neyra Renzo Jaime" w:date="2019-09-04T21:58:00Z">
        <w:r>
          <w:t xml:space="preserve">tiene </w:t>
        </w:r>
      </w:ins>
      <w:ins w:id="1192" w:author="Roca Neyra Renzo Jaime" w:date="2019-09-04T21:59:00Z">
        <w:r>
          <w:t>tres partes</w:t>
        </w:r>
      </w:ins>
      <w:ins w:id="1193" w:author="Roca Neyra Renzo Jaime" w:date="2019-09-04T22:00:00Z">
        <w:r>
          <w:t>:</w:t>
        </w:r>
      </w:ins>
    </w:p>
    <w:p w14:paraId="79A06131" w14:textId="085CA256" w:rsidR="001E7199" w:rsidRDefault="001E7199">
      <w:pPr>
        <w:pStyle w:val="Prrafodelista"/>
        <w:numPr>
          <w:ilvl w:val="0"/>
          <w:numId w:val="33"/>
        </w:numPr>
        <w:spacing w:line="360" w:lineRule="auto"/>
        <w:jc w:val="both"/>
        <w:rPr>
          <w:ins w:id="1194" w:author="Roca Neyra Renzo Jaime" w:date="2019-09-04T22:01:00Z"/>
        </w:rPr>
        <w:pPrChange w:id="1195" w:author="Roca Neyra Renzo Jaime" w:date="2019-09-09T23:52:00Z">
          <w:pPr>
            <w:pStyle w:val="Prrafodelista"/>
            <w:numPr>
              <w:numId w:val="33"/>
            </w:numPr>
            <w:ind w:left="765" w:hanging="360"/>
          </w:pPr>
        </w:pPrChange>
      </w:pPr>
      <w:proofErr w:type="spellStart"/>
      <w:ins w:id="1196" w:author="Roca Neyra Renzo Jaime" w:date="2019-09-04T22:00:00Z">
        <w:r>
          <w:t>Arrange</w:t>
        </w:r>
        <w:proofErr w:type="spellEnd"/>
        <w:r>
          <w:t>: L</w:t>
        </w:r>
      </w:ins>
      <w:ins w:id="1197" w:author="Roca Neyra Renzo Jaime" w:date="2019-09-04T21:59:00Z">
        <w:r>
          <w:t>a primera consta de la organización para la prueba unitaria,</w:t>
        </w:r>
      </w:ins>
      <w:ins w:id="1198" w:author="Roca Neyra Renzo Jaime" w:date="2019-09-04T22:00:00Z">
        <w:r>
          <w:t xml:space="preserve"> donde se declara l</w:t>
        </w:r>
      </w:ins>
      <w:ins w:id="1199" w:author="Roca Neyra Renzo Jaime" w:date="2019-09-04T22:01:00Z">
        <w:r>
          <w:t>os objetos necesarios para llamar al método de prueba.</w:t>
        </w:r>
      </w:ins>
    </w:p>
    <w:p w14:paraId="6E7D2A69" w14:textId="77777777" w:rsidR="001E7199" w:rsidRDefault="001E7199">
      <w:pPr>
        <w:pStyle w:val="Prrafodelista"/>
        <w:numPr>
          <w:ilvl w:val="0"/>
          <w:numId w:val="33"/>
        </w:numPr>
        <w:spacing w:line="360" w:lineRule="auto"/>
        <w:jc w:val="both"/>
        <w:rPr>
          <w:ins w:id="1200" w:author="Roca Neyra Renzo Jaime" w:date="2019-09-04T22:02:00Z"/>
        </w:rPr>
        <w:pPrChange w:id="1201" w:author="Roca Neyra Renzo Jaime" w:date="2019-09-09T23:52:00Z">
          <w:pPr>
            <w:pStyle w:val="Prrafodelista"/>
            <w:numPr>
              <w:numId w:val="33"/>
            </w:numPr>
            <w:ind w:left="765" w:hanging="360"/>
          </w:pPr>
        </w:pPrChange>
      </w:pPr>
      <w:ins w:id="1202" w:author="Roca Neyra Renzo Jaime" w:date="2019-09-04T21:59:00Z">
        <w:r>
          <w:t xml:space="preserve"> </w:t>
        </w:r>
      </w:ins>
      <w:proofErr w:type="spellStart"/>
      <w:ins w:id="1203" w:author="Roca Neyra Renzo Jaime" w:date="2019-09-04T22:01:00Z">
        <w:r>
          <w:t>Act</w:t>
        </w:r>
        <w:proofErr w:type="spellEnd"/>
        <w:r>
          <w:t>: La segunda parte es la llamada al método</w:t>
        </w:r>
      </w:ins>
      <w:ins w:id="1204" w:author="Roca Neyra Renzo Jaime" w:date="2019-09-04T22:02:00Z">
        <w:r>
          <w:t xml:space="preserve"> que se quiere comprobar su correcto funcionamiento.</w:t>
        </w:r>
      </w:ins>
    </w:p>
    <w:p w14:paraId="5936A084" w14:textId="77777777" w:rsidR="00EA6D52" w:rsidRDefault="001E7199">
      <w:pPr>
        <w:pStyle w:val="Prrafodelista"/>
        <w:numPr>
          <w:ilvl w:val="0"/>
          <w:numId w:val="33"/>
        </w:numPr>
        <w:spacing w:line="360" w:lineRule="auto"/>
        <w:jc w:val="both"/>
        <w:rPr>
          <w:ins w:id="1205" w:author="Roca Neyra Renzo Jaime" w:date="2019-09-04T22:13:00Z"/>
        </w:rPr>
        <w:pPrChange w:id="1206" w:author="Roca Neyra Renzo Jaime" w:date="2019-09-09T23:52:00Z">
          <w:pPr>
            <w:pStyle w:val="Prrafodelista"/>
            <w:numPr>
              <w:numId w:val="33"/>
            </w:numPr>
            <w:ind w:left="765" w:hanging="360"/>
          </w:pPr>
        </w:pPrChange>
      </w:pPr>
      <w:proofErr w:type="spellStart"/>
      <w:ins w:id="1207" w:author="Roca Neyra Renzo Jaime" w:date="2019-09-04T22:02:00Z">
        <w:r>
          <w:t>Assert</w:t>
        </w:r>
        <w:proofErr w:type="spellEnd"/>
        <w:r>
          <w:t>: La última parte son las comprobaciones del resultado ob</w:t>
        </w:r>
      </w:ins>
      <w:ins w:id="1208" w:author="Roca Neyra Renzo Jaime" w:date="2019-09-04T22:03:00Z">
        <w:r>
          <w:t>tenido del método anteriormente llamado son correcto. Comprobar que sean los resultados esperados.</w:t>
        </w:r>
      </w:ins>
    </w:p>
    <w:p w14:paraId="6B070794" w14:textId="1CA3A999" w:rsidR="00EA6D52" w:rsidRDefault="00EA6D52">
      <w:pPr>
        <w:pStyle w:val="Prrafodelista"/>
        <w:spacing w:line="360" w:lineRule="auto"/>
        <w:ind w:left="765"/>
        <w:jc w:val="both"/>
        <w:rPr>
          <w:ins w:id="1209" w:author="Roca Neyra Renzo Jaime" w:date="2019-09-04T22:13:00Z"/>
        </w:rPr>
        <w:pPrChange w:id="1210" w:author="Roca Neyra Renzo Jaime" w:date="2019-09-09T23:52:00Z">
          <w:pPr>
            <w:pStyle w:val="Prrafodelista"/>
            <w:numPr>
              <w:numId w:val="33"/>
            </w:numPr>
            <w:ind w:left="765" w:hanging="360"/>
          </w:pPr>
        </w:pPrChange>
      </w:pPr>
      <w:ins w:id="1211" w:author="Roca Neyra Renzo Jaime" w:date="2019-09-04T22:13:00Z">
        <w:r>
          <w:t xml:space="preserve">Si pasa todas las comprobaciones la prueba unitaria se da como </w:t>
        </w:r>
        <w:proofErr w:type="spellStart"/>
        <w:r>
          <w:t>valida</w:t>
        </w:r>
      </w:ins>
      <w:proofErr w:type="spellEnd"/>
      <w:ins w:id="1212" w:author="Roca Neyra Renzo Jaime" w:date="2019-09-04T22:14:00Z">
        <w:r>
          <w:t>.</w:t>
        </w:r>
      </w:ins>
      <w:ins w:id="1213" w:author="Roca Neyra Renzo Jaime" w:date="2019-09-04T22:13:00Z">
        <w:r>
          <w:br/>
        </w:r>
      </w:ins>
    </w:p>
    <w:p w14:paraId="2575B01F" w14:textId="330EAEEB" w:rsidR="00EA6D52" w:rsidRDefault="00EA6D52">
      <w:pPr>
        <w:spacing w:line="360" w:lineRule="auto"/>
        <w:jc w:val="both"/>
        <w:rPr>
          <w:ins w:id="1214" w:author="Roca Neyra Renzo Jaime" w:date="2019-09-04T22:11:00Z"/>
        </w:rPr>
        <w:pPrChange w:id="1215" w:author="Roca Neyra Renzo Jaime" w:date="2019-09-09T23:52:00Z">
          <w:pPr>
            <w:pStyle w:val="Prrafodelista"/>
            <w:numPr>
              <w:numId w:val="33"/>
            </w:numPr>
            <w:ind w:left="765" w:hanging="360"/>
          </w:pPr>
        </w:pPrChange>
      </w:pPr>
      <w:ins w:id="1216" w:author="Roca Neyra Renzo Jaime" w:date="2019-09-04T22:04:00Z">
        <w:r>
          <w:rPr>
            <w:noProof/>
          </w:rPr>
          <w:lastRenderedPageBreak/>
          <mc:AlternateContent>
            <mc:Choice Requires="wps">
              <w:drawing>
                <wp:anchor distT="45720" distB="45720" distL="114300" distR="114300" simplePos="0" relativeHeight="251673600" behindDoc="0" locked="0" layoutInCell="1" allowOverlap="1" wp14:anchorId="77954125" wp14:editId="1590C090">
                  <wp:simplePos x="0" y="0"/>
                  <wp:positionH relativeFrom="margin">
                    <wp:posOffset>95250</wp:posOffset>
                  </wp:positionH>
                  <wp:positionV relativeFrom="paragraph">
                    <wp:posOffset>277495</wp:posOffset>
                  </wp:positionV>
                  <wp:extent cx="5600700" cy="1404620"/>
                  <wp:effectExtent l="0" t="0" r="19050" b="1079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154DF2C7" w14:textId="77777777" w:rsidR="00E04204" w:rsidRDefault="00E04204" w:rsidP="001E7199">
                              <w:pPr>
                                <w:autoSpaceDE w:val="0"/>
                                <w:autoSpaceDN w:val="0"/>
                                <w:adjustRightInd w:val="0"/>
                                <w:spacing w:after="0" w:line="240" w:lineRule="auto"/>
                                <w:rPr>
                                  <w:ins w:id="1217" w:author="Roca Neyra Renzo Jaime" w:date="2019-09-04T22:04:00Z"/>
                                  <w:rFonts w:ascii="Consolas" w:hAnsi="Consolas" w:cs="Consolas"/>
                                  <w:color w:val="000000"/>
                                  <w:sz w:val="19"/>
                                  <w:szCs w:val="19"/>
                                </w:rPr>
                              </w:pPr>
                            </w:p>
                            <w:p w14:paraId="6A677D1B" w14:textId="77777777" w:rsidR="00E04204" w:rsidRDefault="00E04204" w:rsidP="001E7199">
                              <w:pPr>
                                <w:autoSpaceDE w:val="0"/>
                                <w:autoSpaceDN w:val="0"/>
                                <w:adjustRightInd w:val="0"/>
                                <w:spacing w:after="0" w:line="240" w:lineRule="auto"/>
                                <w:rPr>
                                  <w:ins w:id="1218" w:author="Roca Neyra Renzo Jaime" w:date="2019-09-04T22:04:00Z"/>
                                  <w:rFonts w:ascii="Consolas" w:hAnsi="Consolas" w:cs="Consolas"/>
                                  <w:color w:val="000000"/>
                                  <w:sz w:val="19"/>
                                  <w:szCs w:val="19"/>
                                </w:rPr>
                              </w:pPr>
                              <w:ins w:id="1219" w:author="Roca Neyra Renzo Jaime" w:date="2019-09-04T22:04:00Z">
                                <w:r>
                                  <w:rPr>
                                    <w:rFonts w:ascii="Consolas" w:hAnsi="Consolas" w:cs="Consolas"/>
                                    <w:color w:val="000000"/>
                                    <w:sz w:val="19"/>
                                    <w:szCs w:val="19"/>
                                  </w:rPr>
                                  <w:t xml:space="preserve">        [</w:t>
                                </w:r>
                                <w:proofErr w:type="spellStart"/>
                                <w:r>
                                  <w:rPr>
                                    <w:rFonts w:ascii="Consolas" w:hAnsi="Consolas" w:cs="Consolas"/>
                                    <w:color w:val="000000"/>
                                    <w:sz w:val="19"/>
                                    <w:szCs w:val="19"/>
                                  </w:rPr>
                                  <w:t>TestMethod</w:t>
                                </w:r>
                                <w:proofErr w:type="spellEnd"/>
                                <w:r>
                                  <w:rPr>
                                    <w:rFonts w:ascii="Consolas" w:hAnsi="Consolas" w:cs="Consolas"/>
                                    <w:color w:val="000000"/>
                                    <w:sz w:val="19"/>
                                    <w:szCs w:val="19"/>
                                  </w:rPr>
                                  <w:t>]</w:t>
                                </w:r>
                              </w:ins>
                            </w:p>
                            <w:p w14:paraId="1F375338" w14:textId="77777777" w:rsidR="00E04204" w:rsidRDefault="00E04204" w:rsidP="001E7199">
                              <w:pPr>
                                <w:autoSpaceDE w:val="0"/>
                                <w:autoSpaceDN w:val="0"/>
                                <w:adjustRightInd w:val="0"/>
                                <w:spacing w:after="0" w:line="240" w:lineRule="auto"/>
                                <w:rPr>
                                  <w:ins w:id="1220" w:author="Roca Neyra Renzo Jaime" w:date="2019-09-04T22:04:00Z"/>
                                  <w:rFonts w:ascii="Consolas" w:hAnsi="Consolas" w:cs="Consolas"/>
                                  <w:color w:val="000000"/>
                                  <w:sz w:val="19"/>
                                  <w:szCs w:val="19"/>
                                </w:rPr>
                              </w:pPr>
                              <w:ins w:id="1221" w:author="Roca Neyra Renzo Jaime" w:date="2019-09-04T22:04:00Z">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ReadSignals_whenFileSignalExist_returnSignalsWithSamples</w:t>
                                </w:r>
                                <w:proofErr w:type="spellEnd"/>
                                <w:r>
                                  <w:rPr>
                                    <w:rFonts w:ascii="Consolas" w:hAnsi="Consolas" w:cs="Consolas"/>
                                    <w:color w:val="000000"/>
                                    <w:sz w:val="19"/>
                                    <w:szCs w:val="19"/>
                                  </w:rPr>
                                  <w:t>()</w:t>
                                </w:r>
                              </w:ins>
                            </w:p>
                            <w:p w14:paraId="28806017" w14:textId="77777777" w:rsidR="00E04204" w:rsidRDefault="00E04204" w:rsidP="001E7199">
                              <w:pPr>
                                <w:autoSpaceDE w:val="0"/>
                                <w:autoSpaceDN w:val="0"/>
                                <w:adjustRightInd w:val="0"/>
                                <w:spacing w:after="0" w:line="240" w:lineRule="auto"/>
                                <w:rPr>
                                  <w:ins w:id="1222" w:author="Roca Neyra Renzo Jaime" w:date="2019-09-04T22:04:00Z"/>
                                  <w:rFonts w:ascii="Consolas" w:hAnsi="Consolas" w:cs="Consolas"/>
                                  <w:color w:val="000000"/>
                                  <w:sz w:val="19"/>
                                  <w:szCs w:val="19"/>
                                </w:rPr>
                              </w:pPr>
                              <w:ins w:id="1223" w:author="Roca Neyra Renzo Jaime" w:date="2019-09-04T22:04:00Z">
                                <w:r>
                                  <w:rPr>
                                    <w:rFonts w:ascii="Consolas" w:hAnsi="Consolas" w:cs="Consolas"/>
                                    <w:color w:val="000000"/>
                                    <w:sz w:val="19"/>
                                    <w:szCs w:val="19"/>
                                  </w:rPr>
                                  <w:t xml:space="preserve">        {</w:t>
                                </w:r>
                              </w:ins>
                            </w:p>
                            <w:p w14:paraId="5FF3168A" w14:textId="77777777" w:rsidR="00E04204" w:rsidRDefault="00E04204" w:rsidP="001E7199">
                              <w:pPr>
                                <w:autoSpaceDE w:val="0"/>
                                <w:autoSpaceDN w:val="0"/>
                                <w:adjustRightInd w:val="0"/>
                                <w:spacing w:after="0" w:line="240" w:lineRule="auto"/>
                                <w:rPr>
                                  <w:ins w:id="1224" w:author="Roca Neyra Renzo Jaime" w:date="2019-09-04T22:04:00Z"/>
                                  <w:rFonts w:ascii="Consolas" w:hAnsi="Consolas" w:cs="Consolas"/>
                                  <w:color w:val="000000"/>
                                  <w:sz w:val="19"/>
                                  <w:szCs w:val="19"/>
                                </w:rPr>
                              </w:pPr>
                              <w:ins w:id="1225" w:author="Roca Neyra Renzo Jaime" w:date="2019-09-04T22:04:00Z">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Arrange</w:t>
                                </w:r>
                                <w:proofErr w:type="spellEnd"/>
                              </w:ins>
                            </w:p>
                            <w:p w14:paraId="0BB49137" w14:textId="77777777" w:rsidR="00E04204" w:rsidRDefault="00E04204" w:rsidP="001E7199">
                              <w:pPr>
                                <w:autoSpaceDE w:val="0"/>
                                <w:autoSpaceDN w:val="0"/>
                                <w:adjustRightInd w:val="0"/>
                                <w:spacing w:after="0" w:line="240" w:lineRule="auto"/>
                                <w:rPr>
                                  <w:ins w:id="1226" w:author="Roca Neyra Renzo Jaime" w:date="2019-09-04T22:04:00Z"/>
                                  <w:rFonts w:ascii="Consolas" w:hAnsi="Consolas" w:cs="Consolas"/>
                                  <w:color w:val="000000"/>
                                  <w:sz w:val="19"/>
                                  <w:szCs w:val="19"/>
                                </w:rPr>
                              </w:pPr>
                              <w:ins w:id="1227" w:author="Roca Neyra Renzo Jaime" w:date="2019-09-04T22:04:00Z">
                                <w:r>
                                  <w:rPr>
                                    <w:rFonts w:ascii="Consolas" w:hAnsi="Consolas" w:cs="Consolas"/>
                                    <w:color w:val="000000"/>
                                    <w:sz w:val="19"/>
                                    <w:szCs w:val="19"/>
                                  </w:rPr>
                                  <w:t xml:space="preserve">            Record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w:t>
                                </w:r>
                              </w:ins>
                            </w:p>
                            <w:p w14:paraId="29339FBB" w14:textId="77777777" w:rsidR="00E04204" w:rsidRDefault="00E04204" w:rsidP="001E7199">
                              <w:pPr>
                                <w:autoSpaceDE w:val="0"/>
                                <w:autoSpaceDN w:val="0"/>
                                <w:adjustRightInd w:val="0"/>
                                <w:spacing w:after="0" w:line="240" w:lineRule="auto"/>
                                <w:rPr>
                                  <w:ins w:id="1228" w:author="Roca Neyra Renzo Jaime" w:date="2019-09-04T22:04:00Z"/>
                                  <w:rFonts w:ascii="Consolas" w:hAnsi="Consolas" w:cs="Consolas"/>
                                  <w:color w:val="000000"/>
                                  <w:sz w:val="19"/>
                                  <w:szCs w:val="19"/>
                                </w:rPr>
                              </w:pPr>
                            </w:p>
                            <w:p w14:paraId="3C839DFA" w14:textId="77777777" w:rsidR="00E04204" w:rsidRDefault="00E04204" w:rsidP="001E7199">
                              <w:pPr>
                                <w:autoSpaceDE w:val="0"/>
                                <w:autoSpaceDN w:val="0"/>
                                <w:adjustRightInd w:val="0"/>
                                <w:spacing w:after="0" w:line="240" w:lineRule="auto"/>
                                <w:rPr>
                                  <w:ins w:id="1229" w:author="Roca Neyra Renzo Jaime" w:date="2019-09-04T22:04:00Z"/>
                                  <w:rFonts w:ascii="Consolas" w:hAnsi="Consolas" w:cs="Consolas"/>
                                  <w:color w:val="000000"/>
                                  <w:sz w:val="19"/>
                                  <w:szCs w:val="19"/>
                                </w:rPr>
                              </w:pPr>
                            </w:p>
                            <w:p w14:paraId="20505FE1" w14:textId="77777777" w:rsidR="00E04204" w:rsidRDefault="00E04204" w:rsidP="001E7199">
                              <w:pPr>
                                <w:autoSpaceDE w:val="0"/>
                                <w:autoSpaceDN w:val="0"/>
                                <w:adjustRightInd w:val="0"/>
                                <w:spacing w:after="0" w:line="240" w:lineRule="auto"/>
                                <w:rPr>
                                  <w:ins w:id="1230" w:author="Roca Neyra Renzo Jaime" w:date="2019-09-04T22:04:00Z"/>
                                  <w:rFonts w:ascii="Consolas" w:hAnsi="Consolas" w:cs="Consolas"/>
                                  <w:color w:val="000000"/>
                                  <w:sz w:val="19"/>
                                  <w:szCs w:val="19"/>
                                </w:rPr>
                              </w:pPr>
                              <w:ins w:id="1231" w:author="Roca Neyra Renzo Jaime" w:date="2019-09-04T22:04:00Z">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Act</w:t>
                                </w:r>
                                <w:proofErr w:type="spellEnd"/>
                              </w:ins>
                            </w:p>
                            <w:p w14:paraId="467B0F55" w14:textId="77777777" w:rsidR="00E04204" w:rsidRDefault="00E04204" w:rsidP="001E7199">
                              <w:pPr>
                                <w:autoSpaceDE w:val="0"/>
                                <w:autoSpaceDN w:val="0"/>
                                <w:adjustRightInd w:val="0"/>
                                <w:spacing w:after="0" w:line="240" w:lineRule="auto"/>
                                <w:rPr>
                                  <w:ins w:id="1232" w:author="Roca Neyra Renzo Jaime" w:date="2019-09-04T22:04:00Z"/>
                                  <w:rFonts w:ascii="Consolas" w:hAnsi="Consolas" w:cs="Consolas"/>
                                  <w:color w:val="000000"/>
                                  <w:sz w:val="19"/>
                                  <w:szCs w:val="19"/>
                                </w:rPr>
                              </w:pPr>
                              <w:ins w:id="1233" w:author="Roca Neyra Renzo Jaime" w:date="2019-09-04T22:04:00Z">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ManagerWFDB.ReadSignals</w:t>
                                </w:r>
                                <w:proofErr w:type="spellEnd"/>
                                <w:r>
                                  <w:rPr>
                                    <w:rFonts w:ascii="Consolas" w:hAnsi="Consolas" w:cs="Consolas"/>
                                    <w:color w:val="000000"/>
                                    <w:sz w:val="19"/>
                                    <w:szCs w:val="19"/>
                                  </w:rPr>
                                  <w:t>(</w:t>
                                </w:r>
                                <w:r>
                                  <w:rPr>
                                    <w:rFonts w:ascii="Consolas" w:hAnsi="Consolas" w:cs="Consolas"/>
                                    <w:color w:val="A31515"/>
                                    <w:sz w:val="19"/>
                                    <w:szCs w:val="19"/>
                                  </w:rPr>
                                  <w:t>"01911"</w:t>
                                </w:r>
                                <w:r>
                                  <w:rPr>
                                    <w:rFonts w:ascii="Consolas" w:hAnsi="Consolas" w:cs="Consolas"/>
                                    <w:color w:val="000000"/>
                                    <w:sz w:val="19"/>
                                    <w:szCs w:val="19"/>
                                  </w:rPr>
                                  <w:t>);</w:t>
                                </w:r>
                              </w:ins>
                            </w:p>
                            <w:p w14:paraId="7A080C7D" w14:textId="77777777" w:rsidR="00E04204" w:rsidRDefault="00E04204" w:rsidP="001E7199">
                              <w:pPr>
                                <w:autoSpaceDE w:val="0"/>
                                <w:autoSpaceDN w:val="0"/>
                                <w:adjustRightInd w:val="0"/>
                                <w:spacing w:after="0" w:line="240" w:lineRule="auto"/>
                                <w:rPr>
                                  <w:ins w:id="1234" w:author="Roca Neyra Renzo Jaime" w:date="2019-09-04T22:04:00Z"/>
                                  <w:rFonts w:ascii="Consolas" w:hAnsi="Consolas" w:cs="Consolas"/>
                                  <w:color w:val="000000"/>
                                  <w:sz w:val="19"/>
                                  <w:szCs w:val="19"/>
                                </w:rPr>
                              </w:pPr>
                            </w:p>
                            <w:p w14:paraId="21D404BC" w14:textId="77777777" w:rsidR="00E04204" w:rsidRDefault="00E04204" w:rsidP="001E7199">
                              <w:pPr>
                                <w:autoSpaceDE w:val="0"/>
                                <w:autoSpaceDN w:val="0"/>
                                <w:adjustRightInd w:val="0"/>
                                <w:spacing w:after="0" w:line="240" w:lineRule="auto"/>
                                <w:rPr>
                                  <w:ins w:id="1235" w:author="Roca Neyra Renzo Jaime" w:date="2019-09-04T22:04:00Z"/>
                                  <w:rFonts w:ascii="Consolas" w:hAnsi="Consolas" w:cs="Consolas"/>
                                  <w:color w:val="000000"/>
                                  <w:sz w:val="19"/>
                                  <w:szCs w:val="19"/>
                                </w:rPr>
                              </w:pPr>
                              <w:ins w:id="1236" w:author="Roca Neyra Renzo Jaime" w:date="2019-09-04T22:04:00Z">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Assert</w:t>
                                </w:r>
                                <w:proofErr w:type="spellEnd"/>
                              </w:ins>
                            </w:p>
                            <w:p w14:paraId="5DC6545F" w14:textId="77777777" w:rsidR="00E04204" w:rsidRDefault="00E04204" w:rsidP="001E7199">
                              <w:pPr>
                                <w:autoSpaceDE w:val="0"/>
                                <w:autoSpaceDN w:val="0"/>
                                <w:adjustRightInd w:val="0"/>
                                <w:spacing w:after="0" w:line="240" w:lineRule="auto"/>
                                <w:rPr>
                                  <w:ins w:id="1237" w:author="Roca Neyra Renzo Jaime" w:date="2019-09-04T22:04:00Z"/>
                                  <w:rFonts w:ascii="Consolas" w:hAnsi="Consolas" w:cs="Consolas"/>
                                  <w:color w:val="000000"/>
                                  <w:sz w:val="19"/>
                                  <w:szCs w:val="19"/>
                                </w:rPr>
                              </w:pPr>
                              <w:ins w:id="1238" w:author="Roca Neyra Renzo Jaime" w:date="2019-09-04T22:04:00Z">
                                <w:r>
                                  <w:rPr>
                                    <w:rFonts w:ascii="Consolas" w:hAnsi="Consolas" w:cs="Consolas"/>
                                    <w:color w:val="000000"/>
                                    <w:sz w:val="19"/>
                                    <w:szCs w:val="19"/>
                                  </w:rPr>
                                  <w:t xml:space="preserve">            </w:t>
                                </w:r>
                                <w:proofErr w:type="spellStart"/>
                                <w:r>
                                  <w:rPr>
                                    <w:rFonts w:ascii="Consolas" w:hAnsi="Consolas" w:cs="Consolas"/>
                                    <w:color w:val="000000"/>
                                    <w:sz w:val="19"/>
                                    <w:szCs w:val="19"/>
                                  </w:rPr>
                                  <w:t>Assert.AreEqual</w:t>
                                </w:r>
                                <w:proofErr w:type="spellEnd"/>
                                <w:r>
                                  <w:rPr>
                                    <w:rFonts w:ascii="Consolas" w:hAnsi="Consolas" w:cs="Consolas"/>
                                    <w:color w:val="000000"/>
                                    <w:sz w:val="19"/>
                                    <w:szCs w:val="19"/>
                                  </w:rPr>
                                  <w:t xml:space="preserve">(30, </w:t>
                                </w:r>
                                <w:proofErr w:type="spellStart"/>
                                <w:r>
                                  <w:rPr>
                                    <w:rFonts w:ascii="Consolas" w:hAnsi="Consolas" w:cs="Consolas"/>
                                    <w:color w:val="000000"/>
                                    <w:sz w:val="19"/>
                                    <w:szCs w:val="19"/>
                                  </w:rPr>
                                  <w:t>result.Signals.ElementAt</w:t>
                                </w:r>
                                <w:proofErr w:type="spellEnd"/>
                                <w:r>
                                  <w:rPr>
                                    <w:rFonts w:ascii="Consolas" w:hAnsi="Consolas" w:cs="Consolas"/>
                                    <w:color w:val="000000"/>
                                    <w:sz w:val="19"/>
                                    <w:szCs w:val="19"/>
                                  </w:rPr>
                                  <w:t>(0).</w:t>
                                </w:r>
                                <w:proofErr w:type="spellStart"/>
                                <w:r>
                                  <w:rPr>
                                    <w:rFonts w:ascii="Consolas" w:hAnsi="Consolas" w:cs="Consolas"/>
                                    <w:color w:val="000000"/>
                                    <w:sz w:val="19"/>
                                    <w:szCs w:val="19"/>
                                  </w:rPr>
                                  <w:t>Samples</w:t>
                                </w:r>
                                <w:proofErr w:type="spellEnd"/>
                                <w:r>
                                  <w:rPr>
                                    <w:rFonts w:ascii="Consolas" w:hAnsi="Consolas" w:cs="Consolas"/>
                                    <w:color w:val="000000"/>
                                    <w:sz w:val="19"/>
                                    <w:szCs w:val="19"/>
                                  </w:rPr>
                                  <w:t>[184]);</w:t>
                                </w:r>
                              </w:ins>
                            </w:p>
                            <w:p w14:paraId="1C9FA392" w14:textId="77777777" w:rsidR="00E04204" w:rsidRDefault="00E04204" w:rsidP="001E7199">
                              <w:pPr>
                                <w:autoSpaceDE w:val="0"/>
                                <w:autoSpaceDN w:val="0"/>
                                <w:adjustRightInd w:val="0"/>
                                <w:spacing w:after="0" w:line="240" w:lineRule="auto"/>
                                <w:rPr>
                                  <w:ins w:id="1239" w:author="Roca Neyra Renzo Jaime" w:date="2019-09-04T22:04:00Z"/>
                                  <w:rFonts w:ascii="Consolas" w:hAnsi="Consolas" w:cs="Consolas"/>
                                  <w:color w:val="000000"/>
                                  <w:sz w:val="19"/>
                                  <w:szCs w:val="19"/>
                                </w:rPr>
                              </w:pPr>
                              <w:ins w:id="1240" w:author="Roca Neyra Renzo Jaime" w:date="2019-09-04T22:04:00Z">
                                <w:r>
                                  <w:rPr>
                                    <w:rFonts w:ascii="Consolas" w:hAnsi="Consolas" w:cs="Consolas"/>
                                    <w:color w:val="000000"/>
                                    <w:sz w:val="19"/>
                                    <w:szCs w:val="19"/>
                                  </w:rPr>
                                  <w:t xml:space="preserve">            </w:t>
                                </w:r>
                                <w:proofErr w:type="spellStart"/>
                                <w:r>
                                  <w:rPr>
                                    <w:rFonts w:ascii="Consolas" w:hAnsi="Consolas" w:cs="Consolas"/>
                                    <w:color w:val="000000"/>
                                    <w:sz w:val="19"/>
                                    <w:szCs w:val="19"/>
                                  </w:rPr>
                                  <w:t>Assert.AreEqual</w:t>
                                </w:r>
                                <w:proofErr w:type="spellEnd"/>
                                <w:r>
                                  <w:rPr>
                                    <w:rFonts w:ascii="Consolas" w:hAnsi="Consolas" w:cs="Consolas"/>
                                    <w:color w:val="000000"/>
                                    <w:sz w:val="19"/>
                                    <w:szCs w:val="19"/>
                                  </w:rPr>
                                  <w:t xml:space="preserve">(-13, </w:t>
                                </w:r>
                                <w:proofErr w:type="spellStart"/>
                                <w:r>
                                  <w:rPr>
                                    <w:rFonts w:ascii="Consolas" w:hAnsi="Consolas" w:cs="Consolas"/>
                                    <w:color w:val="000000"/>
                                    <w:sz w:val="19"/>
                                    <w:szCs w:val="19"/>
                                  </w:rPr>
                                  <w:t>result.Signals.ElementAt</w:t>
                                </w:r>
                                <w:proofErr w:type="spellEnd"/>
                                <w:r>
                                  <w:rPr>
                                    <w:rFonts w:ascii="Consolas" w:hAnsi="Consolas" w:cs="Consolas"/>
                                    <w:color w:val="000000"/>
                                    <w:sz w:val="19"/>
                                    <w:szCs w:val="19"/>
                                  </w:rPr>
                                  <w:t>(1).</w:t>
                                </w:r>
                                <w:proofErr w:type="spellStart"/>
                                <w:r>
                                  <w:rPr>
                                    <w:rFonts w:ascii="Consolas" w:hAnsi="Consolas" w:cs="Consolas"/>
                                    <w:color w:val="000000"/>
                                    <w:sz w:val="19"/>
                                    <w:szCs w:val="19"/>
                                  </w:rPr>
                                  <w:t>Samples</w:t>
                                </w:r>
                                <w:proofErr w:type="spellEnd"/>
                                <w:r>
                                  <w:rPr>
                                    <w:rFonts w:ascii="Consolas" w:hAnsi="Consolas" w:cs="Consolas"/>
                                    <w:color w:val="000000"/>
                                    <w:sz w:val="19"/>
                                    <w:szCs w:val="19"/>
                                  </w:rPr>
                                  <w:t>[128]);</w:t>
                                </w:r>
                              </w:ins>
                            </w:p>
                            <w:p w14:paraId="22F9354A" w14:textId="3352D076" w:rsidR="00E04204" w:rsidRDefault="00E04204" w:rsidP="001E7199">
                              <w:ins w:id="1241" w:author="Roca Neyra Renzo Jaime" w:date="2019-09-04T22:04:00Z">
                                <w:r>
                                  <w:rPr>
                                    <w:rFonts w:ascii="Consolas" w:hAnsi="Consolas" w:cs="Consolas"/>
                                    <w:color w:val="000000"/>
                                    <w:sz w:val="19"/>
                                    <w:szCs w:val="19"/>
                                  </w:rP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954125" id="_x0000_s1027" type="#_x0000_t202" style="position:absolute;left:0;text-align:left;margin-left:7.5pt;margin-top:21.85pt;width:441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">
                  <v:textbox style="mso-fit-shape-to-text:t">
                    <w:txbxContent>
                      <w:p w14:paraId="154DF2C7" w14:textId="77777777" w:rsidR="00E04204" w:rsidRDefault="00E04204" w:rsidP="001E7199">
                        <w:pPr>
                          <w:autoSpaceDE w:val="0"/>
                          <w:autoSpaceDN w:val="0"/>
                          <w:adjustRightInd w:val="0"/>
                          <w:spacing w:after="0" w:line="240" w:lineRule="auto"/>
                          <w:rPr>
                            <w:ins w:id="1242" w:author="Roca Neyra Renzo Jaime" w:date="2019-09-04T22:04:00Z"/>
                            <w:rFonts w:ascii="Consolas" w:hAnsi="Consolas" w:cs="Consolas"/>
                            <w:color w:val="000000"/>
                            <w:sz w:val="19"/>
                            <w:szCs w:val="19"/>
                          </w:rPr>
                        </w:pPr>
                      </w:p>
                      <w:p w14:paraId="6A677D1B" w14:textId="77777777" w:rsidR="00E04204" w:rsidRDefault="00E04204" w:rsidP="001E7199">
                        <w:pPr>
                          <w:autoSpaceDE w:val="0"/>
                          <w:autoSpaceDN w:val="0"/>
                          <w:adjustRightInd w:val="0"/>
                          <w:spacing w:after="0" w:line="240" w:lineRule="auto"/>
                          <w:rPr>
                            <w:ins w:id="1243" w:author="Roca Neyra Renzo Jaime" w:date="2019-09-04T22:04:00Z"/>
                            <w:rFonts w:ascii="Consolas" w:hAnsi="Consolas" w:cs="Consolas"/>
                            <w:color w:val="000000"/>
                            <w:sz w:val="19"/>
                            <w:szCs w:val="19"/>
                          </w:rPr>
                        </w:pPr>
                        <w:ins w:id="1244" w:author="Roca Neyra Renzo Jaime" w:date="2019-09-04T22:04:00Z">
                          <w:r>
                            <w:rPr>
                              <w:rFonts w:ascii="Consolas" w:hAnsi="Consolas" w:cs="Consolas"/>
                              <w:color w:val="000000"/>
                              <w:sz w:val="19"/>
                              <w:szCs w:val="19"/>
                            </w:rPr>
                            <w:t xml:space="preserve">        [</w:t>
                          </w:r>
                          <w:proofErr w:type="spellStart"/>
                          <w:r>
                            <w:rPr>
                              <w:rFonts w:ascii="Consolas" w:hAnsi="Consolas" w:cs="Consolas"/>
                              <w:color w:val="000000"/>
                              <w:sz w:val="19"/>
                              <w:szCs w:val="19"/>
                            </w:rPr>
                            <w:t>TestMethod</w:t>
                          </w:r>
                          <w:proofErr w:type="spellEnd"/>
                          <w:r>
                            <w:rPr>
                              <w:rFonts w:ascii="Consolas" w:hAnsi="Consolas" w:cs="Consolas"/>
                              <w:color w:val="000000"/>
                              <w:sz w:val="19"/>
                              <w:szCs w:val="19"/>
                            </w:rPr>
                            <w:t>]</w:t>
                          </w:r>
                        </w:ins>
                      </w:p>
                      <w:p w14:paraId="1F375338" w14:textId="77777777" w:rsidR="00E04204" w:rsidRDefault="00E04204" w:rsidP="001E7199">
                        <w:pPr>
                          <w:autoSpaceDE w:val="0"/>
                          <w:autoSpaceDN w:val="0"/>
                          <w:adjustRightInd w:val="0"/>
                          <w:spacing w:after="0" w:line="240" w:lineRule="auto"/>
                          <w:rPr>
                            <w:ins w:id="1245" w:author="Roca Neyra Renzo Jaime" w:date="2019-09-04T22:04:00Z"/>
                            <w:rFonts w:ascii="Consolas" w:hAnsi="Consolas" w:cs="Consolas"/>
                            <w:color w:val="000000"/>
                            <w:sz w:val="19"/>
                            <w:szCs w:val="19"/>
                          </w:rPr>
                        </w:pPr>
                        <w:ins w:id="1246" w:author="Roca Neyra Renzo Jaime" w:date="2019-09-04T22:04:00Z">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ReadSignals_whenFileSignalExist_returnSignalsWithSamples</w:t>
                          </w:r>
                          <w:proofErr w:type="spellEnd"/>
                          <w:r>
                            <w:rPr>
                              <w:rFonts w:ascii="Consolas" w:hAnsi="Consolas" w:cs="Consolas"/>
                              <w:color w:val="000000"/>
                              <w:sz w:val="19"/>
                              <w:szCs w:val="19"/>
                            </w:rPr>
                            <w:t>()</w:t>
                          </w:r>
                        </w:ins>
                      </w:p>
                      <w:p w14:paraId="28806017" w14:textId="77777777" w:rsidR="00E04204" w:rsidRDefault="00E04204" w:rsidP="001E7199">
                        <w:pPr>
                          <w:autoSpaceDE w:val="0"/>
                          <w:autoSpaceDN w:val="0"/>
                          <w:adjustRightInd w:val="0"/>
                          <w:spacing w:after="0" w:line="240" w:lineRule="auto"/>
                          <w:rPr>
                            <w:ins w:id="1247" w:author="Roca Neyra Renzo Jaime" w:date="2019-09-04T22:04:00Z"/>
                            <w:rFonts w:ascii="Consolas" w:hAnsi="Consolas" w:cs="Consolas"/>
                            <w:color w:val="000000"/>
                            <w:sz w:val="19"/>
                            <w:szCs w:val="19"/>
                          </w:rPr>
                        </w:pPr>
                        <w:ins w:id="1248" w:author="Roca Neyra Renzo Jaime" w:date="2019-09-04T22:04:00Z">
                          <w:r>
                            <w:rPr>
                              <w:rFonts w:ascii="Consolas" w:hAnsi="Consolas" w:cs="Consolas"/>
                              <w:color w:val="000000"/>
                              <w:sz w:val="19"/>
                              <w:szCs w:val="19"/>
                            </w:rPr>
                            <w:t xml:space="preserve">        {</w:t>
                          </w:r>
                        </w:ins>
                      </w:p>
                      <w:p w14:paraId="5FF3168A" w14:textId="77777777" w:rsidR="00E04204" w:rsidRDefault="00E04204" w:rsidP="001E7199">
                        <w:pPr>
                          <w:autoSpaceDE w:val="0"/>
                          <w:autoSpaceDN w:val="0"/>
                          <w:adjustRightInd w:val="0"/>
                          <w:spacing w:after="0" w:line="240" w:lineRule="auto"/>
                          <w:rPr>
                            <w:ins w:id="1249" w:author="Roca Neyra Renzo Jaime" w:date="2019-09-04T22:04:00Z"/>
                            <w:rFonts w:ascii="Consolas" w:hAnsi="Consolas" w:cs="Consolas"/>
                            <w:color w:val="000000"/>
                            <w:sz w:val="19"/>
                            <w:szCs w:val="19"/>
                          </w:rPr>
                        </w:pPr>
                        <w:ins w:id="1250" w:author="Roca Neyra Renzo Jaime" w:date="2019-09-04T22:04:00Z">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Arrange</w:t>
                          </w:r>
                          <w:proofErr w:type="spellEnd"/>
                        </w:ins>
                      </w:p>
                      <w:p w14:paraId="0BB49137" w14:textId="77777777" w:rsidR="00E04204" w:rsidRDefault="00E04204" w:rsidP="001E7199">
                        <w:pPr>
                          <w:autoSpaceDE w:val="0"/>
                          <w:autoSpaceDN w:val="0"/>
                          <w:adjustRightInd w:val="0"/>
                          <w:spacing w:after="0" w:line="240" w:lineRule="auto"/>
                          <w:rPr>
                            <w:ins w:id="1251" w:author="Roca Neyra Renzo Jaime" w:date="2019-09-04T22:04:00Z"/>
                            <w:rFonts w:ascii="Consolas" w:hAnsi="Consolas" w:cs="Consolas"/>
                            <w:color w:val="000000"/>
                            <w:sz w:val="19"/>
                            <w:szCs w:val="19"/>
                          </w:rPr>
                        </w:pPr>
                        <w:ins w:id="1252" w:author="Roca Neyra Renzo Jaime" w:date="2019-09-04T22:04:00Z">
                          <w:r>
                            <w:rPr>
                              <w:rFonts w:ascii="Consolas" w:hAnsi="Consolas" w:cs="Consolas"/>
                              <w:color w:val="000000"/>
                              <w:sz w:val="19"/>
                              <w:szCs w:val="19"/>
                            </w:rPr>
                            <w:t xml:space="preserve">            Record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w:t>
                          </w:r>
                        </w:ins>
                      </w:p>
                      <w:p w14:paraId="29339FBB" w14:textId="77777777" w:rsidR="00E04204" w:rsidRDefault="00E04204" w:rsidP="001E7199">
                        <w:pPr>
                          <w:autoSpaceDE w:val="0"/>
                          <w:autoSpaceDN w:val="0"/>
                          <w:adjustRightInd w:val="0"/>
                          <w:spacing w:after="0" w:line="240" w:lineRule="auto"/>
                          <w:rPr>
                            <w:ins w:id="1253" w:author="Roca Neyra Renzo Jaime" w:date="2019-09-04T22:04:00Z"/>
                            <w:rFonts w:ascii="Consolas" w:hAnsi="Consolas" w:cs="Consolas"/>
                            <w:color w:val="000000"/>
                            <w:sz w:val="19"/>
                            <w:szCs w:val="19"/>
                          </w:rPr>
                        </w:pPr>
                      </w:p>
                      <w:p w14:paraId="3C839DFA" w14:textId="77777777" w:rsidR="00E04204" w:rsidRDefault="00E04204" w:rsidP="001E7199">
                        <w:pPr>
                          <w:autoSpaceDE w:val="0"/>
                          <w:autoSpaceDN w:val="0"/>
                          <w:adjustRightInd w:val="0"/>
                          <w:spacing w:after="0" w:line="240" w:lineRule="auto"/>
                          <w:rPr>
                            <w:ins w:id="1254" w:author="Roca Neyra Renzo Jaime" w:date="2019-09-04T22:04:00Z"/>
                            <w:rFonts w:ascii="Consolas" w:hAnsi="Consolas" w:cs="Consolas"/>
                            <w:color w:val="000000"/>
                            <w:sz w:val="19"/>
                            <w:szCs w:val="19"/>
                          </w:rPr>
                        </w:pPr>
                      </w:p>
                      <w:p w14:paraId="20505FE1" w14:textId="77777777" w:rsidR="00E04204" w:rsidRDefault="00E04204" w:rsidP="001E7199">
                        <w:pPr>
                          <w:autoSpaceDE w:val="0"/>
                          <w:autoSpaceDN w:val="0"/>
                          <w:adjustRightInd w:val="0"/>
                          <w:spacing w:after="0" w:line="240" w:lineRule="auto"/>
                          <w:rPr>
                            <w:ins w:id="1255" w:author="Roca Neyra Renzo Jaime" w:date="2019-09-04T22:04:00Z"/>
                            <w:rFonts w:ascii="Consolas" w:hAnsi="Consolas" w:cs="Consolas"/>
                            <w:color w:val="000000"/>
                            <w:sz w:val="19"/>
                            <w:szCs w:val="19"/>
                          </w:rPr>
                        </w:pPr>
                        <w:ins w:id="1256" w:author="Roca Neyra Renzo Jaime" w:date="2019-09-04T22:04:00Z">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Act</w:t>
                          </w:r>
                          <w:proofErr w:type="spellEnd"/>
                        </w:ins>
                      </w:p>
                      <w:p w14:paraId="467B0F55" w14:textId="77777777" w:rsidR="00E04204" w:rsidRDefault="00E04204" w:rsidP="001E7199">
                        <w:pPr>
                          <w:autoSpaceDE w:val="0"/>
                          <w:autoSpaceDN w:val="0"/>
                          <w:adjustRightInd w:val="0"/>
                          <w:spacing w:after="0" w:line="240" w:lineRule="auto"/>
                          <w:rPr>
                            <w:ins w:id="1257" w:author="Roca Neyra Renzo Jaime" w:date="2019-09-04T22:04:00Z"/>
                            <w:rFonts w:ascii="Consolas" w:hAnsi="Consolas" w:cs="Consolas"/>
                            <w:color w:val="000000"/>
                            <w:sz w:val="19"/>
                            <w:szCs w:val="19"/>
                          </w:rPr>
                        </w:pPr>
                        <w:ins w:id="1258" w:author="Roca Neyra Renzo Jaime" w:date="2019-09-04T22:04:00Z">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ManagerWFDB.ReadSignals</w:t>
                          </w:r>
                          <w:proofErr w:type="spellEnd"/>
                          <w:r>
                            <w:rPr>
                              <w:rFonts w:ascii="Consolas" w:hAnsi="Consolas" w:cs="Consolas"/>
                              <w:color w:val="000000"/>
                              <w:sz w:val="19"/>
                              <w:szCs w:val="19"/>
                            </w:rPr>
                            <w:t>(</w:t>
                          </w:r>
                          <w:r>
                            <w:rPr>
                              <w:rFonts w:ascii="Consolas" w:hAnsi="Consolas" w:cs="Consolas"/>
                              <w:color w:val="A31515"/>
                              <w:sz w:val="19"/>
                              <w:szCs w:val="19"/>
                            </w:rPr>
                            <w:t>"01911"</w:t>
                          </w:r>
                          <w:r>
                            <w:rPr>
                              <w:rFonts w:ascii="Consolas" w:hAnsi="Consolas" w:cs="Consolas"/>
                              <w:color w:val="000000"/>
                              <w:sz w:val="19"/>
                              <w:szCs w:val="19"/>
                            </w:rPr>
                            <w:t>);</w:t>
                          </w:r>
                        </w:ins>
                      </w:p>
                      <w:p w14:paraId="7A080C7D" w14:textId="77777777" w:rsidR="00E04204" w:rsidRDefault="00E04204" w:rsidP="001E7199">
                        <w:pPr>
                          <w:autoSpaceDE w:val="0"/>
                          <w:autoSpaceDN w:val="0"/>
                          <w:adjustRightInd w:val="0"/>
                          <w:spacing w:after="0" w:line="240" w:lineRule="auto"/>
                          <w:rPr>
                            <w:ins w:id="1259" w:author="Roca Neyra Renzo Jaime" w:date="2019-09-04T22:04:00Z"/>
                            <w:rFonts w:ascii="Consolas" w:hAnsi="Consolas" w:cs="Consolas"/>
                            <w:color w:val="000000"/>
                            <w:sz w:val="19"/>
                            <w:szCs w:val="19"/>
                          </w:rPr>
                        </w:pPr>
                      </w:p>
                      <w:p w14:paraId="21D404BC" w14:textId="77777777" w:rsidR="00E04204" w:rsidRDefault="00E04204" w:rsidP="001E7199">
                        <w:pPr>
                          <w:autoSpaceDE w:val="0"/>
                          <w:autoSpaceDN w:val="0"/>
                          <w:adjustRightInd w:val="0"/>
                          <w:spacing w:after="0" w:line="240" w:lineRule="auto"/>
                          <w:rPr>
                            <w:ins w:id="1260" w:author="Roca Neyra Renzo Jaime" w:date="2019-09-04T22:04:00Z"/>
                            <w:rFonts w:ascii="Consolas" w:hAnsi="Consolas" w:cs="Consolas"/>
                            <w:color w:val="000000"/>
                            <w:sz w:val="19"/>
                            <w:szCs w:val="19"/>
                          </w:rPr>
                        </w:pPr>
                        <w:ins w:id="1261" w:author="Roca Neyra Renzo Jaime" w:date="2019-09-04T22:04:00Z">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Assert</w:t>
                          </w:r>
                          <w:proofErr w:type="spellEnd"/>
                        </w:ins>
                      </w:p>
                      <w:p w14:paraId="5DC6545F" w14:textId="77777777" w:rsidR="00E04204" w:rsidRDefault="00E04204" w:rsidP="001E7199">
                        <w:pPr>
                          <w:autoSpaceDE w:val="0"/>
                          <w:autoSpaceDN w:val="0"/>
                          <w:adjustRightInd w:val="0"/>
                          <w:spacing w:after="0" w:line="240" w:lineRule="auto"/>
                          <w:rPr>
                            <w:ins w:id="1262" w:author="Roca Neyra Renzo Jaime" w:date="2019-09-04T22:04:00Z"/>
                            <w:rFonts w:ascii="Consolas" w:hAnsi="Consolas" w:cs="Consolas"/>
                            <w:color w:val="000000"/>
                            <w:sz w:val="19"/>
                            <w:szCs w:val="19"/>
                          </w:rPr>
                        </w:pPr>
                        <w:ins w:id="1263" w:author="Roca Neyra Renzo Jaime" w:date="2019-09-04T22:04:00Z">
                          <w:r>
                            <w:rPr>
                              <w:rFonts w:ascii="Consolas" w:hAnsi="Consolas" w:cs="Consolas"/>
                              <w:color w:val="000000"/>
                              <w:sz w:val="19"/>
                              <w:szCs w:val="19"/>
                            </w:rPr>
                            <w:t xml:space="preserve">            </w:t>
                          </w:r>
                          <w:proofErr w:type="spellStart"/>
                          <w:r>
                            <w:rPr>
                              <w:rFonts w:ascii="Consolas" w:hAnsi="Consolas" w:cs="Consolas"/>
                              <w:color w:val="000000"/>
                              <w:sz w:val="19"/>
                              <w:szCs w:val="19"/>
                            </w:rPr>
                            <w:t>Assert.AreEqual</w:t>
                          </w:r>
                          <w:proofErr w:type="spellEnd"/>
                          <w:r>
                            <w:rPr>
                              <w:rFonts w:ascii="Consolas" w:hAnsi="Consolas" w:cs="Consolas"/>
                              <w:color w:val="000000"/>
                              <w:sz w:val="19"/>
                              <w:szCs w:val="19"/>
                            </w:rPr>
                            <w:t xml:space="preserve">(30, </w:t>
                          </w:r>
                          <w:proofErr w:type="spellStart"/>
                          <w:r>
                            <w:rPr>
                              <w:rFonts w:ascii="Consolas" w:hAnsi="Consolas" w:cs="Consolas"/>
                              <w:color w:val="000000"/>
                              <w:sz w:val="19"/>
                              <w:szCs w:val="19"/>
                            </w:rPr>
                            <w:t>result.Signals.ElementAt</w:t>
                          </w:r>
                          <w:proofErr w:type="spellEnd"/>
                          <w:r>
                            <w:rPr>
                              <w:rFonts w:ascii="Consolas" w:hAnsi="Consolas" w:cs="Consolas"/>
                              <w:color w:val="000000"/>
                              <w:sz w:val="19"/>
                              <w:szCs w:val="19"/>
                            </w:rPr>
                            <w:t>(0).</w:t>
                          </w:r>
                          <w:proofErr w:type="spellStart"/>
                          <w:r>
                            <w:rPr>
                              <w:rFonts w:ascii="Consolas" w:hAnsi="Consolas" w:cs="Consolas"/>
                              <w:color w:val="000000"/>
                              <w:sz w:val="19"/>
                              <w:szCs w:val="19"/>
                            </w:rPr>
                            <w:t>Samples</w:t>
                          </w:r>
                          <w:proofErr w:type="spellEnd"/>
                          <w:r>
                            <w:rPr>
                              <w:rFonts w:ascii="Consolas" w:hAnsi="Consolas" w:cs="Consolas"/>
                              <w:color w:val="000000"/>
                              <w:sz w:val="19"/>
                              <w:szCs w:val="19"/>
                            </w:rPr>
                            <w:t>[184]);</w:t>
                          </w:r>
                        </w:ins>
                      </w:p>
                      <w:p w14:paraId="1C9FA392" w14:textId="77777777" w:rsidR="00E04204" w:rsidRDefault="00E04204" w:rsidP="001E7199">
                        <w:pPr>
                          <w:autoSpaceDE w:val="0"/>
                          <w:autoSpaceDN w:val="0"/>
                          <w:adjustRightInd w:val="0"/>
                          <w:spacing w:after="0" w:line="240" w:lineRule="auto"/>
                          <w:rPr>
                            <w:ins w:id="1264" w:author="Roca Neyra Renzo Jaime" w:date="2019-09-04T22:04:00Z"/>
                            <w:rFonts w:ascii="Consolas" w:hAnsi="Consolas" w:cs="Consolas"/>
                            <w:color w:val="000000"/>
                            <w:sz w:val="19"/>
                            <w:szCs w:val="19"/>
                          </w:rPr>
                        </w:pPr>
                        <w:ins w:id="1265" w:author="Roca Neyra Renzo Jaime" w:date="2019-09-04T22:04:00Z">
                          <w:r>
                            <w:rPr>
                              <w:rFonts w:ascii="Consolas" w:hAnsi="Consolas" w:cs="Consolas"/>
                              <w:color w:val="000000"/>
                              <w:sz w:val="19"/>
                              <w:szCs w:val="19"/>
                            </w:rPr>
                            <w:t xml:space="preserve">            </w:t>
                          </w:r>
                          <w:proofErr w:type="spellStart"/>
                          <w:r>
                            <w:rPr>
                              <w:rFonts w:ascii="Consolas" w:hAnsi="Consolas" w:cs="Consolas"/>
                              <w:color w:val="000000"/>
                              <w:sz w:val="19"/>
                              <w:szCs w:val="19"/>
                            </w:rPr>
                            <w:t>Assert.AreEqual</w:t>
                          </w:r>
                          <w:proofErr w:type="spellEnd"/>
                          <w:r>
                            <w:rPr>
                              <w:rFonts w:ascii="Consolas" w:hAnsi="Consolas" w:cs="Consolas"/>
                              <w:color w:val="000000"/>
                              <w:sz w:val="19"/>
                              <w:szCs w:val="19"/>
                            </w:rPr>
                            <w:t xml:space="preserve">(-13, </w:t>
                          </w:r>
                          <w:proofErr w:type="spellStart"/>
                          <w:r>
                            <w:rPr>
                              <w:rFonts w:ascii="Consolas" w:hAnsi="Consolas" w:cs="Consolas"/>
                              <w:color w:val="000000"/>
                              <w:sz w:val="19"/>
                              <w:szCs w:val="19"/>
                            </w:rPr>
                            <w:t>result.Signals.ElementAt</w:t>
                          </w:r>
                          <w:proofErr w:type="spellEnd"/>
                          <w:r>
                            <w:rPr>
                              <w:rFonts w:ascii="Consolas" w:hAnsi="Consolas" w:cs="Consolas"/>
                              <w:color w:val="000000"/>
                              <w:sz w:val="19"/>
                              <w:szCs w:val="19"/>
                            </w:rPr>
                            <w:t>(1).</w:t>
                          </w:r>
                          <w:proofErr w:type="spellStart"/>
                          <w:r>
                            <w:rPr>
                              <w:rFonts w:ascii="Consolas" w:hAnsi="Consolas" w:cs="Consolas"/>
                              <w:color w:val="000000"/>
                              <w:sz w:val="19"/>
                              <w:szCs w:val="19"/>
                            </w:rPr>
                            <w:t>Samples</w:t>
                          </w:r>
                          <w:proofErr w:type="spellEnd"/>
                          <w:r>
                            <w:rPr>
                              <w:rFonts w:ascii="Consolas" w:hAnsi="Consolas" w:cs="Consolas"/>
                              <w:color w:val="000000"/>
                              <w:sz w:val="19"/>
                              <w:szCs w:val="19"/>
                            </w:rPr>
                            <w:t>[128]);</w:t>
                          </w:r>
                        </w:ins>
                      </w:p>
                      <w:p w14:paraId="22F9354A" w14:textId="3352D076" w:rsidR="00E04204" w:rsidRDefault="00E04204" w:rsidP="001E7199">
                        <w:ins w:id="1266" w:author="Roca Neyra Renzo Jaime" w:date="2019-09-04T22:04:00Z">
                          <w:r>
                            <w:rPr>
                              <w:rFonts w:ascii="Consolas" w:hAnsi="Consolas" w:cs="Consolas"/>
                              <w:color w:val="000000"/>
                              <w:sz w:val="19"/>
                              <w:szCs w:val="19"/>
                            </w:rPr>
                            <w:t xml:space="preserve">        }</w:t>
                          </w:r>
                        </w:ins>
                      </w:p>
                    </w:txbxContent>
                  </v:textbox>
                  <w10:wrap type="topAndBottom" anchorx="margin"/>
                </v:shape>
              </w:pict>
            </mc:Fallback>
          </mc:AlternateContent>
        </w:r>
      </w:ins>
    </w:p>
    <w:p w14:paraId="56A37882" w14:textId="02BCDAD8" w:rsidR="00EA6D52" w:rsidRDefault="00EA6D52">
      <w:pPr>
        <w:pStyle w:val="Prrafodelista"/>
        <w:spacing w:line="360" w:lineRule="auto"/>
        <w:ind w:left="765"/>
        <w:jc w:val="both"/>
        <w:rPr>
          <w:ins w:id="1267" w:author="Roca Neyra Renzo Jaime" w:date="2019-09-04T22:12:00Z"/>
        </w:rPr>
        <w:pPrChange w:id="1268" w:author="Roca Neyra Renzo Jaime" w:date="2019-09-09T23:52:00Z">
          <w:pPr>
            <w:pStyle w:val="Prrafodelista"/>
            <w:ind w:left="765"/>
          </w:pPr>
        </w:pPrChange>
      </w:pPr>
      <w:ins w:id="1269" w:author="Roca Neyra Renzo Jaime" w:date="2019-09-04T22:11:00Z">
        <w:r>
          <w:t>Este es un ejemplo del método test anteriormente mencionado, donde se lee las señales del registro 01911 y se espera que la muestra número 1</w:t>
        </w:r>
      </w:ins>
      <w:ins w:id="1270" w:author="Roca Neyra Renzo Jaime" w:date="2019-09-04T22:12:00Z">
        <w:r>
          <w:t>84 tenga valor 30 y la número 128 tenga valor -13.</w:t>
        </w:r>
      </w:ins>
    </w:p>
    <w:p w14:paraId="54EF01EA" w14:textId="1CB63E8A" w:rsidR="00EA6D52" w:rsidRDefault="00EA6D52">
      <w:pPr>
        <w:pStyle w:val="Prrafodelista"/>
        <w:spacing w:line="360" w:lineRule="auto"/>
        <w:ind w:left="765"/>
        <w:jc w:val="both"/>
        <w:rPr>
          <w:ins w:id="1271" w:author="Roca Neyra Renzo Jaime" w:date="2019-09-04T22:04:00Z"/>
        </w:rPr>
        <w:pPrChange w:id="1272" w:author="Roca Neyra Renzo Jaime" w:date="2019-09-09T23:52:00Z">
          <w:pPr>
            <w:pStyle w:val="Prrafodelista"/>
            <w:numPr>
              <w:numId w:val="33"/>
            </w:numPr>
            <w:ind w:left="765" w:hanging="360"/>
          </w:pPr>
        </w:pPrChange>
      </w:pPr>
    </w:p>
    <w:p w14:paraId="65B27663" w14:textId="4D292015" w:rsidR="007629B1" w:rsidRPr="007629B1" w:rsidRDefault="007629B1">
      <w:pPr>
        <w:pStyle w:val="Prrafodelista"/>
        <w:spacing w:line="360" w:lineRule="auto"/>
        <w:ind w:left="765"/>
        <w:jc w:val="both"/>
        <w:rPr>
          <w:ins w:id="1273" w:author="Roca Neyra Renzo Jaime" w:date="2019-09-04T20:08:00Z"/>
        </w:rPr>
        <w:pPrChange w:id="1274" w:author="Roca Neyra Renzo Jaime" w:date="2019-09-10T15:49:00Z">
          <w:pPr>
            <w:pStyle w:val="Ttulo2"/>
          </w:pPr>
        </w:pPrChange>
      </w:pPr>
    </w:p>
    <w:p w14:paraId="18C4EE7D" w14:textId="457C6F39" w:rsidR="00627AAE" w:rsidRDefault="00627AAE" w:rsidP="00AD0AFE">
      <w:pPr>
        <w:pStyle w:val="Prrafodelista"/>
        <w:spacing w:line="360" w:lineRule="auto"/>
        <w:jc w:val="both"/>
        <w:rPr>
          <w:ins w:id="1275" w:author="Roca Neyra Renzo Jaime" w:date="2019-09-10T23:55:00Z"/>
          <w:bCs/>
          <w:color w:val="000000" w:themeColor="text1"/>
          <w:sz w:val="20"/>
          <w:szCs w:val="20"/>
        </w:rPr>
      </w:pPr>
    </w:p>
    <w:p w14:paraId="51C3C448" w14:textId="5E4DF18B" w:rsidR="00A9154E" w:rsidRDefault="00A9154E" w:rsidP="00AD0AFE">
      <w:pPr>
        <w:pStyle w:val="Prrafodelista"/>
        <w:spacing w:line="360" w:lineRule="auto"/>
        <w:jc w:val="both"/>
        <w:rPr>
          <w:ins w:id="1276" w:author="Roca Neyra Renzo Jaime" w:date="2019-09-10T23:55:00Z"/>
          <w:bCs/>
          <w:color w:val="000000" w:themeColor="text1"/>
          <w:sz w:val="20"/>
          <w:szCs w:val="20"/>
        </w:rPr>
      </w:pPr>
    </w:p>
    <w:p w14:paraId="6F385735" w14:textId="2B6DDF74" w:rsidR="00A9154E" w:rsidRDefault="00A9154E" w:rsidP="00AD0AFE">
      <w:pPr>
        <w:pStyle w:val="Prrafodelista"/>
        <w:spacing w:line="360" w:lineRule="auto"/>
        <w:jc w:val="both"/>
        <w:rPr>
          <w:ins w:id="1277" w:author="Roca Neyra Renzo Jaime" w:date="2019-09-10T23:55:00Z"/>
          <w:bCs/>
          <w:color w:val="000000" w:themeColor="text1"/>
          <w:sz w:val="20"/>
          <w:szCs w:val="20"/>
        </w:rPr>
      </w:pPr>
    </w:p>
    <w:p w14:paraId="312222F5" w14:textId="687062AA" w:rsidR="00A9154E" w:rsidRDefault="00A9154E" w:rsidP="00AD0AFE">
      <w:pPr>
        <w:pStyle w:val="Prrafodelista"/>
        <w:spacing w:line="360" w:lineRule="auto"/>
        <w:jc w:val="both"/>
        <w:rPr>
          <w:ins w:id="1278" w:author="Roca Neyra Renzo Jaime" w:date="2019-09-10T23:55:00Z"/>
          <w:bCs/>
          <w:color w:val="000000" w:themeColor="text1"/>
          <w:sz w:val="20"/>
          <w:szCs w:val="20"/>
        </w:rPr>
      </w:pPr>
    </w:p>
    <w:p w14:paraId="3A8612C3" w14:textId="0160CC2A" w:rsidR="00A9154E" w:rsidRDefault="00A9154E" w:rsidP="00AD0AFE">
      <w:pPr>
        <w:pStyle w:val="Prrafodelista"/>
        <w:spacing w:line="360" w:lineRule="auto"/>
        <w:jc w:val="both"/>
        <w:rPr>
          <w:ins w:id="1279" w:author="Roca Neyra Renzo Jaime" w:date="2019-09-10T23:55:00Z"/>
          <w:bCs/>
          <w:color w:val="000000" w:themeColor="text1"/>
          <w:sz w:val="20"/>
          <w:szCs w:val="20"/>
        </w:rPr>
      </w:pPr>
    </w:p>
    <w:p w14:paraId="79851EA0" w14:textId="38D897E7" w:rsidR="00A9154E" w:rsidRDefault="00A9154E" w:rsidP="00AD0AFE">
      <w:pPr>
        <w:pStyle w:val="Prrafodelista"/>
        <w:spacing w:line="360" w:lineRule="auto"/>
        <w:jc w:val="both"/>
        <w:rPr>
          <w:ins w:id="1280" w:author="Roca Neyra Renzo Jaime" w:date="2019-09-10T23:55:00Z"/>
          <w:bCs/>
          <w:color w:val="000000" w:themeColor="text1"/>
          <w:sz w:val="20"/>
          <w:szCs w:val="20"/>
        </w:rPr>
      </w:pPr>
    </w:p>
    <w:p w14:paraId="68484F86" w14:textId="268EFEF0" w:rsidR="00A9154E" w:rsidRDefault="00A9154E" w:rsidP="00AD0AFE">
      <w:pPr>
        <w:pStyle w:val="Prrafodelista"/>
        <w:spacing w:line="360" w:lineRule="auto"/>
        <w:jc w:val="both"/>
        <w:rPr>
          <w:ins w:id="1281" w:author="Roca Neyra Renzo Jaime" w:date="2019-09-10T23:55:00Z"/>
          <w:bCs/>
          <w:color w:val="000000" w:themeColor="text1"/>
          <w:sz w:val="20"/>
          <w:szCs w:val="20"/>
        </w:rPr>
      </w:pPr>
    </w:p>
    <w:p w14:paraId="56D70737" w14:textId="293D0BF4" w:rsidR="00A9154E" w:rsidRDefault="00A9154E" w:rsidP="00AD0AFE">
      <w:pPr>
        <w:pStyle w:val="Prrafodelista"/>
        <w:spacing w:line="360" w:lineRule="auto"/>
        <w:jc w:val="both"/>
        <w:rPr>
          <w:ins w:id="1282" w:author="Roca Neyra Renzo Jaime" w:date="2019-09-10T23:55:00Z"/>
          <w:bCs/>
          <w:color w:val="000000" w:themeColor="text1"/>
          <w:sz w:val="20"/>
          <w:szCs w:val="20"/>
        </w:rPr>
      </w:pPr>
    </w:p>
    <w:p w14:paraId="2600698E" w14:textId="1E44B35C" w:rsidR="00A9154E" w:rsidRDefault="00A9154E" w:rsidP="00AD0AFE">
      <w:pPr>
        <w:pStyle w:val="Prrafodelista"/>
        <w:spacing w:line="360" w:lineRule="auto"/>
        <w:jc w:val="both"/>
        <w:rPr>
          <w:ins w:id="1283" w:author="Roca Neyra Renzo Jaime" w:date="2019-09-10T23:55:00Z"/>
          <w:bCs/>
          <w:color w:val="000000" w:themeColor="text1"/>
          <w:sz w:val="20"/>
          <w:szCs w:val="20"/>
        </w:rPr>
      </w:pPr>
    </w:p>
    <w:p w14:paraId="4CA1803A" w14:textId="1FC82198" w:rsidR="00A9154E" w:rsidRDefault="00A9154E" w:rsidP="00AD0AFE">
      <w:pPr>
        <w:pStyle w:val="Prrafodelista"/>
        <w:spacing w:line="360" w:lineRule="auto"/>
        <w:jc w:val="both"/>
        <w:rPr>
          <w:ins w:id="1284" w:author="Roca Neyra Renzo Jaime" w:date="2019-09-10T23:55:00Z"/>
          <w:bCs/>
          <w:color w:val="000000" w:themeColor="text1"/>
          <w:sz w:val="20"/>
          <w:szCs w:val="20"/>
        </w:rPr>
      </w:pPr>
    </w:p>
    <w:p w14:paraId="5BBD7CA3" w14:textId="7FC64F75" w:rsidR="00A9154E" w:rsidRDefault="00A9154E" w:rsidP="00AD0AFE">
      <w:pPr>
        <w:pStyle w:val="Prrafodelista"/>
        <w:spacing w:line="360" w:lineRule="auto"/>
        <w:jc w:val="both"/>
        <w:rPr>
          <w:ins w:id="1285" w:author="Roca Neyra Renzo Jaime" w:date="2019-09-10T23:55:00Z"/>
          <w:bCs/>
          <w:color w:val="000000" w:themeColor="text1"/>
          <w:sz w:val="20"/>
          <w:szCs w:val="20"/>
        </w:rPr>
      </w:pPr>
    </w:p>
    <w:p w14:paraId="75E32B85" w14:textId="02576C1A" w:rsidR="00A9154E" w:rsidRDefault="00A9154E" w:rsidP="00AD0AFE">
      <w:pPr>
        <w:pStyle w:val="Prrafodelista"/>
        <w:spacing w:line="360" w:lineRule="auto"/>
        <w:jc w:val="both"/>
        <w:rPr>
          <w:ins w:id="1286" w:author="Roca Neyra Renzo Jaime" w:date="2019-09-10T23:55:00Z"/>
          <w:bCs/>
          <w:color w:val="000000" w:themeColor="text1"/>
          <w:sz w:val="20"/>
          <w:szCs w:val="20"/>
        </w:rPr>
      </w:pPr>
    </w:p>
    <w:p w14:paraId="6EDAE2DB" w14:textId="6E376217" w:rsidR="00A9154E" w:rsidRDefault="00A9154E" w:rsidP="00AD0AFE">
      <w:pPr>
        <w:pStyle w:val="Prrafodelista"/>
        <w:spacing w:line="360" w:lineRule="auto"/>
        <w:jc w:val="both"/>
        <w:rPr>
          <w:ins w:id="1287" w:author="Roca Neyra Renzo Jaime" w:date="2019-09-10T23:55:00Z"/>
          <w:bCs/>
          <w:color w:val="000000" w:themeColor="text1"/>
          <w:sz w:val="20"/>
          <w:szCs w:val="20"/>
        </w:rPr>
      </w:pPr>
    </w:p>
    <w:p w14:paraId="5DBAF853" w14:textId="4E4B0589" w:rsidR="00A9154E" w:rsidRDefault="00A9154E" w:rsidP="00AD0AFE">
      <w:pPr>
        <w:pStyle w:val="Prrafodelista"/>
        <w:spacing w:line="360" w:lineRule="auto"/>
        <w:jc w:val="both"/>
        <w:rPr>
          <w:ins w:id="1288" w:author="Roca Neyra Renzo Jaime" w:date="2019-09-10T23:55:00Z"/>
          <w:bCs/>
          <w:color w:val="000000" w:themeColor="text1"/>
          <w:sz w:val="20"/>
          <w:szCs w:val="20"/>
        </w:rPr>
      </w:pPr>
    </w:p>
    <w:p w14:paraId="2F204305" w14:textId="4234B50E" w:rsidR="00A9154E" w:rsidRDefault="00A9154E" w:rsidP="00AD0AFE">
      <w:pPr>
        <w:pStyle w:val="Prrafodelista"/>
        <w:spacing w:line="360" w:lineRule="auto"/>
        <w:jc w:val="both"/>
        <w:rPr>
          <w:ins w:id="1289" w:author="Roca Neyra Renzo Jaime" w:date="2019-09-10T23:55:00Z"/>
          <w:bCs/>
          <w:color w:val="000000" w:themeColor="text1"/>
          <w:sz w:val="20"/>
          <w:szCs w:val="20"/>
        </w:rPr>
      </w:pPr>
    </w:p>
    <w:p w14:paraId="7B12A1DD" w14:textId="279E463C" w:rsidR="00A9154E" w:rsidRDefault="00A9154E" w:rsidP="00AD0AFE">
      <w:pPr>
        <w:pStyle w:val="Prrafodelista"/>
        <w:spacing w:line="360" w:lineRule="auto"/>
        <w:jc w:val="both"/>
        <w:rPr>
          <w:ins w:id="1290" w:author="Roca Neyra Renzo Jaime" w:date="2019-09-10T23:55:00Z"/>
          <w:bCs/>
          <w:color w:val="000000" w:themeColor="text1"/>
          <w:sz w:val="20"/>
          <w:szCs w:val="20"/>
        </w:rPr>
      </w:pPr>
    </w:p>
    <w:p w14:paraId="7DF93825" w14:textId="42294B07" w:rsidR="00A9154E" w:rsidRDefault="00A9154E" w:rsidP="00AD0AFE">
      <w:pPr>
        <w:pStyle w:val="Prrafodelista"/>
        <w:spacing w:line="360" w:lineRule="auto"/>
        <w:jc w:val="both"/>
        <w:rPr>
          <w:ins w:id="1291" w:author="Roca Neyra Renzo Jaime" w:date="2019-09-10T23:55:00Z"/>
          <w:bCs/>
          <w:color w:val="000000" w:themeColor="text1"/>
          <w:sz w:val="20"/>
          <w:szCs w:val="20"/>
        </w:rPr>
      </w:pPr>
    </w:p>
    <w:p w14:paraId="45302322" w14:textId="5227206E" w:rsidR="00A9154E" w:rsidRDefault="00A9154E" w:rsidP="00AD0AFE">
      <w:pPr>
        <w:pStyle w:val="Prrafodelista"/>
        <w:spacing w:line="360" w:lineRule="auto"/>
        <w:jc w:val="both"/>
        <w:rPr>
          <w:ins w:id="1292" w:author="Roca Neyra Renzo Jaime" w:date="2019-09-10T23:55:00Z"/>
          <w:bCs/>
          <w:color w:val="000000" w:themeColor="text1"/>
          <w:sz w:val="20"/>
          <w:szCs w:val="20"/>
        </w:rPr>
      </w:pPr>
    </w:p>
    <w:p w14:paraId="421404A3" w14:textId="77777777" w:rsidR="00A9154E" w:rsidRPr="006B40CB" w:rsidRDefault="00A9154E">
      <w:pPr>
        <w:pStyle w:val="Prrafodelista"/>
        <w:spacing w:line="360" w:lineRule="auto"/>
        <w:jc w:val="both"/>
        <w:rPr>
          <w:bCs/>
          <w:color w:val="000000" w:themeColor="text1"/>
          <w:sz w:val="20"/>
          <w:szCs w:val="20"/>
        </w:rPr>
        <w:pPrChange w:id="1293" w:author="Roca Neyra Renzo Jaime" w:date="2019-09-09T23:52:00Z">
          <w:pPr>
            <w:pStyle w:val="Prrafodelista"/>
          </w:pPr>
        </w:pPrChange>
      </w:pPr>
    </w:p>
    <w:p w14:paraId="55D0E22E" w14:textId="657EB4EA" w:rsidR="00825D9E" w:rsidRDefault="00214609">
      <w:pPr>
        <w:pStyle w:val="Ttulo2"/>
        <w:spacing w:line="360" w:lineRule="auto"/>
        <w:jc w:val="both"/>
        <w:rPr>
          <w:ins w:id="1294" w:author="Roca Neyra Renzo Jaime" w:date="2019-09-10T16:45:00Z"/>
        </w:rPr>
      </w:pPr>
      <w:bookmarkStart w:id="1295" w:name="_Toc17721549"/>
      <w:ins w:id="1296" w:author="Roca Neyra Renzo Jaime" w:date="2019-09-10T16:44:00Z">
        <w:r>
          <w:lastRenderedPageBreak/>
          <w:t>Desarrollo de métodos im</w:t>
        </w:r>
      </w:ins>
      <w:ins w:id="1297" w:author="Roca Neyra Renzo Jaime" w:date="2019-09-10T16:45:00Z">
        <w:r>
          <w:t>portantes de la librería</w:t>
        </w:r>
      </w:ins>
    </w:p>
    <w:p w14:paraId="48EF5D88" w14:textId="3C68E564" w:rsidR="00214609" w:rsidRDefault="00214609">
      <w:pPr>
        <w:spacing w:line="360" w:lineRule="auto"/>
        <w:jc w:val="both"/>
        <w:rPr>
          <w:ins w:id="1298" w:author="Roca Neyra Renzo Jaime" w:date="2019-09-10T16:45:00Z"/>
        </w:rPr>
        <w:pPrChange w:id="1299" w:author="Roca Neyra Renzo Jaime" w:date="2019-09-10T23:48:00Z">
          <w:pPr/>
        </w:pPrChange>
      </w:pPr>
      <w:ins w:id="1300" w:author="Roca Neyra Renzo Jaime" w:date="2019-09-10T16:45:00Z">
        <w:r>
          <w:t>Entre los métodos mencionados en el diseño de la librería, lo más importante a destacar son los siguientes:</w:t>
        </w:r>
      </w:ins>
    </w:p>
    <w:p w14:paraId="754654D7" w14:textId="51409433" w:rsidR="00BA654D" w:rsidRDefault="00BA654D">
      <w:pPr>
        <w:pStyle w:val="Ttulo3"/>
        <w:spacing w:line="360" w:lineRule="auto"/>
        <w:jc w:val="both"/>
        <w:rPr>
          <w:ins w:id="1301" w:author="Roca Neyra Renzo Jaime" w:date="2019-09-10T16:47:00Z"/>
        </w:rPr>
        <w:pPrChange w:id="1302" w:author="Roca Neyra Renzo Jaime" w:date="2019-09-10T23:48:00Z">
          <w:pPr>
            <w:pStyle w:val="Ttulo2"/>
            <w:spacing w:line="360" w:lineRule="auto"/>
            <w:jc w:val="both"/>
          </w:pPr>
        </w:pPrChange>
      </w:pPr>
      <w:ins w:id="1303" w:author="Roca Neyra Renzo Jaime" w:date="2019-09-10T16:49:00Z">
        <w:r>
          <w:t>Método de la lectura de la línea de registro del fichero de cabecera</w:t>
        </w:r>
      </w:ins>
    </w:p>
    <w:p w14:paraId="1F35085E" w14:textId="38A53B33" w:rsidR="00214609" w:rsidRDefault="00BA654D">
      <w:pPr>
        <w:pStyle w:val="Prrafodelista"/>
        <w:spacing w:line="360" w:lineRule="auto"/>
        <w:jc w:val="both"/>
        <w:rPr>
          <w:ins w:id="1304" w:author="Roca Neyra Renzo Jaime" w:date="2019-09-10T17:05:00Z"/>
        </w:rPr>
        <w:pPrChange w:id="1305" w:author="Roca Neyra Renzo Jaime" w:date="2019-09-10T23:48:00Z">
          <w:pPr>
            <w:pStyle w:val="Prrafodelista"/>
          </w:pPr>
        </w:pPrChange>
      </w:pPr>
      <w:ins w:id="1306" w:author="Roca Neyra Renzo Jaime" w:date="2019-09-10T16:50:00Z">
        <w:r>
          <w:t>El método</w:t>
        </w:r>
      </w:ins>
      <w:ins w:id="1307" w:author="Roca Neyra Renzo Jaime" w:date="2019-09-10T17:05:00Z">
        <w:r w:rsidR="00E77B8D">
          <w:t xml:space="preserve"> estático </w:t>
        </w:r>
        <w:proofErr w:type="spellStart"/>
        <w:r w:rsidR="00E77B8D" w:rsidRPr="00E77B8D">
          <w:rPr>
            <w:rFonts w:ascii="Consolas" w:hAnsi="Consolas" w:cs="Consolas"/>
            <w:i/>
            <w:color w:val="000000"/>
            <w:sz w:val="19"/>
            <w:szCs w:val="19"/>
            <w:rPrChange w:id="1308" w:author="Roca Neyra Renzo Jaime" w:date="2019-09-10T17:05:00Z">
              <w:rPr>
                <w:rFonts w:ascii="Consolas" w:hAnsi="Consolas" w:cs="Consolas"/>
                <w:color w:val="000000"/>
                <w:sz w:val="19"/>
                <w:szCs w:val="19"/>
              </w:rPr>
            </w:rPrChange>
          </w:rPr>
          <w:t>RecordLineToRecord</w:t>
        </w:r>
      </w:ins>
      <w:proofErr w:type="spellEnd"/>
      <w:ins w:id="1309" w:author="Roca Neyra Renzo Jaime" w:date="2019-09-10T16:50:00Z">
        <w:r>
          <w:t xml:space="preserve"> perteneciente a la clase </w:t>
        </w:r>
        <w:r w:rsidRPr="00E77B8D">
          <w:rPr>
            <w:i/>
            <w:rPrChange w:id="1310" w:author="Roca Neyra Renzo Jaime" w:date="2019-09-10T17:05:00Z">
              <w:rPr/>
            </w:rPrChange>
          </w:rPr>
          <w:t>Record</w:t>
        </w:r>
        <w:r>
          <w:t xml:space="preserve">, realiza la lectura de la línea de registro del fichero de cabecera según las especificaciones mencionadas en </w:t>
        </w:r>
      </w:ins>
      <w:ins w:id="1311" w:author="Roca Neyra Renzo Jaime" w:date="2019-09-10T16:53:00Z">
        <w:r>
          <w:t xml:space="preserve">la base teórica. </w:t>
        </w:r>
      </w:ins>
      <w:ins w:id="1312" w:author="Roca Neyra Renzo Jaime" w:date="2019-09-10T16:54:00Z">
        <w:r>
          <w:t>Este método se considera importante porque es el primer paso para la lectura de cualquier registro</w:t>
        </w:r>
      </w:ins>
      <w:ins w:id="1313" w:author="Roca Neyra Renzo Jaime" w:date="2019-09-10T16:58:00Z">
        <w:r w:rsidR="00E77B8D">
          <w:t>.</w:t>
        </w:r>
      </w:ins>
    </w:p>
    <w:p w14:paraId="35DCD803" w14:textId="6AA5AB94" w:rsidR="00E77B8D" w:rsidRDefault="00E77B8D">
      <w:pPr>
        <w:pStyle w:val="Prrafodelista"/>
        <w:spacing w:line="360" w:lineRule="auto"/>
        <w:jc w:val="both"/>
        <w:rPr>
          <w:ins w:id="1314" w:author="Roca Neyra Renzo Jaime" w:date="2019-09-10T17:08:00Z"/>
        </w:rPr>
        <w:pPrChange w:id="1315" w:author="Roca Neyra Renzo Jaime" w:date="2019-09-10T23:48:00Z">
          <w:pPr>
            <w:pStyle w:val="Prrafodelista"/>
          </w:pPr>
        </w:pPrChange>
      </w:pPr>
      <w:ins w:id="1316" w:author="Roca Neyra Renzo Jaime" w:date="2019-09-10T17:06:00Z">
        <w:r>
          <w:t>Recibo la línea de especificación y la analiza token a token comprando que se ajuste al formato correcto.</w:t>
        </w:r>
      </w:ins>
    </w:p>
    <w:p w14:paraId="70B430F1" w14:textId="3B49B26B" w:rsidR="005E25E5" w:rsidRDefault="005E25E5">
      <w:pPr>
        <w:pStyle w:val="Prrafodelista"/>
        <w:spacing w:line="360" w:lineRule="auto"/>
        <w:jc w:val="both"/>
        <w:rPr>
          <w:ins w:id="1317" w:author="Roca Neyra Renzo Jaime" w:date="2019-09-10T16:58:00Z"/>
        </w:rPr>
        <w:pPrChange w:id="1318" w:author="Roca Neyra Renzo Jaime" w:date="2019-09-10T23:48:00Z">
          <w:pPr>
            <w:pStyle w:val="Prrafodelista"/>
          </w:pPr>
        </w:pPrChange>
      </w:pPr>
      <w:ins w:id="1319" w:author="Roca Neyra Renzo Jaime" w:date="2019-09-10T17:08:00Z">
        <w:r>
          <w:t>Primero comprueba que la línea de registro comience por el nombre del registro</w:t>
        </w:r>
      </w:ins>
      <w:ins w:id="1320" w:author="Roca Neyra Renzo Jaime" w:date="2019-09-10T17:09:00Z">
        <w:r>
          <w:t xml:space="preserve">, en caso </w:t>
        </w:r>
      </w:ins>
      <w:ins w:id="1321" w:author="Roca Neyra Renzo Jaime" w:date="2019-09-10T17:12:00Z">
        <w:r>
          <w:t>contrario saltaría una excepción.</w:t>
        </w:r>
      </w:ins>
      <w:ins w:id="1322" w:author="Roca Neyra Renzo Jaime" w:date="2019-09-10T17:09:00Z">
        <w:r>
          <w:t xml:space="preserve"> </w:t>
        </w:r>
      </w:ins>
    </w:p>
    <w:tbl>
      <w:tblPr>
        <w:tblStyle w:val="Tablaconcuadrcula"/>
        <w:tblW w:w="8206" w:type="dxa"/>
        <w:tblInd w:w="720" w:type="dxa"/>
        <w:tblLook w:val="04A0" w:firstRow="1" w:lastRow="0" w:firstColumn="1" w:lastColumn="0" w:noHBand="0" w:noVBand="1"/>
        <w:tblPrChange w:id="1323" w:author="Roca Neyra Renzo Jaime" w:date="2019-09-10T17:04:00Z">
          <w:tblPr>
            <w:tblStyle w:val="Tablaconcuadrcula"/>
            <w:tblW w:w="0" w:type="auto"/>
            <w:tblInd w:w="720" w:type="dxa"/>
            <w:tblLook w:val="04A0" w:firstRow="1" w:lastRow="0" w:firstColumn="1" w:lastColumn="0" w:noHBand="0" w:noVBand="1"/>
          </w:tblPr>
        </w:tblPrChange>
      </w:tblPr>
      <w:tblGrid>
        <w:gridCol w:w="8206"/>
        <w:tblGridChange w:id="1324">
          <w:tblGrid>
            <w:gridCol w:w="7774"/>
          </w:tblGrid>
        </w:tblGridChange>
      </w:tblGrid>
      <w:tr w:rsidR="00E77B8D" w14:paraId="4E2D23C7" w14:textId="77777777" w:rsidTr="00E77B8D">
        <w:trPr>
          <w:ins w:id="1325" w:author="Roca Neyra Renzo Jaime" w:date="2019-09-10T16:59:00Z"/>
        </w:trPr>
        <w:tc>
          <w:tcPr>
            <w:tcW w:w="8206" w:type="dxa"/>
            <w:tcPrChange w:id="1326" w:author="Roca Neyra Renzo Jaime" w:date="2019-09-10T17:04:00Z">
              <w:tcPr>
                <w:tcW w:w="8494" w:type="dxa"/>
              </w:tcPr>
            </w:tcPrChange>
          </w:tcPr>
          <w:p w14:paraId="0A9AD9C6" w14:textId="013F7661" w:rsidR="00E77B8D" w:rsidRDefault="005E25E5">
            <w:pPr>
              <w:autoSpaceDE w:val="0"/>
              <w:autoSpaceDN w:val="0"/>
              <w:adjustRightInd w:val="0"/>
              <w:spacing w:line="360" w:lineRule="auto"/>
              <w:jc w:val="both"/>
              <w:rPr>
                <w:ins w:id="1327" w:author="Roca Neyra Renzo Jaime" w:date="2019-09-10T17:04:00Z"/>
                <w:rFonts w:ascii="Consolas" w:hAnsi="Consolas" w:cs="Consolas"/>
                <w:color w:val="000000"/>
                <w:sz w:val="19"/>
                <w:szCs w:val="19"/>
              </w:rPr>
              <w:pPrChange w:id="1328" w:author="Roca Neyra Renzo Jaime" w:date="2019-09-10T23:48:00Z">
                <w:pPr>
                  <w:autoSpaceDE w:val="0"/>
                  <w:autoSpaceDN w:val="0"/>
                  <w:adjustRightInd w:val="0"/>
                </w:pPr>
              </w:pPrChange>
            </w:pPr>
            <w:proofErr w:type="spellStart"/>
            <w:ins w:id="1329" w:author="Roca Neyra Renzo Jaime" w:date="2019-09-10T17:04:00Z">
              <w:r>
                <w:rPr>
                  <w:rFonts w:ascii="Consolas" w:hAnsi="Consolas" w:cs="Consolas"/>
                  <w:color w:val="0000FF"/>
                  <w:sz w:val="19"/>
                  <w:szCs w:val="19"/>
                </w:rPr>
                <w:t>P</w:t>
              </w:r>
              <w:r w:rsidR="00E77B8D">
                <w:rPr>
                  <w:rFonts w:ascii="Consolas" w:hAnsi="Consolas" w:cs="Consolas"/>
                  <w:color w:val="0000FF"/>
                  <w:sz w:val="19"/>
                  <w:szCs w:val="19"/>
                </w:rPr>
                <w:t>ublic</w:t>
              </w:r>
              <w:proofErr w:type="spellEnd"/>
              <w:r w:rsidR="00E77B8D">
                <w:rPr>
                  <w:rFonts w:ascii="Consolas" w:hAnsi="Consolas" w:cs="Consolas"/>
                  <w:color w:val="000000"/>
                  <w:sz w:val="19"/>
                  <w:szCs w:val="19"/>
                </w:rPr>
                <w:t xml:space="preserve"> </w:t>
              </w:r>
              <w:proofErr w:type="spellStart"/>
              <w:r w:rsidR="00E77B8D">
                <w:rPr>
                  <w:rFonts w:ascii="Consolas" w:hAnsi="Consolas" w:cs="Consolas"/>
                  <w:color w:val="0000FF"/>
                  <w:sz w:val="19"/>
                  <w:szCs w:val="19"/>
                </w:rPr>
                <w:t>static</w:t>
              </w:r>
              <w:proofErr w:type="spellEnd"/>
              <w:r w:rsidR="00E77B8D">
                <w:rPr>
                  <w:rFonts w:ascii="Consolas" w:hAnsi="Consolas" w:cs="Consolas"/>
                  <w:color w:val="000000"/>
                  <w:sz w:val="19"/>
                  <w:szCs w:val="19"/>
                </w:rPr>
                <w:t xml:space="preserve"> Record </w:t>
              </w:r>
              <w:proofErr w:type="spellStart"/>
              <w:r w:rsidR="00E77B8D">
                <w:rPr>
                  <w:rFonts w:ascii="Consolas" w:hAnsi="Consolas" w:cs="Consolas"/>
                  <w:color w:val="000000"/>
                  <w:sz w:val="19"/>
                  <w:szCs w:val="19"/>
                </w:rPr>
                <w:t>RecordLineToRecord</w:t>
              </w:r>
              <w:proofErr w:type="spellEnd"/>
              <w:r w:rsidR="00E77B8D">
                <w:rPr>
                  <w:rFonts w:ascii="Consolas" w:hAnsi="Consolas" w:cs="Consolas"/>
                  <w:color w:val="000000"/>
                  <w:sz w:val="19"/>
                  <w:szCs w:val="19"/>
                </w:rPr>
                <w:t>(</w:t>
              </w:r>
              <w:proofErr w:type="spellStart"/>
              <w:r w:rsidR="00E77B8D">
                <w:rPr>
                  <w:rFonts w:ascii="Consolas" w:hAnsi="Consolas" w:cs="Consolas"/>
                  <w:color w:val="0000FF"/>
                  <w:sz w:val="19"/>
                  <w:szCs w:val="19"/>
                </w:rPr>
                <w:t>string</w:t>
              </w:r>
              <w:proofErr w:type="spellEnd"/>
              <w:r w:rsidR="00E77B8D">
                <w:rPr>
                  <w:rFonts w:ascii="Consolas" w:hAnsi="Consolas" w:cs="Consolas"/>
                  <w:color w:val="000000"/>
                  <w:sz w:val="19"/>
                  <w:szCs w:val="19"/>
                </w:rPr>
                <w:t xml:space="preserve"> </w:t>
              </w:r>
              <w:proofErr w:type="spellStart"/>
              <w:r w:rsidR="00E77B8D">
                <w:rPr>
                  <w:rFonts w:ascii="Consolas" w:hAnsi="Consolas" w:cs="Consolas"/>
                  <w:color w:val="000000"/>
                  <w:sz w:val="19"/>
                  <w:szCs w:val="19"/>
                </w:rPr>
                <w:t>recordName,</w:t>
              </w:r>
              <w:r w:rsidR="00E77B8D">
                <w:rPr>
                  <w:rFonts w:ascii="Consolas" w:hAnsi="Consolas" w:cs="Consolas"/>
                  <w:color w:val="0000FF"/>
                  <w:sz w:val="19"/>
                  <w:szCs w:val="19"/>
                </w:rPr>
                <w:t>string</w:t>
              </w:r>
              <w:proofErr w:type="spellEnd"/>
              <w:r w:rsidR="00E77B8D">
                <w:rPr>
                  <w:rFonts w:ascii="Consolas" w:hAnsi="Consolas" w:cs="Consolas"/>
                  <w:color w:val="000000"/>
                  <w:sz w:val="19"/>
                  <w:szCs w:val="19"/>
                </w:rPr>
                <w:t xml:space="preserve"> </w:t>
              </w:r>
              <w:proofErr w:type="spellStart"/>
              <w:r w:rsidR="00E77B8D">
                <w:rPr>
                  <w:rFonts w:ascii="Consolas" w:hAnsi="Consolas" w:cs="Consolas"/>
                  <w:color w:val="000000"/>
                  <w:sz w:val="19"/>
                  <w:szCs w:val="19"/>
                </w:rPr>
                <w:t>recordLine</w:t>
              </w:r>
              <w:proofErr w:type="spellEnd"/>
              <w:r w:rsidR="00E77B8D">
                <w:rPr>
                  <w:rFonts w:ascii="Consolas" w:hAnsi="Consolas" w:cs="Consolas"/>
                  <w:color w:val="000000"/>
                  <w:sz w:val="19"/>
                  <w:szCs w:val="19"/>
                </w:rPr>
                <w:t>)</w:t>
              </w:r>
            </w:ins>
          </w:p>
          <w:p w14:paraId="71A143C3" w14:textId="634EE9CC" w:rsidR="00E77B8D" w:rsidRDefault="00E77B8D">
            <w:pPr>
              <w:autoSpaceDE w:val="0"/>
              <w:autoSpaceDN w:val="0"/>
              <w:adjustRightInd w:val="0"/>
              <w:spacing w:line="360" w:lineRule="auto"/>
              <w:jc w:val="both"/>
              <w:rPr>
                <w:ins w:id="1330" w:author="Roca Neyra Renzo Jaime" w:date="2019-09-10T17:04:00Z"/>
                <w:rFonts w:ascii="Consolas" w:hAnsi="Consolas" w:cs="Consolas"/>
                <w:color w:val="000000"/>
                <w:sz w:val="19"/>
                <w:szCs w:val="19"/>
              </w:rPr>
              <w:pPrChange w:id="1331" w:author="Roca Neyra Renzo Jaime" w:date="2019-09-10T23:48:00Z">
                <w:pPr>
                  <w:autoSpaceDE w:val="0"/>
                  <w:autoSpaceDN w:val="0"/>
                  <w:adjustRightInd w:val="0"/>
                </w:pPr>
              </w:pPrChange>
            </w:pPr>
            <w:ins w:id="1332" w:author="Roca Neyra Renzo Jaime" w:date="2019-09-10T17:04:00Z">
              <w:r>
                <w:rPr>
                  <w:rFonts w:ascii="Consolas" w:hAnsi="Consolas" w:cs="Consolas"/>
                  <w:color w:val="000000"/>
                  <w:sz w:val="19"/>
                  <w:szCs w:val="19"/>
                </w:rPr>
                <w:t>{</w:t>
              </w:r>
            </w:ins>
          </w:p>
          <w:p w14:paraId="52B190F1" w14:textId="26B94E3B" w:rsidR="00E77B8D" w:rsidRDefault="005E25E5">
            <w:pPr>
              <w:autoSpaceDE w:val="0"/>
              <w:autoSpaceDN w:val="0"/>
              <w:adjustRightInd w:val="0"/>
              <w:spacing w:line="360" w:lineRule="auto"/>
              <w:jc w:val="both"/>
              <w:rPr>
                <w:ins w:id="1333" w:author="Roca Neyra Renzo Jaime" w:date="2019-09-10T17:04:00Z"/>
                <w:rFonts w:ascii="Consolas" w:hAnsi="Consolas" w:cs="Consolas"/>
                <w:color w:val="000000"/>
                <w:sz w:val="19"/>
                <w:szCs w:val="19"/>
              </w:rPr>
              <w:pPrChange w:id="1334" w:author="Roca Neyra Renzo Jaime" w:date="2019-09-10T23:48:00Z">
                <w:pPr>
                  <w:autoSpaceDE w:val="0"/>
                  <w:autoSpaceDN w:val="0"/>
                  <w:adjustRightInd w:val="0"/>
                </w:pPr>
              </w:pPrChange>
            </w:pPr>
            <w:ins w:id="1335" w:author="Roca Neyra Renzo Jaime" w:date="2019-09-10T17:09:00Z">
              <w:r>
                <w:rPr>
                  <w:rFonts w:ascii="Consolas" w:hAnsi="Consolas" w:cs="Consolas"/>
                  <w:color w:val="000000"/>
                  <w:sz w:val="19"/>
                  <w:szCs w:val="19"/>
                </w:rPr>
                <w:t xml:space="preserve"> </w:t>
              </w:r>
            </w:ins>
            <w:ins w:id="1336" w:author="Roca Neyra Renzo Jaime" w:date="2019-09-10T17:04:00Z">
              <w:r w:rsidR="00E77B8D">
                <w:rPr>
                  <w:rFonts w:ascii="Consolas" w:hAnsi="Consolas" w:cs="Consolas"/>
                  <w:color w:val="000000"/>
                  <w:sz w:val="19"/>
                  <w:szCs w:val="19"/>
                </w:rPr>
                <w:t xml:space="preserve">Record registro = </w:t>
              </w:r>
              <w:r w:rsidR="00E77B8D">
                <w:rPr>
                  <w:rFonts w:ascii="Consolas" w:hAnsi="Consolas" w:cs="Consolas"/>
                  <w:color w:val="0000FF"/>
                  <w:sz w:val="19"/>
                  <w:szCs w:val="19"/>
                </w:rPr>
                <w:t>new</w:t>
              </w:r>
              <w:r w:rsidR="00E77B8D">
                <w:rPr>
                  <w:rFonts w:ascii="Consolas" w:hAnsi="Consolas" w:cs="Consolas"/>
                  <w:color w:val="000000"/>
                  <w:sz w:val="19"/>
                  <w:szCs w:val="19"/>
                </w:rPr>
                <w:t xml:space="preserve"> Record(</w:t>
              </w:r>
              <w:proofErr w:type="spellStart"/>
              <w:r w:rsidR="00E77B8D">
                <w:rPr>
                  <w:rFonts w:ascii="Consolas" w:hAnsi="Consolas" w:cs="Consolas"/>
                  <w:color w:val="000000"/>
                  <w:sz w:val="19"/>
                  <w:szCs w:val="19"/>
                </w:rPr>
                <w:t>recordName</w:t>
              </w:r>
              <w:proofErr w:type="spellEnd"/>
              <w:r w:rsidR="00E77B8D">
                <w:rPr>
                  <w:rFonts w:ascii="Consolas" w:hAnsi="Consolas" w:cs="Consolas"/>
                  <w:color w:val="000000"/>
                  <w:sz w:val="19"/>
                  <w:szCs w:val="19"/>
                </w:rPr>
                <w:t>);</w:t>
              </w:r>
            </w:ins>
          </w:p>
          <w:p w14:paraId="7F18D023" w14:textId="2DFB0626" w:rsidR="00E77B8D" w:rsidRDefault="005E25E5">
            <w:pPr>
              <w:autoSpaceDE w:val="0"/>
              <w:autoSpaceDN w:val="0"/>
              <w:adjustRightInd w:val="0"/>
              <w:spacing w:line="360" w:lineRule="auto"/>
              <w:jc w:val="both"/>
              <w:rPr>
                <w:ins w:id="1337" w:author="Roca Neyra Renzo Jaime" w:date="2019-09-10T17:04:00Z"/>
                <w:rFonts w:ascii="Consolas" w:hAnsi="Consolas" w:cs="Consolas"/>
                <w:color w:val="000000"/>
                <w:sz w:val="19"/>
                <w:szCs w:val="19"/>
              </w:rPr>
              <w:pPrChange w:id="1338" w:author="Roca Neyra Renzo Jaime" w:date="2019-09-10T23:48:00Z">
                <w:pPr>
                  <w:autoSpaceDE w:val="0"/>
                  <w:autoSpaceDN w:val="0"/>
                  <w:adjustRightInd w:val="0"/>
                </w:pPr>
              </w:pPrChange>
            </w:pPr>
            <w:ins w:id="1339" w:author="Roca Neyra Renzo Jaime" w:date="2019-09-10T17:09:00Z">
              <w:r>
                <w:rPr>
                  <w:rFonts w:ascii="Consolas" w:hAnsi="Consolas" w:cs="Consolas"/>
                  <w:color w:val="0000FF"/>
                  <w:sz w:val="19"/>
                  <w:szCs w:val="19"/>
                </w:rPr>
                <w:t xml:space="preserve"> </w:t>
              </w:r>
            </w:ins>
            <w:proofErr w:type="spellStart"/>
            <w:ins w:id="1340" w:author="Roca Neyra Renzo Jaime" w:date="2019-09-10T17:04:00Z">
              <w:r w:rsidR="00E77B8D">
                <w:rPr>
                  <w:rFonts w:ascii="Consolas" w:hAnsi="Consolas" w:cs="Consolas"/>
                  <w:color w:val="0000FF"/>
                  <w:sz w:val="19"/>
                  <w:szCs w:val="19"/>
                </w:rPr>
                <w:t>if</w:t>
              </w:r>
              <w:proofErr w:type="spellEnd"/>
              <w:r w:rsidR="00E77B8D">
                <w:rPr>
                  <w:rFonts w:ascii="Consolas" w:hAnsi="Consolas" w:cs="Consolas"/>
                  <w:color w:val="000000"/>
                  <w:sz w:val="19"/>
                  <w:szCs w:val="19"/>
                </w:rPr>
                <w:t xml:space="preserve"> (!</w:t>
              </w:r>
              <w:proofErr w:type="spellStart"/>
              <w:r w:rsidR="00E77B8D">
                <w:rPr>
                  <w:rFonts w:ascii="Consolas" w:hAnsi="Consolas" w:cs="Consolas"/>
                  <w:color w:val="000000"/>
                  <w:sz w:val="19"/>
                  <w:szCs w:val="19"/>
                </w:rPr>
                <w:t>recordLine.StartsWith</w:t>
              </w:r>
              <w:proofErr w:type="spellEnd"/>
              <w:r w:rsidR="00E77B8D">
                <w:rPr>
                  <w:rFonts w:ascii="Consolas" w:hAnsi="Consolas" w:cs="Consolas"/>
                  <w:color w:val="000000"/>
                  <w:sz w:val="19"/>
                  <w:szCs w:val="19"/>
                </w:rPr>
                <w:t>(</w:t>
              </w:r>
              <w:proofErr w:type="spellStart"/>
              <w:r w:rsidR="00E77B8D">
                <w:rPr>
                  <w:rFonts w:ascii="Consolas" w:hAnsi="Consolas" w:cs="Consolas"/>
                  <w:color w:val="000000"/>
                  <w:sz w:val="19"/>
                  <w:szCs w:val="19"/>
                </w:rPr>
                <w:t>recordName</w:t>
              </w:r>
              <w:proofErr w:type="spellEnd"/>
              <w:r w:rsidR="00E77B8D">
                <w:rPr>
                  <w:rFonts w:ascii="Consolas" w:hAnsi="Consolas" w:cs="Consolas"/>
                  <w:color w:val="000000"/>
                  <w:sz w:val="19"/>
                  <w:szCs w:val="19"/>
                </w:rPr>
                <w:t>))</w:t>
              </w:r>
            </w:ins>
          </w:p>
          <w:p w14:paraId="6B1EDCDB" w14:textId="78665BC3" w:rsidR="00E77B8D" w:rsidRDefault="00E77B8D">
            <w:pPr>
              <w:pStyle w:val="Prrafodelista"/>
              <w:spacing w:line="360" w:lineRule="auto"/>
              <w:ind w:left="0"/>
              <w:jc w:val="both"/>
              <w:rPr>
                <w:ins w:id="1341" w:author="Roca Neyra Renzo Jaime" w:date="2019-09-10T17:09:00Z"/>
                <w:rFonts w:ascii="Consolas" w:hAnsi="Consolas" w:cs="Consolas"/>
                <w:color w:val="000000"/>
                <w:sz w:val="19"/>
                <w:szCs w:val="19"/>
              </w:rPr>
              <w:pPrChange w:id="1342" w:author="Roca Neyra Renzo Jaime" w:date="2019-09-10T23:48:00Z">
                <w:pPr>
                  <w:pStyle w:val="Prrafodelista"/>
                  <w:ind w:left="0"/>
                </w:pPr>
              </w:pPrChange>
            </w:pPr>
            <w:ins w:id="1343" w:author="Roca Neyra Renzo Jaime" w:date="2019-09-10T17:04:00Z">
              <w:r>
                <w:rPr>
                  <w:rFonts w:ascii="Consolas" w:hAnsi="Consolas" w:cs="Consolas"/>
                  <w:color w:val="000000"/>
                  <w:sz w:val="19"/>
                  <w:szCs w:val="19"/>
                </w:rPr>
                <w:t xml:space="preserve"> </w:t>
              </w:r>
              <w:proofErr w:type="spellStart"/>
              <w:r>
                <w:rPr>
                  <w:rFonts w:ascii="Consolas" w:hAnsi="Consolas" w:cs="Consolas"/>
                  <w:color w:val="0000FF"/>
                  <w:sz w:val="19"/>
                  <w:szCs w:val="19"/>
                </w:rPr>
                <w:t>throw</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String.Format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RecordLineToRecord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record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name</w:t>
              </w:r>
              <w:proofErr w:type="spellEnd"/>
              <w:r>
                <w:rPr>
                  <w:rFonts w:ascii="Consolas" w:hAnsi="Consolas" w:cs="Consolas"/>
                  <w:color w:val="A31515"/>
                  <w:sz w:val="19"/>
                  <w:szCs w:val="19"/>
                </w:rPr>
                <w:t xml:space="preserve"> in </w:t>
              </w:r>
            </w:ins>
            <w:ins w:id="1344" w:author="Roca Neyra Renzo Jaime" w:date="2019-09-10T17:09:00Z">
              <w:r w:rsidR="005E25E5">
                <w:rPr>
                  <w:rFonts w:ascii="Consolas" w:hAnsi="Consolas" w:cs="Consolas"/>
                  <w:color w:val="A31515"/>
                  <w:sz w:val="19"/>
                  <w:szCs w:val="19"/>
                </w:rPr>
                <w:t xml:space="preserve">      </w:t>
              </w:r>
            </w:ins>
            <w:proofErr w:type="spellStart"/>
            <w:ins w:id="1345" w:author="Roca Neyra Renzo Jaime" w:date="2019-09-10T17:04:00Z">
              <w:r>
                <w:rPr>
                  <w:rFonts w:ascii="Consolas" w:hAnsi="Consolas" w:cs="Consolas"/>
                  <w:color w:val="A31515"/>
                  <w:sz w:val="19"/>
                  <w:szCs w:val="19"/>
                </w:rPr>
                <w:t>record</w:t>
              </w:r>
              <w:proofErr w:type="spellEnd"/>
              <w:r>
                <w:rPr>
                  <w:rFonts w:ascii="Consolas" w:hAnsi="Consolas" w:cs="Consolas"/>
                  <w:color w:val="A31515"/>
                  <w:sz w:val="19"/>
                  <w:szCs w:val="19"/>
                </w:rPr>
                <w:t xml:space="preserve"> {0} </w:t>
              </w:r>
              <w:proofErr w:type="spellStart"/>
              <w:r>
                <w:rPr>
                  <w:rFonts w:ascii="Consolas" w:hAnsi="Consolas" w:cs="Consolas"/>
                  <w:color w:val="A31515"/>
                  <w:sz w:val="19"/>
                  <w:szCs w:val="19"/>
                </w:rPr>
                <w:t>header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incorrect</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recordName</w:t>
              </w:r>
              <w:proofErr w:type="spellEnd"/>
              <w:r>
                <w:rPr>
                  <w:rFonts w:ascii="Consolas" w:hAnsi="Consolas" w:cs="Consolas"/>
                  <w:color w:val="000000"/>
                  <w:sz w:val="19"/>
                  <w:szCs w:val="19"/>
                </w:rPr>
                <w:t>));</w:t>
              </w:r>
            </w:ins>
          </w:p>
          <w:p w14:paraId="4F19F7FC" w14:textId="77777777" w:rsidR="005E25E5" w:rsidRDefault="005E25E5">
            <w:pPr>
              <w:pStyle w:val="Prrafodelista"/>
              <w:spacing w:line="360" w:lineRule="auto"/>
              <w:ind w:left="0"/>
              <w:jc w:val="both"/>
              <w:rPr>
                <w:ins w:id="1346" w:author="Roca Neyra Renzo Jaime" w:date="2019-09-10T17:09:00Z"/>
                <w:rFonts w:ascii="Consolas" w:hAnsi="Consolas" w:cs="Consolas"/>
                <w:color w:val="000000"/>
                <w:sz w:val="19"/>
                <w:szCs w:val="19"/>
              </w:rPr>
              <w:pPrChange w:id="1347" w:author="Roca Neyra Renzo Jaime" w:date="2019-09-10T23:48:00Z">
                <w:pPr>
                  <w:pStyle w:val="Prrafodelista"/>
                  <w:ind w:left="0"/>
                </w:pPr>
              </w:pPrChange>
            </w:pPr>
          </w:p>
          <w:p w14:paraId="4D479508" w14:textId="1A0BBB37" w:rsidR="005E25E5" w:rsidRDefault="005E25E5">
            <w:pPr>
              <w:pStyle w:val="Prrafodelista"/>
              <w:spacing w:line="360" w:lineRule="auto"/>
              <w:ind w:left="0"/>
              <w:jc w:val="both"/>
              <w:rPr>
                <w:ins w:id="1348" w:author="Roca Neyra Renzo Jaime" w:date="2019-09-10T16:59:00Z"/>
              </w:rPr>
              <w:pPrChange w:id="1349" w:author="Roca Neyra Renzo Jaime" w:date="2019-09-10T23:48:00Z">
                <w:pPr>
                  <w:pStyle w:val="Prrafodelista"/>
                  <w:ind w:left="0"/>
                </w:pPr>
              </w:pPrChange>
            </w:pPr>
          </w:p>
        </w:tc>
      </w:tr>
    </w:tbl>
    <w:p w14:paraId="079B127A" w14:textId="530165CE" w:rsidR="00E77B8D" w:rsidRDefault="00E77B8D">
      <w:pPr>
        <w:pStyle w:val="Prrafodelista"/>
        <w:spacing w:line="360" w:lineRule="auto"/>
        <w:jc w:val="both"/>
        <w:rPr>
          <w:ins w:id="1350" w:author="Roca Neyra Renzo Jaime" w:date="2019-09-10T17:12:00Z"/>
        </w:rPr>
        <w:pPrChange w:id="1351" w:author="Roca Neyra Renzo Jaime" w:date="2019-09-10T23:48:00Z">
          <w:pPr>
            <w:pStyle w:val="Prrafodelista"/>
          </w:pPr>
        </w:pPrChange>
      </w:pPr>
    </w:p>
    <w:p w14:paraId="77AB7CB4" w14:textId="34F58DB6" w:rsidR="005E25E5" w:rsidRDefault="005E25E5">
      <w:pPr>
        <w:pStyle w:val="Prrafodelista"/>
        <w:spacing w:line="360" w:lineRule="auto"/>
        <w:jc w:val="both"/>
        <w:rPr>
          <w:ins w:id="1352" w:author="Roca Neyra Renzo Jaime" w:date="2019-09-10T17:15:00Z"/>
        </w:rPr>
        <w:pPrChange w:id="1353" w:author="Roca Neyra Renzo Jaime" w:date="2019-09-10T23:48:00Z">
          <w:pPr>
            <w:pStyle w:val="Prrafodelista"/>
          </w:pPr>
        </w:pPrChange>
      </w:pPr>
      <w:ins w:id="1354" w:author="Roca Neyra Renzo Jaime" w:date="2019-09-10T17:12:00Z">
        <w:r>
          <w:t>Después</w:t>
        </w:r>
      </w:ins>
      <w:ins w:id="1355" w:author="Roca Neyra Renzo Jaime" w:date="2019-09-10T17:13:00Z">
        <w:r>
          <w:t xml:space="preserve"> se procede a dividir la cadena de texto</w:t>
        </w:r>
      </w:ins>
      <w:ins w:id="1356" w:author="Roca Neyra Renzo Jaime" w:date="2019-09-10T17:14:00Z">
        <w:r>
          <w:t xml:space="preserve"> por espacios en blancos, obteniendo un array de tokens</w:t>
        </w:r>
      </w:ins>
      <w:ins w:id="1357" w:author="Roca Neyra Renzo Jaime" w:date="2019-09-10T17:15:00Z">
        <w:r>
          <w:t>. Si el número de tokens menor que el esperado se lanza excepción</w:t>
        </w:r>
      </w:ins>
    </w:p>
    <w:tbl>
      <w:tblPr>
        <w:tblStyle w:val="Tablaconcuadrcula"/>
        <w:tblW w:w="8347" w:type="dxa"/>
        <w:tblInd w:w="720" w:type="dxa"/>
        <w:tblLook w:val="04A0" w:firstRow="1" w:lastRow="0" w:firstColumn="1" w:lastColumn="0" w:noHBand="0" w:noVBand="1"/>
        <w:tblPrChange w:id="1358" w:author="Roca Neyra Renzo Jaime" w:date="2019-09-10T17:15:00Z">
          <w:tblPr>
            <w:tblStyle w:val="Tablaconcuadrcula"/>
            <w:tblW w:w="0" w:type="auto"/>
            <w:tblInd w:w="720" w:type="dxa"/>
            <w:tblLook w:val="04A0" w:firstRow="1" w:lastRow="0" w:firstColumn="1" w:lastColumn="0" w:noHBand="0" w:noVBand="1"/>
          </w:tblPr>
        </w:tblPrChange>
      </w:tblPr>
      <w:tblGrid>
        <w:gridCol w:w="8347"/>
        <w:tblGridChange w:id="1359">
          <w:tblGrid>
            <w:gridCol w:w="7774"/>
          </w:tblGrid>
        </w:tblGridChange>
      </w:tblGrid>
      <w:tr w:rsidR="005E25E5" w14:paraId="3B4F0BC1" w14:textId="77777777" w:rsidTr="005E25E5">
        <w:trPr>
          <w:ins w:id="1360" w:author="Roca Neyra Renzo Jaime" w:date="2019-09-10T17:15:00Z"/>
        </w:trPr>
        <w:tc>
          <w:tcPr>
            <w:tcW w:w="8347" w:type="dxa"/>
            <w:tcPrChange w:id="1361" w:author="Roca Neyra Renzo Jaime" w:date="2019-09-10T17:15:00Z">
              <w:tcPr>
                <w:tcW w:w="8494" w:type="dxa"/>
              </w:tcPr>
            </w:tcPrChange>
          </w:tcPr>
          <w:p w14:paraId="640F2C21" w14:textId="7A45F94C" w:rsidR="005E25E5" w:rsidRDefault="005E25E5">
            <w:pPr>
              <w:autoSpaceDE w:val="0"/>
              <w:autoSpaceDN w:val="0"/>
              <w:adjustRightInd w:val="0"/>
              <w:spacing w:line="360" w:lineRule="auto"/>
              <w:jc w:val="both"/>
              <w:rPr>
                <w:ins w:id="1362" w:author="Roca Neyra Renzo Jaime" w:date="2019-09-10T17:15:00Z"/>
                <w:rFonts w:ascii="Consolas" w:hAnsi="Consolas" w:cs="Consolas"/>
                <w:color w:val="000000"/>
                <w:sz w:val="19"/>
                <w:szCs w:val="19"/>
              </w:rPr>
              <w:pPrChange w:id="1363" w:author="Roca Neyra Renzo Jaime" w:date="2019-09-10T23:48:00Z">
                <w:pPr>
                  <w:autoSpaceDE w:val="0"/>
                  <w:autoSpaceDN w:val="0"/>
                  <w:adjustRightInd w:val="0"/>
                </w:pPr>
              </w:pPrChange>
            </w:pPr>
            <w:proofErr w:type="spellStart"/>
            <w:ins w:id="1364" w:author="Roca Neyra Renzo Jaime" w:date="2019-09-10T17:15:00Z">
              <w:r>
                <w:rPr>
                  <w:rFonts w:ascii="Consolas" w:hAnsi="Consolas" w:cs="Consolas"/>
                  <w:color w:val="0000FF"/>
                  <w:sz w:val="19"/>
                  <w:szCs w:val="19"/>
                </w:rPr>
                <w:t>string</w:t>
              </w:r>
              <w:proofErr w:type="spellEnd"/>
              <w:r>
                <w:rPr>
                  <w:rFonts w:ascii="Consolas" w:hAnsi="Consolas" w:cs="Consolas"/>
                  <w:color w:val="000000"/>
                  <w:sz w:val="19"/>
                  <w:szCs w:val="19"/>
                </w:rPr>
                <w:t xml:space="preserve">[] tokens = </w:t>
              </w:r>
              <w:proofErr w:type="spellStart"/>
              <w:r>
                <w:rPr>
                  <w:rFonts w:ascii="Consolas" w:hAnsi="Consolas" w:cs="Consolas"/>
                  <w:color w:val="000000"/>
                  <w:sz w:val="19"/>
                  <w:szCs w:val="19"/>
                </w:rPr>
                <w:t>recordLine.Trim</w:t>
              </w:r>
              <w:proofErr w:type="spellEnd"/>
              <w:r>
                <w:rPr>
                  <w:rFonts w:ascii="Consolas" w:hAnsi="Consolas" w:cs="Consolas"/>
                  <w:color w:val="000000"/>
                  <w:sz w:val="19"/>
                  <w:szCs w:val="19"/>
                </w:rPr>
                <w:t>().Split(</w:t>
              </w:r>
              <w:r>
                <w:rPr>
                  <w:rFonts w:ascii="Consolas" w:hAnsi="Consolas" w:cs="Consolas"/>
                  <w:color w:val="A31515"/>
                  <w:sz w:val="19"/>
                  <w:szCs w:val="19"/>
                </w:rPr>
                <w:t>' '</w:t>
              </w:r>
              <w:r>
                <w:rPr>
                  <w:rFonts w:ascii="Consolas" w:hAnsi="Consolas" w:cs="Consolas"/>
                  <w:color w:val="000000"/>
                  <w:sz w:val="19"/>
                  <w:szCs w:val="19"/>
                </w:rPr>
                <w:t>).</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Start"/>
              <w:r>
                <w:rPr>
                  <w:rFonts w:ascii="Consolas" w:hAnsi="Consolas" w:cs="Consolas"/>
                  <w:color w:val="000000"/>
                  <w:sz w:val="19"/>
                  <w:szCs w:val="19"/>
                </w:rPr>
                <w:t>s =&gt; !</w:t>
              </w:r>
              <w:proofErr w:type="spellStart"/>
              <w:proofErr w:type="gramEnd"/>
              <w:r>
                <w:rPr>
                  <w:rFonts w:ascii="Consolas" w:hAnsi="Consolas" w:cs="Consolas"/>
                  <w:color w:val="0000FF"/>
                  <w:sz w:val="19"/>
                  <w:szCs w:val="19"/>
                </w:rPr>
                <w:t>string</w:t>
              </w:r>
              <w:r>
                <w:rPr>
                  <w:rFonts w:ascii="Consolas" w:hAnsi="Consolas" w:cs="Consolas"/>
                  <w:color w:val="000000"/>
                  <w:sz w:val="19"/>
                  <w:szCs w:val="19"/>
                </w:rPr>
                <w:t>.IsNullOrWhiteSpace</w:t>
              </w:r>
              <w:proofErr w:type="spellEnd"/>
              <w:r>
                <w:rPr>
                  <w:rFonts w:ascii="Consolas" w:hAnsi="Consolas" w:cs="Consolas"/>
                  <w:color w:val="000000"/>
                  <w:sz w:val="19"/>
                  <w:szCs w:val="19"/>
                </w:rPr>
                <w:t>(s)).</w:t>
              </w:r>
              <w:proofErr w:type="spellStart"/>
              <w:r>
                <w:rPr>
                  <w:rFonts w:ascii="Consolas" w:hAnsi="Consolas" w:cs="Consolas"/>
                  <w:color w:val="000000"/>
                  <w:sz w:val="19"/>
                  <w:szCs w:val="19"/>
                </w:rPr>
                <w:t>ToArray</w:t>
              </w:r>
              <w:proofErr w:type="spellEnd"/>
              <w:r>
                <w:rPr>
                  <w:rFonts w:ascii="Consolas" w:hAnsi="Consolas" w:cs="Consolas"/>
                  <w:color w:val="000000"/>
                  <w:sz w:val="19"/>
                  <w:szCs w:val="19"/>
                </w:rPr>
                <w:t>();</w:t>
              </w:r>
            </w:ins>
          </w:p>
          <w:p w14:paraId="351CD0E5" w14:textId="77777777" w:rsidR="005E25E5" w:rsidRDefault="005E25E5">
            <w:pPr>
              <w:autoSpaceDE w:val="0"/>
              <w:autoSpaceDN w:val="0"/>
              <w:adjustRightInd w:val="0"/>
              <w:spacing w:line="360" w:lineRule="auto"/>
              <w:jc w:val="both"/>
              <w:rPr>
                <w:ins w:id="1365" w:author="Roca Neyra Renzo Jaime" w:date="2019-09-10T17:15:00Z"/>
                <w:rFonts w:ascii="Consolas" w:hAnsi="Consolas" w:cs="Consolas"/>
                <w:color w:val="000000"/>
                <w:sz w:val="19"/>
                <w:szCs w:val="19"/>
              </w:rPr>
              <w:pPrChange w:id="1366" w:author="Roca Neyra Renzo Jaime" w:date="2019-09-10T23:48:00Z">
                <w:pPr>
                  <w:autoSpaceDE w:val="0"/>
                  <w:autoSpaceDN w:val="0"/>
                  <w:adjustRightInd w:val="0"/>
                </w:pPr>
              </w:pPrChange>
            </w:pPr>
          </w:p>
          <w:p w14:paraId="23690319" w14:textId="4BB1A0C5" w:rsidR="005E25E5" w:rsidRDefault="005E25E5">
            <w:pPr>
              <w:autoSpaceDE w:val="0"/>
              <w:autoSpaceDN w:val="0"/>
              <w:adjustRightInd w:val="0"/>
              <w:spacing w:line="360" w:lineRule="auto"/>
              <w:jc w:val="both"/>
              <w:rPr>
                <w:ins w:id="1367" w:author="Roca Neyra Renzo Jaime" w:date="2019-09-10T17:15:00Z"/>
                <w:rFonts w:ascii="Consolas" w:hAnsi="Consolas" w:cs="Consolas"/>
                <w:color w:val="000000"/>
                <w:sz w:val="19"/>
                <w:szCs w:val="19"/>
              </w:rPr>
              <w:pPrChange w:id="1368" w:author="Roca Neyra Renzo Jaime" w:date="2019-09-10T23:48:00Z">
                <w:pPr>
                  <w:autoSpaceDE w:val="0"/>
                  <w:autoSpaceDN w:val="0"/>
                  <w:adjustRightInd w:val="0"/>
                </w:pPr>
              </w:pPrChange>
            </w:pPr>
            <w:proofErr w:type="spellStart"/>
            <w:ins w:id="1369" w:author="Roca Neyra Renzo Jaime" w:date="2019-09-10T17:16:00Z">
              <w:r>
                <w:rPr>
                  <w:rFonts w:ascii="Consolas" w:hAnsi="Consolas" w:cs="Consolas"/>
                  <w:color w:val="0000FF"/>
                  <w:sz w:val="19"/>
                  <w:szCs w:val="19"/>
                </w:rPr>
                <w:t>i</w:t>
              </w:r>
            </w:ins>
            <w:ins w:id="1370" w:author="Roca Neyra Renzo Jaime" w:date="2019-09-10T17:15:00Z">
              <w:r>
                <w:rPr>
                  <w:rFonts w:ascii="Consolas" w:hAnsi="Consolas" w:cs="Consolas"/>
                  <w:color w:val="0000FF"/>
                  <w:sz w:val="19"/>
                  <w:szCs w:val="19"/>
                </w:rPr>
                <w:t>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tokens.Length</w:t>
              </w:r>
              <w:proofErr w:type="spellEnd"/>
              <w:r>
                <w:rPr>
                  <w:rFonts w:ascii="Consolas" w:hAnsi="Consolas" w:cs="Consolas"/>
                  <w:color w:val="000000"/>
                  <w:sz w:val="19"/>
                  <w:szCs w:val="19"/>
                </w:rPr>
                <w:t xml:space="preserve"> &lt; 2)</w:t>
              </w:r>
            </w:ins>
          </w:p>
          <w:p w14:paraId="0EA8AB47" w14:textId="534E0F1C" w:rsidR="005E25E5" w:rsidRDefault="005E25E5">
            <w:pPr>
              <w:autoSpaceDE w:val="0"/>
              <w:autoSpaceDN w:val="0"/>
              <w:adjustRightInd w:val="0"/>
              <w:spacing w:line="360" w:lineRule="auto"/>
              <w:jc w:val="both"/>
              <w:rPr>
                <w:ins w:id="1371" w:author="Roca Neyra Renzo Jaime" w:date="2019-09-10T17:15:00Z"/>
                <w:rFonts w:ascii="Consolas" w:hAnsi="Consolas" w:cs="Consolas"/>
                <w:color w:val="000000"/>
                <w:sz w:val="19"/>
                <w:szCs w:val="19"/>
              </w:rPr>
              <w:pPrChange w:id="1372" w:author="Roca Neyra Renzo Jaime" w:date="2019-09-10T23:48:00Z">
                <w:pPr>
                  <w:autoSpaceDE w:val="0"/>
                  <w:autoSpaceDN w:val="0"/>
                  <w:adjustRightInd w:val="0"/>
                </w:pPr>
              </w:pPrChange>
            </w:pPr>
            <w:ins w:id="1373" w:author="Roca Neyra Renzo Jaime" w:date="2019-09-10T17:15:00Z">
              <w:r>
                <w:rPr>
                  <w:rFonts w:ascii="Consolas" w:hAnsi="Consolas" w:cs="Consolas"/>
                  <w:color w:val="000000"/>
                  <w:sz w:val="19"/>
                  <w:szCs w:val="19"/>
                </w:rPr>
                <w:t xml:space="preserve"> </w:t>
              </w:r>
              <w:proofErr w:type="spellStart"/>
              <w:r>
                <w:rPr>
                  <w:rFonts w:ascii="Consolas" w:hAnsi="Consolas" w:cs="Consolas"/>
                  <w:color w:val="0000FF"/>
                  <w:sz w:val="19"/>
                  <w:szCs w:val="19"/>
                </w:rPr>
                <w:t>throw</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String.Format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RecordLineToRecord:obsolete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format</w:t>
              </w:r>
              <w:proofErr w:type="spellEnd"/>
              <w:r>
                <w:rPr>
                  <w:rFonts w:ascii="Consolas" w:hAnsi="Consolas" w:cs="Consolas"/>
                  <w:color w:val="A31515"/>
                  <w:sz w:val="19"/>
                  <w:szCs w:val="19"/>
                </w:rPr>
                <w:t xml:space="preserve"> in </w:t>
              </w:r>
              <w:proofErr w:type="spellStart"/>
              <w:r>
                <w:rPr>
                  <w:rFonts w:ascii="Consolas" w:hAnsi="Consolas" w:cs="Consolas"/>
                  <w:color w:val="A31515"/>
                  <w:sz w:val="19"/>
                  <w:szCs w:val="19"/>
                </w:rPr>
                <w:t>record</w:t>
              </w:r>
              <w:proofErr w:type="spellEnd"/>
              <w:r>
                <w:rPr>
                  <w:rFonts w:ascii="Consolas" w:hAnsi="Consolas" w:cs="Consolas"/>
                  <w:color w:val="A31515"/>
                  <w:sz w:val="19"/>
                  <w:szCs w:val="19"/>
                </w:rPr>
                <w:t xml:space="preserve"> {0} </w:t>
              </w:r>
              <w:proofErr w:type="spellStart"/>
              <w:r>
                <w:rPr>
                  <w:rFonts w:ascii="Consolas" w:hAnsi="Consolas" w:cs="Consolas"/>
                  <w:color w:val="A31515"/>
                  <w:sz w:val="19"/>
                  <w:szCs w:val="19"/>
                </w:rPr>
                <w:t>header</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recordName</w:t>
              </w:r>
              <w:proofErr w:type="spellEnd"/>
              <w:r>
                <w:rPr>
                  <w:rFonts w:ascii="Consolas" w:hAnsi="Consolas" w:cs="Consolas"/>
                  <w:color w:val="000000"/>
                  <w:sz w:val="19"/>
                  <w:szCs w:val="19"/>
                </w:rPr>
                <w:t>));</w:t>
              </w:r>
            </w:ins>
          </w:p>
          <w:p w14:paraId="208F7A2E" w14:textId="77777777" w:rsidR="005E25E5" w:rsidRDefault="005E25E5">
            <w:pPr>
              <w:pStyle w:val="Prrafodelista"/>
              <w:spacing w:line="360" w:lineRule="auto"/>
              <w:ind w:left="0"/>
              <w:jc w:val="both"/>
              <w:rPr>
                <w:ins w:id="1374" w:author="Roca Neyra Renzo Jaime" w:date="2019-09-10T17:15:00Z"/>
              </w:rPr>
              <w:pPrChange w:id="1375" w:author="Roca Neyra Renzo Jaime" w:date="2019-09-10T23:48:00Z">
                <w:pPr>
                  <w:pStyle w:val="Prrafodelista"/>
                  <w:ind w:left="0"/>
                </w:pPr>
              </w:pPrChange>
            </w:pPr>
          </w:p>
        </w:tc>
      </w:tr>
    </w:tbl>
    <w:p w14:paraId="0D714EB2" w14:textId="6B9E9670" w:rsidR="008573A8" w:rsidRDefault="001D4E96">
      <w:pPr>
        <w:pStyle w:val="Prrafodelista"/>
        <w:spacing w:line="360" w:lineRule="auto"/>
        <w:jc w:val="both"/>
        <w:rPr>
          <w:ins w:id="1376" w:author="Roca Neyra Renzo Jaime" w:date="2019-09-10T23:24:00Z"/>
        </w:rPr>
        <w:pPrChange w:id="1377" w:author="Roca Neyra Renzo Jaime" w:date="2019-09-10T23:48:00Z">
          <w:pPr>
            <w:pStyle w:val="Prrafodelista"/>
          </w:pPr>
        </w:pPrChange>
      </w:pPr>
      <w:ins w:id="1378" w:author="Roca Neyra Renzo Jaime" w:date="2019-09-10T23:14:00Z">
        <w:r>
          <w:br/>
        </w:r>
      </w:ins>
      <w:ins w:id="1379" w:author="Roca Neyra Renzo Jaime" w:date="2019-09-10T23:18:00Z">
        <w:r>
          <w:t>Una vez dividido en tokens, se proce</w:t>
        </w:r>
      </w:ins>
      <w:ins w:id="1380" w:author="Roca Neyra Renzo Jaime" w:date="2019-09-10T23:19:00Z">
        <w:r>
          <w:t xml:space="preserve">de a recorrer el array </w:t>
        </w:r>
      </w:ins>
      <w:ins w:id="1381" w:author="Roca Neyra Renzo Jaime" w:date="2019-09-10T23:20:00Z">
        <w:r>
          <w:t>procesando cada tok</w:t>
        </w:r>
      </w:ins>
      <w:ins w:id="1382" w:author="Roca Neyra Renzo Jaime" w:date="2019-09-10T23:21:00Z">
        <w:r>
          <w:t>e</w:t>
        </w:r>
      </w:ins>
      <w:ins w:id="1383" w:author="Roca Neyra Renzo Jaime" w:date="2019-09-10T23:23:00Z">
        <w:r w:rsidR="00F86128">
          <w:t>n</w:t>
        </w:r>
      </w:ins>
      <w:ins w:id="1384" w:author="Roca Neyra Renzo Jaime" w:date="2019-09-10T23:24:00Z">
        <w:r w:rsidR="00F86128">
          <w:t xml:space="preserve"> de forma determinada con un </w:t>
        </w:r>
        <w:proofErr w:type="spellStart"/>
        <w:r w:rsidR="00F86128">
          <w:t>switch</w:t>
        </w:r>
        <w:proofErr w:type="spellEnd"/>
        <w:r w:rsidR="00F86128">
          <w:t xml:space="preserve"> según la posición que ocupe en el array.</w:t>
        </w:r>
      </w:ins>
    </w:p>
    <w:tbl>
      <w:tblPr>
        <w:tblStyle w:val="Tablaconcuadrcula"/>
        <w:tblW w:w="8347" w:type="dxa"/>
        <w:tblInd w:w="720" w:type="dxa"/>
        <w:tblLook w:val="04A0" w:firstRow="1" w:lastRow="0" w:firstColumn="1" w:lastColumn="0" w:noHBand="0" w:noVBand="1"/>
        <w:tblPrChange w:id="1385" w:author="Roca Neyra Renzo Jaime" w:date="2019-09-10T23:52:00Z">
          <w:tblPr>
            <w:tblStyle w:val="Tablaconcuadrcula"/>
            <w:tblW w:w="0" w:type="auto"/>
            <w:tblInd w:w="720" w:type="dxa"/>
            <w:tblLook w:val="04A0" w:firstRow="1" w:lastRow="0" w:firstColumn="1" w:lastColumn="0" w:noHBand="0" w:noVBand="1"/>
          </w:tblPr>
        </w:tblPrChange>
      </w:tblPr>
      <w:tblGrid>
        <w:gridCol w:w="8347"/>
        <w:tblGridChange w:id="1386">
          <w:tblGrid>
            <w:gridCol w:w="7774"/>
          </w:tblGrid>
        </w:tblGridChange>
      </w:tblGrid>
      <w:tr w:rsidR="00F86128" w14:paraId="2803BE08" w14:textId="77777777" w:rsidTr="00D91609">
        <w:trPr>
          <w:ins w:id="1387" w:author="Roca Neyra Renzo Jaime" w:date="2019-09-10T23:24:00Z"/>
        </w:trPr>
        <w:tc>
          <w:tcPr>
            <w:tcW w:w="8347" w:type="dxa"/>
            <w:tcPrChange w:id="1388" w:author="Roca Neyra Renzo Jaime" w:date="2019-09-10T23:52:00Z">
              <w:tcPr>
                <w:tcW w:w="8494" w:type="dxa"/>
              </w:tcPr>
            </w:tcPrChange>
          </w:tcPr>
          <w:p w14:paraId="5D8094A8" w14:textId="7D171DFC" w:rsidR="00F86128" w:rsidRDefault="00F86128">
            <w:pPr>
              <w:autoSpaceDE w:val="0"/>
              <w:autoSpaceDN w:val="0"/>
              <w:adjustRightInd w:val="0"/>
              <w:spacing w:line="360" w:lineRule="auto"/>
              <w:jc w:val="both"/>
              <w:rPr>
                <w:ins w:id="1389" w:author="Roca Neyra Renzo Jaime" w:date="2019-09-10T23:24:00Z"/>
                <w:rFonts w:ascii="Consolas" w:hAnsi="Consolas" w:cs="Consolas"/>
                <w:color w:val="000000"/>
                <w:sz w:val="19"/>
                <w:szCs w:val="19"/>
              </w:rPr>
              <w:pPrChange w:id="1390" w:author="Roca Neyra Renzo Jaime" w:date="2019-09-10T23:48:00Z">
                <w:pPr>
                  <w:autoSpaceDE w:val="0"/>
                  <w:autoSpaceDN w:val="0"/>
                  <w:adjustRightInd w:val="0"/>
                </w:pPr>
              </w:pPrChange>
            </w:pPr>
            <w:proofErr w:type="spellStart"/>
            <w:ins w:id="1391" w:author="Roca Neyra Renzo Jaime" w:date="2019-09-10T23:24:00Z">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proofErr w:type="spellStart"/>
              <w:r>
                <w:rPr>
                  <w:rFonts w:ascii="Consolas" w:hAnsi="Consolas" w:cs="Consolas"/>
                  <w:color w:val="000000"/>
                  <w:sz w:val="19"/>
                  <w:szCs w:val="19"/>
                </w:rPr>
                <w:t>tokens.Length</w:t>
              </w:r>
              <w:proofErr w:type="spellEnd"/>
              <w:r>
                <w:rPr>
                  <w:rFonts w:ascii="Consolas" w:hAnsi="Consolas" w:cs="Consolas"/>
                  <w:color w:val="000000"/>
                  <w:sz w:val="19"/>
                  <w:szCs w:val="19"/>
                </w:rPr>
                <w:t>; i++){</w:t>
              </w:r>
            </w:ins>
          </w:p>
          <w:p w14:paraId="28D3E266" w14:textId="308E0451" w:rsidR="00F86128" w:rsidRDefault="00AA5485">
            <w:pPr>
              <w:autoSpaceDE w:val="0"/>
              <w:autoSpaceDN w:val="0"/>
              <w:adjustRightInd w:val="0"/>
              <w:spacing w:line="360" w:lineRule="auto"/>
              <w:jc w:val="both"/>
              <w:rPr>
                <w:ins w:id="1392" w:author="Roca Neyra Renzo Jaime" w:date="2019-09-10T23:24:00Z"/>
                <w:rFonts w:ascii="Consolas" w:hAnsi="Consolas" w:cs="Consolas"/>
                <w:color w:val="000000"/>
                <w:sz w:val="19"/>
                <w:szCs w:val="19"/>
              </w:rPr>
              <w:pPrChange w:id="1393" w:author="Roca Neyra Renzo Jaime" w:date="2019-09-10T23:48:00Z">
                <w:pPr>
                  <w:autoSpaceDE w:val="0"/>
                  <w:autoSpaceDN w:val="0"/>
                  <w:adjustRightInd w:val="0"/>
                </w:pPr>
              </w:pPrChange>
            </w:pPr>
            <w:ins w:id="1394" w:author="Roca Neyra Renzo Jaime" w:date="2019-09-10T23:25:00Z">
              <w:r>
                <w:rPr>
                  <w:rFonts w:ascii="Consolas" w:hAnsi="Consolas" w:cs="Consolas"/>
                  <w:color w:val="0000FF"/>
                  <w:sz w:val="19"/>
                  <w:szCs w:val="19"/>
                </w:rPr>
                <w:t xml:space="preserve"> </w:t>
              </w:r>
            </w:ins>
            <w:proofErr w:type="spellStart"/>
            <w:ins w:id="1395" w:author="Roca Neyra Renzo Jaime" w:date="2019-09-10T23:24:00Z">
              <w:r w:rsidR="00F86128">
                <w:rPr>
                  <w:rFonts w:ascii="Consolas" w:hAnsi="Consolas" w:cs="Consolas"/>
                  <w:color w:val="0000FF"/>
                  <w:sz w:val="19"/>
                  <w:szCs w:val="19"/>
                </w:rPr>
                <w:t>switch</w:t>
              </w:r>
              <w:proofErr w:type="spellEnd"/>
              <w:r w:rsidR="00F86128">
                <w:rPr>
                  <w:rFonts w:ascii="Consolas" w:hAnsi="Consolas" w:cs="Consolas"/>
                  <w:color w:val="000000"/>
                  <w:sz w:val="19"/>
                  <w:szCs w:val="19"/>
                </w:rPr>
                <w:t xml:space="preserve"> (i)</w:t>
              </w:r>
            </w:ins>
          </w:p>
          <w:p w14:paraId="63A13613" w14:textId="37A4BAC5" w:rsidR="00F86128" w:rsidRDefault="00F86128">
            <w:pPr>
              <w:autoSpaceDE w:val="0"/>
              <w:autoSpaceDN w:val="0"/>
              <w:adjustRightInd w:val="0"/>
              <w:spacing w:line="360" w:lineRule="auto"/>
              <w:jc w:val="both"/>
              <w:rPr>
                <w:ins w:id="1396" w:author="Roca Neyra Renzo Jaime" w:date="2019-09-10T23:24:00Z"/>
                <w:rFonts w:ascii="Consolas" w:hAnsi="Consolas" w:cs="Consolas"/>
                <w:color w:val="000000"/>
                <w:sz w:val="19"/>
                <w:szCs w:val="19"/>
              </w:rPr>
              <w:pPrChange w:id="1397" w:author="Roca Neyra Renzo Jaime" w:date="2019-09-10T23:48:00Z">
                <w:pPr>
                  <w:autoSpaceDE w:val="0"/>
                  <w:autoSpaceDN w:val="0"/>
                  <w:adjustRightInd w:val="0"/>
                </w:pPr>
              </w:pPrChange>
            </w:pPr>
            <w:ins w:id="1398" w:author="Roca Neyra Renzo Jaime" w:date="2019-09-10T23:24:00Z">
              <w:r>
                <w:rPr>
                  <w:rFonts w:ascii="Consolas" w:hAnsi="Consolas" w:cs="Consolas"/>
                  <w:color w:val="000000"/>
                  <w:sz w:val="19"/>
                  <w:szCs w:val="19"/>
                </w:rPr>
                <w:lastRenderedPageBreak/>
                <w:t>{</w:t>
              </w:r>
            </w:ins>
          </w:p>
          <w:p w14:paraId="3AA45AA2" w14:textId="1A74311C" w:rsidR="00F86128" w:rsidRDefault="00AA5485">
            <w:pPr>
              <w:autoSpaceDE w:val="0"/>
              <w:autoSpaceDN w:val="0"/>
              <w:adjustRightInd w:val="0"/>
              <w:spacing w:line="360" w:lineRule="auto"/>
              <w:jc w:val="both"/>
              <w:rPr>
                <w:ins w:id="1399" w:author="Roca Neyra Renzo Jaime" w:date="2019-09-10T23:24:00Z"/>
                <w:rFonts w:ascii="Consolas" w:hAnsi="Consolas" w:cs="Consolas"/>
                <w:color w:val="000000"/>
                <w:sz w:val="19"/>
                <w:szCs w:val="19"/>
              </w:rPr>
              <w:pPrChange w:id="1400" w:author="Roca Neyra Renzo Jaime" w:date="2019-09-10T23:48:00Z">
                <w:pPr>
                  <w:autoSpaceDE w:val="0"/>
                  <w:autoSpaceDN w:val="0"/>
                  <w:adjustRightInd w:val="0"/>
                </w:pPr>
              </w:pPrChange>
            </w:pPr>
            <w:ins w:id="1401" w:author="Roca Neyra Renzo Jaime" w:date="2019-09-10T23:26:00Z">
              <w:r>
                <w:rPr>
                  <w:rFonts w:ascii="Consolas" w:hAnsi="Consolas" w:cs="Consolas"/>
                  <w:color w:val="0000FF"/>
                  <w:sz w:val="19"/>
                  <w:szCs w:val="19"/>
                </w:rPr>
                <w:t xml:space="preserve"> </w:t>
              </w:r>
            </w:ins>
            <w:ins w:id="1402" w:author="Roca Neyra Renzo Jaime" w:date="2019-09-10T23:24:00Z">
              <w:r w:rsidR="00F86128">
                <w:rPr>
                  <w:rFonts w:ascii="Consolas" w:hAnsi="Consolas" w:cs="Consolas"/>
                  <w:color w:val="0000FF"/>
                  <w:sz w:val="19"/>
                  <w:szCs w:val="19"/>
                </w:rPr>
                <w:t>case</w:t>
              </w:r>
              <w:r w:rsidR="00F86128">
                <w:rPr>
                  <w:rFonts w:ascii="Consolas" w:hAnsi="Consolas" w:cs="Consolas"/>
                  <w:color w:val="000000"/>
                  <w:sz w:val="19"/>
                  <w:szCs w:val="19"/>
                </w:rPr>
                <w:t xml:space="preserve"> 0:</w:t>
              </w:r>
            </w:ins>
          </w:p>
          <w:p w14:paraId="026A9A15" w14:textId="5D376003" w:rsidR="00F86128" w:rsidRDefault="00F86128">
            <w:pPr>
              <w:autoSpaceDE w:val="0"/>
              <w:autoSpaceDN w:val="0"/>
              <w:adjustRightInd w:val="0"/>
              <w:spacing w:line="360" w:lineRule="auto"/>
              <w:jc w:val="both"/>
              <w:rPr>
                <w:ins w:id="1403" w:author="Roca Neyra Renzo Jaime" w:date="2019-09-10T23:24:00Z"/>
                <w:rFonts w:ascii="Consolas" w:hAnsi="Consolas" w:cs="Consolas"/>
                <w:color w:val="000000"/>
                <w:sz w:val="19"/>
                <w:szCs w:val="19"/>
              </w:rPr>
              <w:pPrChange w:id="1404" w:author="Roca Neyra Renzo Jaime" w:date="2019-09-10T23:48:00Z">
                <w:pPr>
                  <w:autoSpaceDE w:val="0"/>
                  <w:autoSpaceDN w:val="0"/>
                  <w:adjustRightInd w:val="0"/>
                </w:pPr>
              </w:pPrChange>
            </w:pPr>
            <w:ins w:id="1405"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(tokens[i].</w:t>
              </w:r>
              <w:proofErr w:type="spellStart"/>
              <w:r>
                <w:rPr>
                  <w:rFonts w:ascii="Consolas" w:hAnsi="Consolas" w:cs="Consolas"/>
                  <w:color w:val="000000"/>
                  <w:sz w:val="19"/>
                  <w:szCs w:val="19"/>
                </w:rPr>
                <w:t>Contains</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ins>
          </w:p>
          <w:p w14:paraId="4EA5B886" w14:textId="709E732C" w:rsidR="00F86128" w:rsidRDefault="00F86128">
            <w:pPr>
              <w:autoSpaceDE w:val="0"/>
              <w:autoSpaceDN w:val="0"/>
              <w:adjustRightInd w:val="0"/>
              <w:spacing w:line="360" w:lineRule="auto"/>
              <w:jc w:val="both"/>
              <w:rPr>
                <w:ins w:id="1406" w:author="Roca Neyra Renzo Jaime" w:date="2019-09-10T23:24:00Z"/>
                <w:rFonts w:ascii="Consolas" w:hAnsi="Consolas" w:cs="Consolas"/>
                <w:color w:val="000000"/>
                <w:sz w:val="19"/>
                <w:szCs w:val="19"/>
              </w:rPr>
              <w:pPrChange w:id="1407" w:author="Roca Neyra Renzo Jaime" w:date="2019-09-10T23:48:00Z">
                <w:pPr>
                  <w:autoSpaceDE w:val="0"/>
                  <w:autoSpaceDN w:val="0"/>
                  <w:adjustRightInd w:val="0"/>
                </w:pPr>
              </w:pPrChange>
            </w:pPr>
            <w:ins w:id="1408"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registro.NumberOfSegments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r>
                <w:rPr>
                  <w:rFonts w:ascii="Consolas" w:hAnsi="Consolas" w:cs="Consolas"/>
                  <w:color w:val="000000"/>
                  <w:sz w:val="19"/>
                  <w:szCs w:val="19"/>
                </w:rPr>
                <w:t>.Parse</w:t>
              </w:r>
              <w:proofErr w:type="spellEnd"/>
              <w:r>
                <w:rPr>
                  <w:rFonts w:ascii="Consolas" w:hAnsi="Consolas" w:cs="Consolas"/>
                  <w:color w:val="000000"/>
                  <w:sz w:val="19"/>
                  <w:szCs w:val="19"/>
                </w:rPr>
                <w:t>(tokens[i].Split(</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Last</w:t>
              </w:r>
              <w:proofErr w:type="spellEnd"/>
              <w:r>
                <w:rPr>
                  <w:rFonts w:ascii="Consolas" w:hAnsi="Consolas" w:cs="Consolas"/>
                  <w:color w:val="000000"/>
                  <w:sz w:val="19"/>
                  <w:szCs w:val="19"/>
                </w:rPr>
                <w:t>());</w:t>
              </w:r>
            </w:ins>
          </w:p>
          <w:p w14:paraId="46A4C80D" w14:textId="27DCD413" w:rsidR="00F86128" w:rsidRDefault="00F86128">
            <w:pPr>
              <w:autoSpaceDE w:val="0"/>
              <w:autoSpaceDN w:val="0"/>
              <w:adjustRightInd w:val="0"/>
              <w:spacing w:line="360" w:lineRule="auto"/>
              <w:jc w:val="both"/>
              <w:rPr>
                <w:ins w:id="1409" w:author="Roca Neyra Renzo Jaime" w:date="2019-09-10T23:24:00Z"/>
                <w:rFonts w:ascii="Consolas" w:hAnsi="Consolas" w:cs="Consolas"/>
                <w:color w:val="000000"/>
                <w:sz w:val="19"/>
                <w:szCs w:val="19"/>
              </w:rPr>
              <w:pPrChange w:id="1410" w:author="Roca Neyra Renzo Jaime" w:date="2019-09-10T23:48:00Z">
                <w:pPr>
                  <w:autoSpaceDE w:val="0"/>
                  <w:autoSpaceDN w:val="0"/>
                  <w:adjustRightInd w:val="0"/>
                </w:pPr>
              </w:pPrChange>
            </w:pPr>
            <w:ins w:id="1411"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ins>
          </w:p>
          <w:p w14:paraId="3A9B845F" w14:textId="4EB0E7B5" w:rsidR="00F86128" w:rsidRDefault="00AA5485">
            <w:pPr>
              <w:autoSpaceDE w:val="0"/>
              <w:autoSpaceDN w:val="0"/>
              <w:adjustRightInd w:val="0"/>
              <w:spacing w:line="360" w:lineRule="auto"/>
              <w:jc w:val="both"/>
              <w:rPr>
                <w:ins w:id="1412" w:author="Roca Neyra Renzo Jaime" w:date="2019-09-10T23:24:00Z"/>
                <w:rFonts w:ascii="Consolas" w:hAnsi="Consolas" w:cs="Consolas"/>
                <w:color w:val="000000"/>
                <w:sz w:val="19"/>
                <w:szCs w:val="19"/>
              </w:rPr>
              <w:pPrChange w:id="1413" w:author="Roca Neyra Renzo Jaime" w:date="2019-09-10T23:48:00Z">
                <w:pPr>
                  <w:autoSpaceDE w:val="0"/>
                  <w:autoSpaceDN w:val="0"/>
                  <w:adjustRightInd w:val="0"/>
                </w:pPr>
              </w:pPrChange>
            </w:pPr>
            <w:ins w:id="1414" w:author="Roca Neyra Renzo Jaime" w:date="2019-09-10T23:26:00Z">
              <w:r>
                <w:rPr>
                  <w:rFonts w:ascii="Consolas" w:hAnsi="Consolas" w:cs="Consolas"/>
                  <w:color w:val="000000"/>
                  <w:sz w:val="19"/>
                  <w:szCs w:val="19"/>
                </w:rPr>
                <w:t xml:space="preserve"> </w:t>
              </w:r>
            </w:ins>
            <w:ins w:id="1415" w:author="Roca Neyra Renzo Jaime" w:date="2019-09-10T23:24:00Z">
              <w:r w:rsidR="00F86128">
                <w:rPr>
                  <w:rFonts w:ascii="Consolas" w:hAnsi="Consolas" w:cs="Consolas"/>
                  <w:color w:val="000000"/>
                  <w:sz w:val="19"/>
                  <w:szCs w:val="19"/>
                </w:rPr>
                <w:t xml:space="preserve">  </w:t>
              </w:r>
              <w:proofErr w:type="spellStart"/>
              <w:r w:rsidR="00F86128">
                <w:rPr>
                  <w:rFonts w:ascii="Consolas" w:hAnsi="Consolas" w:cs="Consolas"/>
                  <w:color w:val="000000"/>
                  <w:sz w:val="19"/>
                  <w:szCs w:val="19"/>
                </w:rPr>
                <w:t>registro.NumberOfSegments</w:t>
              </w:r>
              <w:proofErr w:type="spellEnd"/>
              <w:r w:rsidR="00F86128">
                <w:rPr>
                  <w:rFonts w:ascii="Consolas" w:hAnsi="Consolas" w:cs="Consolas"/>
                  <w:color w:val="000000"/>
                  <w:sz w:val="19"/>
                  <w:szCs w:val="19"/>
                </w:rPr>
                <w:t xml:space="preserve"> = 1;</w:t>
              </w:r>
            </w:ins>
          </w:p>
          <w:p w14:paraId="7B320EB1" w14:textId="5EE59F71" w:rsidR="00F86128" w:rsidRDefault="00F86128">
            <w:pPr>
              <w:autoSpaceDE w:val="0"/>
              <w:autoSpaceDN w:val="0"/>
              <w:adjustRightInd w:val="0"/>
              <w:spacing w:line="360" w:lineRule="auto"/>
              <w:jc w:val="both"/>
              <w:rPr>
                <w:ins w:id="1416" w:author="Roca Neyra Renzo Jaime" w:date="2019-09-10T23:27:00Z"/>
                <w:rFonts w:ascii="Consolas" w:hAnsi="Consolas" w:cs="Consolas"/>
                <w:color w:val="000000"/>
                <w:sz w:val="19"/>
                <w:szCs w:val="19"/>
              </w:rPr>
              <w:pPrChange w:id="1417" w:author="Roca Neyra Renzo Jaime" w:date="2019-09-10T23:48:00Z">
                <w:pPr>
                  <w:autoSpaceDE w:val="0"/>
                  <w:autoSpaceDN w:val="0"/>
                  <w:adjustRightInd w:val="0"/>
                </w:pPr>
              </w:pPrChange>
            </w:pPr>
            <w:ins w:id="1418" w:author="Roca Neyra Renzo Jaime" w:date="2019-09-10T23:24:00Z">
              <w:r>
                <w:rPr>
                  <w:rFonts w:ascii="Consolas" w:hAnsi="Consolas" w:cs="Consolas"/>
                  <w:color w:val="000000"/>
                  <w:sz w:val="19"/>
                  <w:szCs w:val="19"/>
                </w:rPr>
                <w:t xml:space="preserve"> </w:t>
              </w:r>
            </w:ins>
            <w:ins w:id="1419" w:author="Roca Neyra Renzo Jaime" w:date="2019-09-10T23:26:00Z">
              <w:r w:rsidR="00AA5485">
                <w:rPr>
                  <w:rFonts w:ascii="Consolas" w:hAnsi="Consolas" w:cs="Consolas"/>
                  <w:color w:val="000000"/>
                  <w:sz w:val="19"/>
                  <w:szCs w:val="19"/>
                </w:rPr>
                <w:t xml:space="preserve"> </w:t>
              </w:r>
            </w:ins>
            <w:ins w:id="1420" w:author="Roca Neyra Renzo Jaime" w:date="2019-09-10T23:24:00Z">
              <w:r>
                <w:rPr>
                  <w:rFonts w:ascii="Consolas" w:hAnsi="Consolas" w:cs="Consolas"/>
                  <w:color w:val="0000FF"/>
                  <w:sz w:val="19"/>
                  <w:szCs w:val="19"/>
                </w:rPr>
                <w:t>break</w:t>
              </w:r>
              <w:r>
                <w:rPr>
                  <w:rFonts w:ascii="Consolas" w:hAnsi="Consolas" w:cs="Consolas"/>
                  <w:color w:val="000000"/>
                  <w:sz w:val="19"/>
                  <w:szCs w:val="19"/>
                </w:rPr>
                <w:t>;</w:t>
              </w:r>
            </w:ins>
          </w:p>
          <w:p w14:paraId="2A229A34" w14:textId="77777777" w:rsidR="00AA5485" w:rsidRDefault="00AA5485">
            <w:pPr>
              <w:autoSpaceDE w:val="0"/>
              <w:autoSpaceDN w:val="0"/>
              <w:adjustRightInd w:val="0"/>
              <w:spacing w:line="360" w:lineRule="auto"/>
              <w:jc w:val="both"/>
              <w:rPr>
                <w:ins w:id="1421" w:author="Roca Neyra Renzo Jaime" w:date="2019-09-10T23:24:00Z"/>
                <w:rFonts w:ascii="Consolas" w:hAnsi="Consolas" w:cs="Consolas"/>
                <w:color w:val="000000"/>
                <w:sz w:val="19"/>
                <w:szCs w:val="19"/>
              </w:rPr>
              <w:pPrChange w:id="1422" w:author="Roca Neyra Renzo Jaime" w:date="2019-09-10T23:48:00Z">
                <w:pPr>
                  <w:autoSpaceDE w:val="0"/>
                  <w:autoSpaceDN w:val="0"/>
                  <w:adjustRightInd w:val="0"/>
                </w:pPr>
              </w:pPrChange>
            </w:pPr>
          </w:p>
          <w:p w14:paraId="4A6AA8DE" w14:textId="5AA37752" w:rsidR="00F86128" w:rsidRDefault="00F86128">
            <w:pPr>
              <w:autoSpaceDE w:val="0"/>
              <w:autoSpaceDN w:val="0"/>
              <w:adjustRightInd w:val="0"/>
              <w:spacing w:line="360" w:lineRule="auto"/>
              <w:jc w:val="both"/>
              <w:rPr>
                <w:ins w:id="1423" w:author="Roca Neyra Renzo Jaime" w:date="2019-09-10T23:24:00Z"/>
                <w:rFonts w:ascii="Consolas" w:hAnsi="Consolas" w:cs="Consolas"/>
                <w:color w:val="000000"/>
                <w:sz w:val="19"/>
                <w:szCs w:val="19"/>
              </w:rPr>
              <w:pPrChange w:id="1424" w:author="Roca Neyra Renzo Jaime" w:date="2019-09-10T23:48:00Z">
                <w:pPr>
                  <w:autoSpaceDE w:val="0"/>
                  <w:autoSpaceDN w:val="0"/>
                  <w:adjustRightInd w:val="0"/>
                </w:pPr>
              </w:pPrChange>
            </w:pPr>
            <w:ins w:id="1425" w:author="Roca Neyra Renzo Jaime" w:date="2019-09-10T23:24:00Z">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ins>
          </w:p>
          <w:p w14:paraId="55B5EB1E" w14:textId="65576F64" w:rsidR="00F86128" w:rsidRDefault="00F86128">
            <w:pPr>
              <w:autoSpaceDE w:val="0"/>
              <w:autoSpaceDN w:val="0"/>
              <w:adjustRightInd w:val="0"/>
              <w:spacing w:line="360" w:lineRule="auto"/>
              <w:jc w:val="both"/>
              <w:rPr>
                <w:ins w:id="1426" w:author="Roca Neyra Renzo Jaime" w:date="2019-09-10T23:24:00Z"/>
                <w:rFonts w:ascii="Consolas" w:hAnsi="Consolas" w:cs="Consolas"/>
                <w:color w:val="000000"/>
                <w:sz w:val="19"/>
                <w:szCs w:val="19"/>
              </w:rPr>
              <w:pPrChange w:id="1427" w:author="Roca Neyra Renzo Jaime" w:date="2019-09-10T23:48:00Z">
                <w:pPr>
                  <w:autoSpaceDE w:val="0"/>
                  <w:autoSpaceDN w:val="0"/>
                  <w:adjustRightInd w:val="0"/>
                </w:pPr>
              </w:pPrChange>
            </w:pPr>
            <w:ins w:id="1428" w:author="Roca Neyra Renzo Jaime" w:date="2019-09-10T23:24:00Z">
              <w:r>
                <w:rPr>
                  <w:rFonts w:ascii="Consolas" w:hAnsi="Consolas" w:cs="Consolas"/>
                  <w:color w:val="000000"/>
                  <w:sz w:val="19"/>
                  <w:szCs w:val="19"/>
                </w:rPr>
                <w:t xml:space="preserve">  </w:t>
              </w:r>
            </w:ins>
            <w:ins w:id="1429" w:author="Roca Neyra Renzo Jaime" w:date="2019-09-10T23:27:00Z">
              <w:r w:rsidR="00AA5485">
                <w:rPr>
                  <w:rFonts w:ascii="Consolas" w:hAnsi="Consolas" w:cs="Consolas"/>
                  <w:color w:val="000000"/>
                  <w:sz w:val="19"/>
                  <w:szCs w:val="19"/>
                </w:rPr>
                <w:t xml:space="preserve"> </w:t>
              </w:r>
            </w:ins>
            <w:proofErr w:type="spellStart"/>
            <w:ins w:id="1430" w:author="Roca Neyra Renzo Jaime" w:date="2019-09-10T23:24:00Z">
              <w:r>
                <w:rPr>
                  <w:rFonts w:ascii="Consolas" w:hAnsi="Consolas" w:cs="Consolas"/>
                  <w:color w:val="000000"/>
                  <w:sz w:val="19"/>
                  <w:szCs w:val="19"/>
                </w:rPr>
                <w:t>registro.NumberOfSignals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r>
                <w:rPr>
                  <w:rFonts w:ascii="Consolas" w:hAnsi="Consolas" w:cs="Consolas"/>
                  <w:color w:val="000000"/>
                  <w:sz w:val="19"/>
                  <w:szCs w:val="19"/>
                </w:rPr>
                <w:t>.Parse</w:t>
              </w:r>
              <w:proofErr w:type="spellEnd"/>
              <w:r>
                <w:rPr>
                  <w:rFonts w:ascii="Consolas" w:hAnsi="Consolas" w:cs="Consolas"/>
                  <w:color w:val="000000"/>
                  <w:sz w:val="19"/>
                  <w:szCs w:val="19"/>
                </w:rPr>
                <w:t>(tokens[i]);</w:t>
              </w:r>
            </w:ins>
          </w:p>
          <w:p w14:paraId="3F09C3BA" w14:textId="6659451D" w:rsidR="00F86128" w:rsidRDefault="00F86128">
            <w:pPr>
              <w:autoSpaceDE w:val="0"/>
              <w:autoSpaceDN w:val="0"/>
              <w:adjustRightInd w:val="0"/>
              <w:spacing w:line="360" w:lineRule="auto"/>
              <w:jc w:val="both"/>
              <w:rPr>
                <w:ins w:id="1431" w:author="Roca Neyra Renzo Jaime" w:date="2019-09-10T23:27:00Z"/>
                <w:rFonts w:ascii="Consolas" w:hAnsi="Consolas" w:cs="Consolas"/>
                <w:color w:val="000000"/>
                <w:sz w:val="19"/>
                <w:szCs w:val="19"/>
              </w:rPr>
              <w:pPrChange w:id="1432" w:author="Roca Neyra Renzo Jaime" w:date="2019-09-10T23:48:00Z">
                <w:pPr>
                  <w:autoSpaceDE w:val="0"/>
                  <w:autoSpaceDN w:val="0"/>
                  <w:adjustRightInd w:val="0"/>
                </w:pPr>
              </w:pPrChange>
            </w:pPr>
            <w:ins w:id="1433" w:author="Roca Neyra Renzo Jaime" w:date="2019-09-10T23:24:00Z">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ins>
          </w:p>
          <w:p w14:paraId="09BD580F" w14:textId="77777777" w:rsidR="00AA5485" w:rsidRDefault="00AA5485">
            <w:pPr>
              <w:autoSpaceDE w:val="0"/>
              <w:autoSpaceDN w:val="0"/>
              <w:adjustRightInd w:val="0"/>
              <w:spacing w:line="360" w:lineRule="auto"/>
              <w:jc w:val="both"/>
              <w:rPr>
                <w:ins w:id="1434" w:author="Roca Neyra Renzo Jaime" w:date="2019-09-10T23:24:00Z"/>
                <w:rFonts w:ascii="Consolas" w:hAnsi="Consolas" w:cs="Consolas"/>
                <w:color w:val="000000"/>
                <w:sz w:val="19"/>
                <w:szCs w:val="19"/>
              </w:rPr>
              <w:pPrChange w:id="1435" w:author="Roca Neyra Renzo Jaime" w:date="2019-09-10T23:48:00Z">
                <w:pPr>
                  <w:autoSpaceDE w:val="0"/>
                  <w:autoSpaceDN w:val="0"/>
                  <w:adjustRightInd w:val="0"/>
                </w:pPr>
              </w:pPrChange>
            </w:pPr>
          </w:p>
          <w:p w14:paraId="74A68AA3" w14:textId="0287BA33" w:rsidR="00F86128" w:rsidRDefault="00F86128">
            <w:pPr>
              <w:autoSpaceDE w:val="0"/>
              <w:autoSpaceDN w:val="0"/>
              <w:adjustRightInd w:val="0"/>
              <w:spacing w:line="360" w:lineRule="auto"/>
              <w:jc w:val="both"/>
              <w:rPr>
                <w:ins w:id="1436" w:author="Roca Neyra Renzo Jaime" w:date="2019-09-10T23:24:00Z"/>
                <w:rFonts w:ascii="Consolas" w:hAnsi="Consolas" w:cs="Consolas"/>
                <w:color w:val="000000"/>
                <w:sz w:val="19"/>
                <w:szCs w:val="19"/>
              </w:rPr>
              <w:pPrChange w:id="1437" w:author="Roca Neyra Renzo Jaime" w:date="2019-09-10T23:48:00Z">
                <w:pPr>
                  <w:autoSpaceDE w:val="0"/>
                  <w:autoSpaceDN w:val="0"/>
                  <w:adjustRightInd w:val="0"/>
                </w:pPr>
              </w:pPrChange>
            </w:pPr>
            <w:ins w:id="1438" w:author="Roca Neyra Renzo Jaime" w:date="2019-09-10T23:24:00Z">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 </w:t>
              </w:r>
              <w:r>
                <w:rPr>
                  <w:rFonts w:ascii="Consolas" w:hAnsi="Consolas" w:cs="Consolas"/>
                  <w:color w:val="008000"/>
                  <w:sz w:val="19"/>
                  <w:szCs w:val="19"/>
                </w:rPr>
                <w:t xml:space="preserve">                           </w:t>
              </w:r>
            </w:ins>
          </w:p>
          <w:p w14:paraId="05629AD0" w14:textId="3D8C5C06" w:rsidR="00F86128" w:rsidRDefault="00F86128">
            <w:pPr>
              <w:autoSpaceDE w:val="0"/>
              <w:autoSpaceDN w:val="0"/>
              <w:adjustRightInd w:val="0"/>
              <w:spacing w:line="360" w:lineRule="auto"/>
              <w:jc w:val="both"/>
              <w:rPr>
                <w:ins w:id="1439" w:author="Roca Neyra Renzo Jaime" w:date="2019-09-10T23:24:00Z"/>
                <w:rFonts w:ascii="Consolas" w:hAnsi="Consolas" w:cs="Consolas"/>
                <w:color w:val="000000"/>
                <w:sz w:val="19"/>
                <w:szCs w:val="19"/>
              </w:rPr>
              <w:pPrChange w:id="1440" w:author="Roca Neyra Renzo Jaime" w:date="2019-09-10T23:48:00Z">
                <w:pPr>
                  <w:autoSpaceDE w:val="0"/>
                  <w:autoSpaceDN w:val="0"/>
                  <w:adjustRightInd w:val="0"/>
                </w:pPr>
              </w:pPrChange>
            </w:pPr>
            <w:ins w:id="1441"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registro.SamplingFrequencyPerSignal</w:t>
              </w:r>
              <w:proofErr w:type="spellEnd"/>
              <w:r>
                <w:rPr>
                  <w:rFonts w:ascii="Consolas" w:hAnsi="Consolas" w:cs="Consolas"/>
                  <w:color w:val="000000"/>
                  <w:sz w:val="19"/>
                  <w:szCs w:val="19"/>
                </w:rPr>
                <w:t xml:space="preserve">= </w:t>
              </w:r>
            </w:ins>
            <w:ins w:id="1442" w:author="Roca Neyra Renzo Jaime" w:date="2019-09-10T23:34:00Z">
              <w:r w:rsidR="00AA5485">
                <w:rPr>
                  <w:rFonts w:ascii="Consolas" w:hAnsi="Consolas" w:cs="Consolas"/>
                  <w:color w:val="000000"/>
                  <w:sz w:val="19"/>
                  <w:szCs w:val="19"/>
                </w:rPr>
                <w:t xml:space="preserve">   </w:t>
              </w:r>
            </w:ins>
            <w:ins w:id="1443" w:author="Roca Neyra Renzo Jaime" w:date="2019-09-10T23:36:00Z">
              <w:r w:rsidR="008472E6">
                <w:rPr>
                  <w:rFonts w:ascii="Consolas" w:hAnsi="Consolas" w:cs="Consolas"/>
                  <w:color w:val="000000"/>
                  <w:sz w:val="19"/>
                  <w:szCs w:val="19"/>
                </w:rPr>
                <w:t xml:space="preserve">  </w:t>
              </w:r>
            </w:ins>
            <w:proofErr w:type="spellStart"/>
            <w:ins w:id="1444" w:author="Roca Neyra Renzo Jaime" w:date="2019-09-10T23:24:00Z">
              <w:r>
                <w:rPr>
                  <w:rFonts w:ascii="Consolas" w:hAnsi="Consolas" w:cs="Consolas"/>
                  <w:color w:val="0000FF"/>
                  <w:sz w:val="19"/>
                  <w:szCs w:val="19"/>
                </w:rPr>
                <w:t>double</w:t>
              </w:r>
              <w:r>
                <w:rPr>
                  <w:rFonts w:ascii="Consolas" w:hAnsi="Consolas" w:cs="Consolas"/>
                  <w:color w:val="000000"/>
                  <w:sz w:val="19"/>
                  <w:szCs w:val="19"/>
                </w:rPr>
                <w:t>.Parse</w:t>
              </w:r>
              <w:proofErr w:type="spellEnd"/>
              <w:r>
                <w:rPr>
                  <w:rFonts w:ascii="Consolas" w:hAnsi="Consolas" w:cs="Consolas"/>
                  <w:color w:val="000000"/>
                  <w:sz w:val="19"/>
                  <w:szCs w:val="19"/>
                </w:rPr>
                <w:t>(tokens[i].Split(</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First</w:t>
              </w:r>
              <w:proofErr w:type="spellEnd"/>
              <w:r>
                <w:rPr>
                  <w:rFonts w:ascii="Consolas" w:hAnsi="Consolas" w:cs="Consolas"/>
                  <w:color w:val="000000"/>
                  <w:sz w:val="19"/>
                  <w:szCs w:val="19"/>
                </w:rPr>
                <w:t>());</w:t>
              </w:r>
            </w:ins>
          </w:p>
          <w:p w14:paraId="79B4A3CF" w14:textId="77777777" w:rsidR="00AA5485" w:rsidRDefault="00F86128">
            <w:pPr>
              <w:autoSpaceDE w:val="0"/>
              <w:autoSpaceDN w:val="0"/>
              <w:adjustRightInd w:val="0"/>
              <w:spacing w:line="360" w:lineRule="auto"/>
              <w:jc w:val="both"/>
              <w:rPr>
                <w:ins w:id="1445" w:author="Roca Neyra Renzo Jaime" w:date="2019-09-10T23:34:00Z"/>
                <w:rFonts w:ascii="Consolas" w:hAnsi="Consolas" w:cs="Consolas"/>
                <w:color w:val="000000"/>
                <w:sz w:val="19"/>
                <w:szCs w:val="19"/>
              </w:rPr>
              <w:pPrChange w:id="1446" w:author="Roca Neyra Renzo Jaime" w:date="2019-09-10T23:48:00Z">
                <w:pPr>
                  <w:autoSpaceDE w:val="0"/>
                  <w:autoSpaceDN w:val="0"/>
                  <w:adjustRightInd w:val="0"/>
                </w:pPr>
              </w:pPrChange>
            </w:pPr>
            <w:ins w:id="1447" w:author="Roca Neyra Renzo Jaime" w:date="2019-09-10T23:24:00Z">
              <w:r>
                <w:rPr>
                  <w:rFonts w:ascii="Consolas" w:hAnsi="Consolas" w:cs="Consolas"/>
                  <w:color w:val="000000"/>
                  <w:sz w:val="19"/>
                  <w:szCs w:val="19"/>
                </w:rPr>
                <w:t xml:space="preserve">                        </w:t>
              </w:r>
            </w:ins>
          </w:p>
          <w:p w14:paraId="32D9D5E9" w14:textId="5D6EAB76" w:rsidR="00F86128" w:rsidRDefault="00F86128">
            <w:pPr>
              <w:autoSpaceDE w:val="0"/>
              <w:autoSpaceDN w:val="0"/>
              <w:adjustRightInd w:val="0"/>
              <w:spacing w:line="360" w:lineRule="auto"/>
              <w:jc w:val="both"/>
              <w:rPr>
                <w:ins w:id="1448" w:author="Roca Neyra Renzo Jaime" w:date="2019-09-10T23:24:00Z"/>
                <w:rFonts w:ascii="Consolas" w:hAnsi="Consolas" w:cs="Consolas"/>
                <w:color w:val="000000"/>
                <w:sz w:val="19"/>
                <w:szCs w:val="19"/>
              </w:rPr>
              <w:pPrChange w:id="1449" w:author="Roca Neyra Renzo Jaime" w:date="2019-09-10T23:48:00Z">
                <w:pPr>
                  <w:autoSpaceDE w:val="0"/>
                  <w:autoSpaceDN w:val="0"/>
                  <w:adjustRightInd w:val="0"/>
                </w:pPr>
              </w:pPrChange>
            </w:pPr>
            <w:proofErr w:type="spellStart"/>
            <w:ins w:id="1450" w:author="Roca Neyra Renzo Jaime" w:date="2019-09-10T23:24:00Z">
              <w:r>
                <w:rPr>
                  <w:rFonts w:ascii="Consolas" w:hAnsi="Consolas" w:cs="Consolas"/>
                  <w:color w:val="000000"/>
                  <w:sz w:val="19"/>
                  <w:szCs w:val="19"/>
                </w:rPr>
                <w:t>registro.CounterFrequency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registro.SamplingFrequencyPerSignal</w:t>
              </w:r>
              <w:proofErr w:type="spellEnd"/>
              <w:r>
                <w:rPr>
                  <w:rFonts w:ascii="Consolas" w:hAnsi="Consolas" w:cs="Consolas"/>
                  <w:color w:val="000000"/>
                  <w:sz w:val="19"/>
                  <w:szCs w:val="19"/>
                </w:rPr>
                <w:t>;</w:t>
              </w:r>
            </w:ins>
          </w:p>
          <w:p w14:paraId="69F015E5" w14:textId="77777777" w:rsidR="00F86128" w:rsidRDefault="00F86128">
            <w:pPr>
              <w:autoSpaceDE w:val="0"/>
              <w:autoSpaceDN w:val="0"/>
              <w:adjustRightInd w:val="0"/>
              <w:spacing w:line="360" w:lineRule="auto"/>
              <w:jc w:val="both"/>
              <w:rPr>
                <w:ins w:id="1451" w:author="Roca Neyra Renzo Jaime" w:date="2019-09-10T23:24:00Z"/>
                <w:rFonts w:ascii="Consolas" w:hAnsi="Consolas" w:cs="Consolas"/>
                <w:color w:val="000000"/>
                <w:sz w:val="19"/>
                <w:szCs w:val="19"/>
              </w:rPr>
              <w:pPrChange w:id="1452" w:author="Roca Neyra Renzo Jaime" w:date="2019-09-10T23:48:00Z">
                <w:pPr>
                  <w:autoSpaceDE w:val="0"/>
                  <w:autoSpaceDN w:val="0"/>
                  <w:adjustRightInd w:val="0"/>
                </w:pPr>
              </w:pPrChange>
            </w:pPr>
            <w:ins w:id="1453" w:author="Roca Neyra Renzo Jaime" w:date="2019-09-10T23:24:00Z">
              <w:r>
                <w:rPr>
                  <w:rFonts w:ascii="Consolas" w:hAnsi="Consolas" w:cs="Consolas"/>
                  <w:color w:val="000000"/>
                  <w:sz w:val="19"/>
                  <w:szCs w:val="19"/>
                </w:rPr>
                <w:t xml:space="preserve">                       </w:t>
              </w:r>
            </w:ins>
          </w:p>
          <w:p w14:paraId="3A84F29F" w14:textId="42861B4A" w:rsidR="00F86128" w:rsidRDefault="00F86128">
            <w:pPr>
              <w:autoSpaceDE w:val="0"/>
              <w:autoSpaceDN w:val="0"/>
              <w:adjustRightInd w:val="0"/>
              <w:spacing w:line="360" w:lineRule="auto"/>
              <w:jc w:val="both"/>
              <w:rPr>
                <w:ins w:id="1454" w:author="Roca Neyra Renzo Jaime" w:date="2019-09-10T23:24:00Z"/>
                <w:rFonts w:ascii="Consolas" w:hAnsi="Consolas" w:cs="Consolas"/>
                <w:color w:val="000000"/>
                <w:sz w:val="19"/>
                <w:szCs w:val="19"/>
              </w:rPr>
              <w:pPrChange w:id="1455" w:author="Roca Neyra Renzo Jaime" w:date="2019-09-10T23:48:00Z">
                <w:pPr>
                  <w:autoSpaceDE w:val="0"/>
                  <w:autoSpaceDN w:val="0"/>
                  <w:adjustRightInd w:val="0"/>
                </w:pPr>
              </w:pPrChange>
            </w:pPr>
            <w:proofErr w:type="spellStart"/>
            <w:ins w:id="1456" w:author="Roca Neyra Renzo Jaime" w:date="2019-09-10T23:24:00Z">
              <w:r>
                <w:rPr>
                  <w:rFonts w:ascii="Consolas" w:hAnsi="Consolas" w:cs="Consolas"/>
                  <w:color w:val="0000FF"/>
                  <w:sz w:val="19"/>
                  <w:szCs w:val="19"/>
                </w:rPr>
                <w:t>if</w:t>
              </w:r>
              <w:proofErr w:type="spellEnd"/>
              <w:r>
                <w:rPr>
                  <w:rFonts w:ascii="Consolas" w:hAnsi="Consolas" w:cs="Consolas"/>
                  <w:color w:val="000000"/>
                  <w:sz w:val="19"/>
                  <w:szCs w:val="19"/>
                </w:rPr>
                <w:t xml:space="preserve"> (tokens[i].</w:t>
              </w:r>
              <w:proofErr w:type="spellStart"/>
              <w:r>
                <w:rPr>
                  <w:rFonts w:ascii="Consolas" w:hAnsi="Consolas" w:cs="Consolas"/>
                  <w:color w:val="000000"/>
                  <w:sz w:val="19"/>
                  <w:szCs w:val="19"/>
                </w:rPr>
                <w:t>Contains</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ins>
          </w:p>
          <w:p w14:paraId="195C7DFA" w14:textId="083B4AA8" w:rsidR="00F86128" w:rsidRDefault="00F86128">
            <w:pPr>
              <w:autoSpaceDE w:val="0"/>
              <w:autoSpaceDN w:val="0"/>
              <w:adjustRightInd w:val="0"/>
              <w:spacing w:line="360" w:lineRule="auto"/>
              <w:jc w:val="both"/>
              <w:rPr>
                <w:ins w:id="1457" w:author="Roca Neyra Renzo Jaime" w:date="2019-09-10T23:24:00Z"/>
                <w:rFonts w:ascii="Consolas" w:hAnsi="Consolas" w:cs="Consolas"/>
                <w:color w:val="000000"/>
                <w:sz w:val="19"/>
                <w:szCs w:val="19"/>
              </w:rPr>
              <w:pPrChange w:id="1458" w:author="Roca Neyra Renzo Jaime" w:date="2019-09-10T23:48:00Z">
                <w:pPr>
                  <w:autoSpaceDE w:val="0"/>
                  <w:autoSpaceDN w:val="0"/>
                  <w:adjustRightInd w:val="0"/>
                </w:pPr>
              </w:pPrChange>
            </w:pPr>
            <w:ins w:id="1459" w:author="Roca Neyra Renzo Jaime" w:date="2019-09-10T23:24:00Z">
              <w:r>
                <w:rPr>
                  <w:rFonts w:ascii="Consolas" w:hAnsi="Consolas" w:cs="Consolas"/>
                  <w:color w:val="000000"/>
                  <w:sz w:val="19"/>
                  <w:szCs w:val="19"/>
                </w:rPr>
                <w:t>{</w:t>
              </w:r>
            </w:ins>
          </w:p>
          <w:p w14:paraId="0C59ACDA" w14:textId="1BE44C5B" w:rsidR="00F86128" w:rsidRDefault="00F86128">
            <w:pPr>
              <w:autoSpaceDE w:val="0"/>
              <w:autoSpaceDN w:val="0"/>
              <w:adjustRightInd w:val="0"/>
              <w:spacing w:line="360" w:lineRule="auto"/>
              <w:jc w:val="both"/>
              <w:rPr>
                <w:ins w:id="1460" w:author="Roca Neyra Renzo Jaime" w:date="2019-09-10T23:24:00Z"/>
                <w:rFonts w:ascii="Consolas" w:hAnsi="Consolas" w:cs="Consolas"/>
                <w:color w:val="000000"/>
                <w:sz w:val="19"/>
                <w:szCs w:val="19"/>
              </w:rPr>
              <w:pPrChange w:id="1461" w:author="Roca Neyra Renzo Jaime" w:date="2019-09-10T23:48:00Z">
                <w:pPr>
                  <w:autoSpaceDE w:val="0"/>
                  <w:autoSpaceDN w:val="0"/>
                  <w:adjustRightInd w:val="0"/>
                </w:pPr>
              </w:pPrChange>
            </w:pPr>
            <w:ins w:id="1462"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registro.CounterFrequency</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double</w:t>
              </w:r>
              <w:r>
                <w:rPr>
                  <w:rFonts w:ascii="Consolas" w:hAnsi="Consolas" w:cs="Consolas"/>
                  <w:color w:val="000000"/>
                  <w:sz w:val="19"/>
                  <w:szCs w:val="19"/>
                </w:rPr>
                <w:t>.Parse</w:t>
              </w:r>
              <w:proofErr w:type="spellEnd"/>
              <w:r>
                <w:rPr>
                  <w:rFonts w:ascii="Consolas" w:hAnsi="Consolas" w:cs="Consolas"/>
                  <w:color w:val="000000"/>
                  <w:sz w:val="19"/>
                  <w:szCs w:val="19"/>
                </w:rPr>
                <w:t>(tokens[i].Split(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)[1]);</w:t>
              </w:r>
            </w:ins>
          </w:p>
          <w:p w14:paraId="6F675C42" w14:textId="700841DE" w:rsidR="00F86128" w:rsidRDefault="00F86128">
            <w:pPr>
              <w:autoSpaceDE w:val="0"/>
              <w:autoSpaceDN w:val="0"/>
              <w:adjustRightInd w:val="0"/>
              <w:spacing w:line="360" w:lineRule="auto"/>
              <w:jc w:val="both"/>
              <w:rPr>
                <w:ins w:id="1463" w:author="Roca Neyra Renzo Jaime" w:date="2019-09-10T23:24:00Z"/>
                <w:rFonts w:ascii="Consolas" w:hAnsi="Consolas" w:cs="Consolas"/>
                <w:color w:val="000000"/>
                <w:sz w:val="19"/>
                <w:szCs w:val="19"/>
              </w:rPr>
              <w:pPrChange w:id="1464" w:author="Roca Neyra Renzo Jaime" w:date="2019-09-10T23:48:00Z">
                <w:pPr>
                  <w:autoSpaceDE w:val="0"/>
                  <w:autoSpaceDN w:val="0"/>
                  <w:adjustRightInd w:val="0"/>
                </w:pPr>
              </w:pPrChange>
            </w:pPr>
            <w:ins w:id="1465"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(tokens[i].</w:t>
              </w:r>
              <w:proofErr w:type="spellStart"/>
              <w:r>
                <w:rPr>
                  <w:rFonts w:ascii="Consolas" w:hAnsi="Consolas" w:cs="Consolas"/>
                  <w:color w:val="000000"/>
                  <w:sz w:val="19"/>
                  <w:szCs w:val="19"/>
                </w:rPr>
                <w:t>Contains</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ins>
          </w:p>
          <w:p w14:paraId="6B4B513A" w14:textId="3FEC4BC7" w:rsidR="00F86128" w:rsidRDefault="00F86128">
            <w:pPr>
              <w:autoSpaceDE w:val="0"/>
              <w:autoSpaceDN w:val="0"/>
              <w:adjustRightInd w:val="0"/>
              <w:spacing w:line="360" w:lineRule="auto"/>
              <w:jc w:val="both"/>
              <w:rPr>
                <w:ins w:id="1466" w:author="Roca Neyra Renzo Jaime" w:date="2019-09-10T23:24:00Z"/>
                <w:rFonts w:ascii="Consolas" w:hAnsi="Consolas" w:cs="Consolas"/>
                <w:color w:val="000000"/>
                <w:sz w:val="19"/>
                <w:szCs w:val="19"/>
              </w:rPr>
              <w:pPrChange w:id="1467" w:author="Roca Neyra Renzo Jaime" w:date="2019-09-10T23:48:00Z">
                <w:pPr>
                  <w:autoSpaceDE w:val="0"/>
                  <w:autoSpaceDN w:val="0"/>
                  <w:adjustRightInd w:val="0"/>
                </w:pPr>
              </w:pPrChange>
            </w:pPr>
            <w:ins w:id="1468" w:author="Roca Neyra Renzo Jaime" w:date="2019-09-10T23:24:00Z">
              <w:r>
                <w:rPr>
                  <w:rFonts w:ascii="Consolas" w:hAnsi="Consolas" w:cs="Consolas"/>
                  <w:color w:val="000000"/>
                  <w:sz w:val="19"/>
                  <w:szCs w:val="19"/>
                </w:rPr>
                <w:t xml:space="preserve">  {</w:t>
              </w:r>
            </w:ins>
          </w:p>
          <w:p w14:paraId="6E572167" w14:textId="5083CEAE" w:rsidR="00F86128" w:rsidRDefault="00F86128">
            <w:pPr>
              <w:autoSpaceDE w:val="0"/>
              <w:autoSpaceDN w:val="0"/>
              <w:adjustRightInd w:val="0"/>
              <w:spacing w:line="360" w:lineRule="auto"/>
              <w:jc w:val="both"/>
              <w:rPr>
                <w:ins w:id="1469" w:author="Roca Neyra Renzo Jaime" w:date="2019-09-10T23:24:00Z"/>
                <w:rFonts w:ascii="Consolas" w:hAnsi="Consolas" w:cs="Consolas"/>
                <w:color w:val="000000"/>
                <w:sz w:val="19"/>
                <w:szCs w:val="19"/>
              </w:rPr>
              <w:pPrChange w:id="1470" w:author="Roca Neyra Renzo Jaime" w:date="2019-09-10T23:48:00Z">
                <w:pPr>
                  <w:autoSpaceDE w:val="0"/>
                  <w:autoSpaceDN w:val="0"/>
                  <w:adjustRightInd w:val="0"/>
                </w:pPr>
              </w:pPrChange>
            </w:pPr>
            <w:ins w:id="1471"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registro.BaseCounter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double</w:t>
              </w:r>
              <w:r>
                <w:rPr>
                  <w:rFonts w:ascii="Consolas" w:hAnsi="Consolas" w:cs="Consolas"/>
                  <w:color w:val="000000"/>
                  <w:sz w:val="19"/>
                  <w:szCs w:val="19"/>
                </w:rPr>
                <w:t>.Parse</w:t>
              </w:r>
              <w:proofErr w:type="spellEnd"/>
              <w:r>
                <w:rPr>
                  <w:rFonts w:ascii="Consolas" w:hAnsi="Consolas" w:cs="Consolas"/>
                  <w:color w:val="000000"/>
                  <w:sz w:val="19"/>
                  <w:szCs w:val="19"/>
                </w:rPr>
                <w:t>(tokens[i].Split(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)[1]);</w:t>
              </w:r>
            </w:ins>
          </w:p>
          <w:p w14:paraId="1FA9691A" w14:textId="133EE40D" w:rsidR="00F86128" w:rsidRDefault="00F86128">
            <w:pPr>
              <w:autoSpaceDE w:val="0"/>
              <w:autoSpaceDN w:val="0"/>
              <w:adjustRightInd w:val="0"/>
              <w:spacing w:line="360" w:lineRule="auto"/>
              <w:jc w:val="both"/>
              <w:rPr>
                <w:ins w:id="1472" w:author="Roca Neyra Renzo Jaime" w:date="2019-09-10T23:24:00Z"/>
                <w:rFonts w:ascii="Consolas" w:hAnsi="Consolas" w:cs="Consolas"/>
                <w:color w:val="000000"/>
                <w:sz w:val="19"/>
                <w:szCs w:val="19"/>
              </w:rPr>
              <w:pPrChange w:id="1473" w:author="Roca Neyra Renzo Jaime" w:date="2019-09-10T23:48:00Z">
                <w:pPr>
                  <w:autoSpaceDE w:val="0"/>
                  <w:autoSpaceDN w:val="0"/>
                  <w:adjustRightInd w:val="0"/>
                </w:pPr>
              </w:pPrChange>
            </w:pPr>
            <w:ins w:id="1474" w:author="Roca Neyra Renzo Jaime" w:date="2019-09-10T23:24:00Z">
              <w:r>
                <w:rPr>
                  <w:rFonts w:ascii="Consolas" w:hAnsi="Consolas" w:cs="Consolas"/>
                  <w:color w:val="000000"/>
                  <w:sz w:val="19"/>
                  <w:szCs w:val="19"/>
                </w:rPr>
                <w:t xml:space="preserve">  }</w:t>
              </w:r>
            </w:ins>
          </w:p>
          <w:p w14:paraId="2DBFC7DB" w14:textId="16FC5ADB" w:rsidR="00F86128" w:rsidRDefault="00F86128">
            <w:pPr>
              <w:autoSpaceDE w:val="0"/>
              <w:autoSpaceDN w:val="0"/>
              <w:adjustRightInd w:val="0"/>
              <w:spacing w:line="360" w:lineRule="auto"/>
              <w:jc w:val="both"/>
              <w:rPr>
                <w:ins w:id="1475" w:author="Roca Neyra Renzo Jaime" w:date="2019-09-10T23:24:00Z"/>
                <w:rFonts w:ascii="Consolas" w:hAnsi="Consolas" w:cs="Consolas"/>
                <w:color w:val="000000"/>
                <w:sz w:val="19"/>
                <w:szCs w:val="19"/>
              </w:rPr>
              <w:pPrChange w:id="1476" w:author="Roca Neyra Renzo Jaime" w:date="2019-09-10T23:48:00Z">
                <w:pPr>
                  <w:autoSpaceDE w:val="0"/>
                  <w:autoSpaceDN w:val="0"/>
                  <w:adjustRightInd w:val="0"/>
                </w:pPr>
              </w:pPrChange>
            </w:pPr>
            <w:ins w:id="1477" w:author="Roca Neyra Renzo Jaime" w:date="2019-09-10T23:24:00Z">
              <w:r>
                <w:rPr>
                  <w:rFonts w:ascii="Consolas" w:hAnsi="Consolas" w:cs="Consolas"/>
                  <w:color w:val="000000"/>
                  <w:sz w:val="19"/>
                  <w:szCs w:val="19"/>
                </w:rPr>
                <w:t>}</w:t>
              </w:r>
            </w:ins>
          </w:p>
          <w:p w14:paraId="3162D92D" w14:textId="1C7B56ED" w:rsidR="00F86128" w:rsidRDefault="00F86128">
            <w:pPr>
              <w:autoSpaceDE w:val="0"/>
              <w:autoSpaceDN w:val="0"/>
              <w:adjustRightInd w:val="0"/>
              <w:spacing w:line="360" w:lineRule="auto"/>
              <w:jc w:val="both"/>
              <w:rPr>
                <w:ins w:id="1478" w:author="Roca Neyra Renzo Jaime" w:date="2019-09-10T23:35:00Z"/>
                <w:rFonts w:ascii="Consolas" w:hAnsi="Consolas" w:cs="Consolas"/>
                <w:color w:val="000000"/>
                <w:sz w:val="19"/>
                <w:szCs w:val="19"/>
              </w:rPr>
              <w:pPrChange w:id="1479" w:author="Roca Neyra Renzo Jaime" w:date="2019-09-10T23:48:00Z">
                <w:pPr>
                  <w:autoSpaceDE w:val="0"/>
                  <w:autoSpaceDN w:val="0"/>
                  <w:adjustRightInd w:val="0"/>
                </w:pPr>
              </w:pPrChange>
            </w:pPr>
            <w:ins w:id="1480" w:author="Roca Neyra Renzo Jaime" w:date="2019-09-10T23:24:00Z">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ins>
          </w:p>
          <w:p w14:paraId="42C28FE0" w14:textId="3D164CAE" w:rsidR="008472E6" w:rsidRDefault="008472E6">
            <w:pPr>
              <w:autoSpaceDE w:val="0"/>
              <w:autoSpaceDN w:val="0"/>
              <w:adjustRightInd w:val="0"/>
              <w:spacing w:line="360" w:lineRule="auto"/>
              <w:jc w:val="both"/>
              <w:rPr>
                <w:ins w:id="1481" w:author="Roca Neyra Renzo Jaime" w:date="2019-09-10T23:35:00Z"/>
                <w:rFonts w:ascii="Consolas" w:hAnsi="Consolas" w:cs="Consolas"/>
                <w:color w:val="000000"/>
                <w:sz w:val="19"/>
                <w:szCs w:val="19"/>
              </w:rPr>
              <w:pPrChange w:id="1482" w:author="Roca Neyra Renzo Jaime" w:date="2019-09-10T23:48:00Z">
                <w:pPr>
                  <w:autoSpaceDE w:val="0"/>
                  <w:autoSpaceDN w:val="0"/>
                  <w:adjustRightInd w:val="0"/>
                </w:pPr>
              </w:pPrChange>
            </w:pPr>
          </w:p>
          <w:p w14:paraId="1B8893EB" w14:textId="77777777" w:rsidR="008472E6" w:rsidRDefault="008472E6">
            <w:pPr>
              <w:autoSpaceDE w:val="0"/>
              <w:autoSpaceDN w:val="0"/>
              <w:adjustRightInd w:val="0"/>
              <w:spacing w:line="360" w:lineRule="auto"/>
              <w:jc w:val="both"/>
              <w:rPr>
                <w:ins w:id="1483" w:author="Roca Neyra Renzo Jaime" w:date="2019-09-10T23:24:00Z"/>
                <w:rFonts w:ascii="Consolas" w:hAnsi="Consolas" w:cs="Consolas"/>
                <w:color w:val="000000"/>
                <w:sz w:val="19"/>
                <w:szCs w:val="19"/>
              </w:rPr>
              <w:pPrChange w:id="1484" w:author="Roca Neyra Renzo Jaime" w:date="2019-09-10T23:48:00Z">
                <w:pPr>
                  <w:autoSpaceDE w:val="0"/>
                  <w:autoSpaceDN w:val="0"/>
                  <w:adjustRightInd w:val="0"/>
                </w:pPr>
              </w:pPrChange>
            </w:pPr>
          </w:p>
          <w:p w14:paraId="38326B2A" w14:textId="242A2137" w:rsidR="00F86128" w:rsidRDefault="00F86128">
            <w:pPr>
              <w:autoSpaceDE w:val="0"/>
              <w:autoSpaceDN w:val="0"/>
              <w:adjustRightInd w:val="0"/>
              <w:spacing w:line="360" w:lineRule="auto"/>
              <w:jc w:val="both"/>
              <w:rPr>
                <w:ins w:id="1485" w:author="Roca Neyra Renzo Jaime" w:date="2019-09-10T23:24:00Z"/>
                <w:rFonts w:ascii="Consolas" w:hAnsi="Consolas" w:cs="Consolas"/>
                <w:color w:val="000000"/>
                <w:sz w:val="19"/>
                <w:szCs w:val="19"/>
              </w:rPr>
              <w:pPrChange w:id="1486" w:author="Roca Neyra Renzo Jaime" w:date="2019-09-10T23:48:00Z">
                <w:pPr>
                  <w:autoSpaceDE w:val="0"/>
                  <w:autoSpaceDN w:val="0"/>
                  <w:adjustRightInd w:val="0"/>
                </w:pPr>
              </w:pPrChange>
            </w:pPr>
            <w:ins w:id="1487" w:author="Roca Neyra Renzo Jaime" w:date="2019-09-10T23:24:00Z">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ins>
          </w:p>
          <w:p w14:paraId="756B8C83" w14:textId="6C92CBEE" w:rsidR="00F86128" w:rsidRDefault="008472E6">
            <w:pPr>
              <w:autoSpaceDE w:val="0"/>
              <w:autoSpaceDN w:val="0"/>
              <w:adjustRightInd w:val="0"/>
              <w:spacing w:line="360" w:lineRule="auto"/>
              <w:jc w:val="both"/>
              <w:rPr>
                <w:ins w:id="1488" w:author="Roca Neyra Renzo Jaime" w:date="2019-09-10T23:24:00Z"/>
                <w:rFonts w:ascii="Consolas" w:hAnsi="Consolas" w:cs="Consolas"/>
                <w:color w:val="000000"/>
                <w:sz w:val="19"/>
                <w:szCs w:val="19"/>
              </w:rPr>
              <w:pPrChange w:id="1489" w:author="Roca Neyra Renzo Jaime" w:date="2019-09-10T23:48:00Z">
                <w:pPr>
                  <w:autoSpaceDE w:val="0"/>
                  <w:autoSpaceDN w:val="0"/>
                  <w:adjustRightInd w:val="0"/>
                </w:pPr>
              </w:pPrChange>
            </w:pPr>
            <w:ins w:id="1490" w:author="Roca Neyra Renzo Jaime" w:date="2019-09-10T23:36:00Z">
              <w:r>
                <w:rPr>
                  <w:rFonts w:ascii="Consolas" w:hAnsi="Consolas" w:cs="Consolas"/>
                  <w:color w:val="000000"/>
                  <w:sz w:val="19"/>
                  <w:szCs w:val="19"/>
                </w:rPr>
                <w:t xml:space="preserve"> </w:t>
              </w:r>
            </w:ins>
            <w:ins w:id="1491" w:author="Roca Neyra Renzo Jaime" w:date="2019-09-10T23:24:00Z">
              <w:r w:rsidR="00F86128">
                <w:rPr>
                  <w:rFonts w:ascii="Consolas" w:hAnsi="Consolas" w:cs="Consolas"/>
                  <w:color w:val="000000"/>
                  <w:sz w:val="19"/>
                  <w:szCs w:val="19"/>
                </w:rPr>
                <w:t xml:space="preserve">  </w:t>
              </w:r>
              <w:proofErr w:type="spellStart"/>
              <w:r w:rsidR="00F86128">
                <w:rPr>
                  <w:rFonts w:ascii="Consolas" w:hAnsi="Consolas" w:cs="Consolas"/>
                  <w:color w:val="000000"/>
                  <w:sz w:val="19"/>
                  <w:szCs w:val="19"/>
                </w:rPr>
                <w:t>registro.NumberOfSamplesPerSignal</w:t>
              </w:r>
              <w:proofErr w:type="spellEnd"/>
              <w:r w:rsidR="00F86128">
                <w:rPr>
                  <w:rFonts w:ascii="Consolas" w:hAnsi="Consolas" w:cs="Consolas"/>
                  <w:color w:val="000000"/>
                  <w:sz w:val="19"/>
                  <w:szCs w:val="19"/>
                </w:rPr>
                <w:t xml:space="preserve"> = </w:t>
              </w:r>
              <w:proofErr w:type="spellStart"/>
              <w:r w:rsidR="00F86128">
                <w:rPr>
                  <w:rFonts w:ascii="Consolas" w:hAnsi="Consolas" w:cs="Consolas"/>
                  <w:color w:val="0000FF"/>
                  <w:sz w:val="19"/>
                  <w:szCs w:val="19"/>
                </w:rPr>
                <w:t>int</w:t>
              </w:r>
              <w:r w:rsidR="00F86128">
                <w:rPr>
                  <w:rFonts w:ascii="Consolas" w:hAnsi="Consolas" w:cs="Consolas"/>
                  <w:color w:val="000000"/>
                  <w:sz w:val="19"/>
                  <w:szCs w:val="19"/>
                </w:rPr>
                <w:t>.Parse</w:t>
              </w:r>
              <w:proofErr w:type="spellEnd"/>
              <w:r w:rsidR="00F86128">
                <w:rPr>
                  <w:rFonts w:ascii="Consolas" w:hAnsi="Consolas" w:cs="Consolas"/>
                  <w:color w:val="000000"/>
                  <w:sz w:val="19"/>
                  <w:szCs w:val="19"/>
                </w:rPr>
                <w:t>(tokens[i]);</w:t>
              </w:r>
            </w:ins>
          </w:p>
          <w:p w14:paraId="39FA6811" w14:textId="0A51CA56" w:rsidR="00F86128" w:rsidRDefault="00F86128">
            <w:pPr>
              <w:autoSpaceDE w:val="0"/>
              <w:autoSpaceDN w:val="0"/>
              <w:adjustRightInd w:val="0"/>
              <w:spacing w:line="360" w:lineRule="auto"/>
              <w:jc w:val="both"/>
              <w:rPr>
                <w:ins w:id="1492" w:author="Roca Neyra Renzo Jaime" w:date="2019-09-10T23:36:00Z"/>
                <w:rFonts w:ascii="Consolas" w:hAnsi="Consolas" w:cs="Consolas"/>
                <w:color w:val="000000"/>
                <w:sz w:val="19"/>
                <w:szCs w:val="19"/>
              </w:rPr>
              <w:pPrChange w:id="1493" w:author="Roca Neyra Renzo Jaime" w:date="2019-09-10T23:48:00Z">
                <w:pPr>
                  <w:autoSpaceDE w:val="0"/>
                  <w:autoSpaceDN w:val="0"/>
                  <w:adjustRightInd w:val="0"/>
                </w:pPr>
              </w:pPrChange>
            </w:pPr>
            <w:ins w:id="1494" w:author="Roca Neyra Renzo Jaime" w:date="2019-09-10T23:24:00Z">
              <w:r>
                <w:rPr>
                  <w:rFonts w:ascii="Consolas" w:hAnsi="Consolas" w:cs="Consolas"/>
                  <w:color w:val="000000"/>
                  <w:sz w:val="19"/>
                  <w:szCs w:val="19"/>
                </w:rPr>
                <w:t xml:space="preserve"> </w:t>
              </w:r>
            </w:ins>
            <w:ins w:id="1495" w:author="Roca Neyra Renzo Jaime" w:date="2019-09-10T23:36:00Z">
              <w:r w:rsidR="008472E6">
                <w:rPr>
                  <w:rFonts w:ascii="Consolas" w:hAnsi="Consolas" w:cs="Consolas"/>
                  <w:color w:val="000000"/>
                  <w:sz w:val="19"/>
                  <w:szCs w:val="19"/>
                </w:rPr>
                <w:t xml:space="preserve"> </w:t>
              </w:r>
            </w:ins>
            <w:ins w:id="1496" w:author="Roca Neyra Renzo Jaime" w:date="2019-09-10T23:24:00Z">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ins>
          </w:p>
          <w:p w14:paraId="7ECC08C0" w14:textId="7478A0D6" w:rsidR="008472E6" w:rsidRDefault="008472E6">
            <w:pPr>
              <w:autoSpaceDE w:val="0"/>
              <w:autoSpaceDN w:val="0"/>
              <w:adjustRightInd w:val="0"/>
              <w:spacing w:line="360" w:lineRule="auto"/>
              <w:jc w:val="both"/>
              <w:rPr>
                <w:ins w:id="1497" w:author="Roca Neyra Renzo Jaime" w:date="2019-09-10T23:36:00Z"/>
                <w:rFonts w:ascii="Consolas" w:hAnsi="Consolas" w:cs="Consolas"/>
                <w:color w:val="000000"/>
                <w:sz w:val="19"/>
                <w:szCs w:val="19"/>
              </w:rPr>
              <w:pPrChange w:id="1498" w:author="Roca Neyra Renzo Jaime" w:date="2019-09-10T23:48:00Z">
                <w:pPr>
                  <w:autoSpaceDE w:val="0"/>
                  <w:autoSpaceDN w:val="0"/>
                  <w:adjustRightInd w:val="0"/>
                </w:pPr>
              </w:pPrChange>
            </w:pPr>
          </w:p>
          <w:p w14:paraId="52BF31F2" w14:textId="77777777" w:rsidR="008472E6" w:rsidRDefault="008472E6">
            <w:pPr>
              <w:autoSpaceDE w:val="0"/>
              <w:autoSpaceDN w:val="0"/>
              <w:adjustRightInd w:val="0"/>
              <w:spacing w:line="360" w:lineRule="auto"/>
              <w:jc w:val="both"/>
              <w:rPr>
                <w:ins w:id="1499" w:author="Roca Neyra Renzo Jaime" w:date="2019-09-10T23:24:00Z"/>
                <w:rFonts w:ascii="Consolas" w:hAnsi="Consolas" w:cs="Consolas"/>
                <w:color w:val="000000"/>
                <w:sz w:val="19"/>
                <w:szCs w:val="19"/>
              </w:rPr>
              <w:pPrChange w:id="1500" w:author="Roca Neyra Renzo Jaime" w:date="2019-09-10T23:48:00Z">
                <w:pPr>
                  <w:autoSpaceDE w:val="0"/>
                  <w:autoSpaceDN w:val="0"/>
                  <w:adjustRightInd w:val="0"/>
                </w:pPr>
              </w:pPrChange>
            </w:pPr>
          </w:p>
          <w:p w14:paraId="56771789" w14:textId="21D866B5" w:rsidR="00F86128" w:rsidRDefault="00F86128">
            <w:pPr>
              <w:autoSpaceDE w:val="0"/>
              <w:autoSpaceDN w:val="0"/>
              <w:adjustRightInd w:val="0"/>
              <w:spacing w:line="360" w:lineRule="auto"/>
              <w:jc w:val="both"/>
              <w:rPr>
                <w:ins w:id="1501" w:author="Roca Neyra Renzo Jaime" w:date="2019-09-10T23:24:00Z"/>
                <w:rFonts w:ascii="Consolas" w:hAnsi="Consolas" w:cs="Consolas"/>
                <w:color w:val="000000"/>
                <w:sz w:val="19"/>
                <w:szCs w:val="19"/>
              </w:rPr>
              <w:pPrChange w:id="1502" w:author="Roca Neyra Renzo Jaime" w:date="2019-09-10T23:48:00Z">
                <w:pPr>
                  <w:autoSpaceDE w:val="0"/>
                  <w:autoSpaceDN w:val="0"/>
                  <w:adjustRightInd w:val="0"/>
                </w:pPr>
              </w:pPrChange>
            </w:pPr>
            <w:ins w:id="1503" w:author="Roca Neyra Renzo Jaime" w:date="2019-09-10T23:24:00Z">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4:</w:t>
              </w:r>
            </w:ins>
          </w:p>
          <w:p w14:paraId="64D88AD0" w14:textId="5B76F343" w:rsidR="00F86128" w:rsidRDefault="00F86128">
            <w:pPr>
              <w:autoSpaceDE w:val="0"/>
              <w:autoSpaceDN w:val="0"/>
              <w:adjustRightInd w:val="0"/>
              <w:spacing w:line="360" w:lineRule="auto"/>
              <w:jc w:val="both"/>
              <w:rPr>
                <w:ins w:id="1504" w:author="Roca Neyra Renzo Jaime" w:date="2019-09-10T23:24:00Z"/>
                <w:rFonts w:ascii="Consolas" w:hAnsi="Consolas" w:cs="Consolas"/>
                <w:color w:val="000000"/>
                <w:sz w:val="19"/>
                <w:szCs w:val="19"/>
              </w:rPr>
              <w:pPrChange w:id="1505" w:author="Roca Neyra Renzo Jaime" w:date="2019-09-10T23:48:00Z">
                <w:pPr>
                  <w:autoSpaceDE w:val="0"/>
                  <w:autoSpaceDN w:val="0"/>
                  <w:adjustRightInd w:val="0"/>
                </w:pPr>
              </w:pPrChange>
            </w:pPr>
            <w:ins w:id="1506" w:author="Roca Neyra Renzo Jaime" w:date="2019-09-10T23:24:00Z">
              <w:r>
                <w:rPr>
                  <w:rFonts w:ascii="Consolas" w:hAnsi="Consolas" w:cs="Consolas"/>
                  <w:color w:val="000000"/>
                  <w:sz w:val="19"/>
                  <w:szCs w:val="19"/>
                </w:rPr>
                <w:t xml:space="preserve">  </w:t>
              </w:r>
            </w:ins>
            <w:ins w:id="1507" w:author="Roca Neyra Renzo Jaime" w:date="2019-09-10T23:42:00Z">
              <w:r w:rsidR="008472E6">
                <w:rPr>
                  <w:rFonts w:ascii="Consolas" w:hAnsi="Consolas" w:cs="Consolas"/>
                  <w:color w:val="000000"/>
                  <w:sz w:val="19"/>
                  <w:szCs w:val="19"/>
                </w:rPr>
                <w:t xml:space="preserve"> </w:t>
              </w:r>
            </w:ins>
            <w:proofErr w:type="spellStart"/>
            <w:ins w:id="1508" w:author="Roca Neyra Renzo Jaime" w:date="2019-09-10T23:24:00Z">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ins>
          </w:p>
          <w:p w14:paraId="625244D9" w14:textId="2EDAB319" w:rsidR="00F86128" w:rsidRDefault="00F86128">
            <w:pPr>
              <w:autoSpaceDE w:val="0"/>
              <w:autoSpaceDN w:val="0"/>
              <w:adjustRightInd w:val="0"/>
              <w:spacing w:line="360" w:lineRule="auto"/>
              <w:jc w:val="both"/>
              <w:rPr>
                <w:ins w:id="1509" w:author="Roca Neyra Renzo Jaime" w:date="2019-09-10T23:24:00Z"/>
                <w:rFonts w:ascii="Consolas" w:hAnsi="Consolas" w:cs="Consolas"/>
                <w:color w:val="000000"/>
                <w:sz w:val="19"/>
                <w:szCs w:val="19"/>
              </w:rPr>
              <w:pPrChange w:id="1510" w:author="Roca Neyra Renzo Jaime" w:date="2019-09-10T23:48:00Z">
                <w:pPr>
                  <w:autoSpaceDE w:val="0"/>
                  <w:autoSpaceDN w:val="0"/>
                  <w:adjustRightInd w:val="0"/>
                </w:pPr>
              </w:pPrChange>
            </w:pPr>
            <w:ins w:id="1511"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DateTime.TryParseExact</w:t>
              </w:r>
              <w:proofErr w:type="spellEnd"/>
              <w:r>
                <w:rPr>
                  <w:rFonts w:ascii="Consolas" w:hAnsi="Consolas" w:cs="Consolas"/>
                  <w:color w:val="000000"/>
                  <w:sz w:val="19"/>
                  <w:szCs w:val="19"/>
                </w:rPr>
                <w:t xml:space="preserve">(tokens[i], </w:t>
              </w:r>
              <w:r>
                <w:rPr>
                  <w:rFonts w:ascii="Consolas" w:hAnsi="Consolas" w:cs="Consolas"/>
                  <w:color w:val="A31515"/>
                  <w:sz w:val="19"/>
                  <w:szCs w:val="19"/>
                </w:rPr>
                <w:t>"</w:t>
              </w:r>
              <w:proofErr w:type="spellStart"/>
              <w:r>
                <w:rPr>
                  <w:rFonts w:ascii="Consolas" w:hAnsi="Consolas" w:cs="Consolas"/>
                  <w:color w:val="A31515"/>
                  <w:sz w:val="19"/>
                  <w:szCs w:val="19"/>
                </w:rPr>
                <w:t>HH:mm:ss</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CultureInfo.InvariantCulture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DateTimeStyles.None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out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ins>
          </w:p>
          <w:p w14:paraId="09281945" w14:textId="77777777" w:rsidR="00F86128" w:rsidRDefault="00F86128">
            <w:pPr>
              <w:autoSpaceDE w:val="0"/>
              <w:autoSpaceDN w:val="0"/>
              <w:adjustRightInd w:val="0"/>
              <w:spacing w:line="360" w:lineRule="auto"/>
              <w:jc w:val="both"/>
              <w:rPr>
                <w:ins w:id="1512" w:author="Roca Neyra Renzo Jaime" w:date="2019-09-10T23:24:00Z"/>
                <w:rFonts w:ascii="Consolas" w:hAnsi="Consolas" w:cs="Consolas"/>
                <w:color w:val="000000"/>
                <w:sz w:val="19"/>
                <w:szCs w:val="19"/>
              </w:rPr>
              <w:pPrChange w:id="1513" w:author="Roca Neyra Renzo Jaime" w:date="2019-09-10T23:48:00Z">
                <w:pPr>
                  <w:autoSpaceDE w:val="0"/>
                  <w:autoSpaceDN w:val="0"/>
                  <w:adjustRightInd w:val="0"/>
                </w:pPr>
              </w:pPrChange>
            </w:pPr>
            <w:ins w:id="1514"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DateTime.TryParseExact</w:t>
              </w:r>
              <w:proofErr w:type="spellEnd"/>
              <w:r>
                <w:rPr>
                  <w:rFonts w:ascii="Consolas" w:hAnsi="Consolas" w:cs="Consolas"/>
                  <w:color w:val="000000"/>
                  <w:sz w:val="19"/>
                  <w:szCs w:val="19"/>
                </w:rPr>
                <w:t xml:space="preserve">(tokens[i], </w:t>
              </w:r>
              <w:r>
                <w:rPr>
                  <w:rFonts w:ascii="Consolas" w:hAnsi="Consolas" w:cs="Consolas"/>
                  <w:color w:val="A31515"/>
                  <w:sz w:val="19"/>
                  <w:szCs w:val="19"/>
                </w:rPr>
                <w:t>"</w:t>
              </w:r>
              <w:proofErr w:type="spellStart"/>
              <w:r>
                <w:rPr>
                  <w:rFonts w:ascii="Consolas" w:hAnsi="Consolas" w:cs="Consolas"/>
                  <w:color w:val="A31515"/>
                  <w:sz w:val="19"/>
                  <w:szCs w:val="19"/>
                </w:rPr>
                <w:t>hh:mm:ss</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CultureInfo.InvariantCulture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DateTimeStyles.None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out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ins>
          </w:p>
          <w:p w14:paraId="625E16C6" w14:textId="77777777" w:rsidR="00F86128" w:rsidRDefault="00F86128">
            <w:pPr>
              <w:autoSpaceDE w:val="0"/>
              <w:autoSpaceDN w:val="0"/>
              <w:adjustRightInd w:val="0"/>
              <w:spacing w:line="360" w:lineRule="auto"/>
              <w:jc w:val="both"/>
              <w:rPr>
                <w:ins w:id="1515" w:author="Roca Neyra Renzo Jaime" w:date="2019-09-10T23:24:00Z"/>
                <w:rFonts w:ascii="Consolas" w:hAnsi="Consolas" w:cs="Consolas"/>
                <w:color w:val="000000"/>
                <w:sz w:val="19"/>
                <w:szCs w:val="19"/>
              </w:rPr>
              <w:pPrChange w:id="1516" w:author="Roca Neyra Renzo Jaime" w:date="2019-09-10T23:48:00Z">
                <w:pPr>
                  <w:autoSpaceDE w:val="0"/>
                  <w:autoSpaceDN w:val="0"/>
                  <w:adjustRightInd w:val="0"/>
                </w:pPr>
              </w:pPrChange>
            </w:pPr>
            <w:ins w:id="1517" w:author="Roca Neyra Renzo Jaime" w:date="2019-09-10T23:24:00Z">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DateTime.TryParseExact</w:t>
              </w:r>
              <w:proofErr w:type="spellEnd"/>
              <w:r>
                <w:rPr>
                  <w:rFonts w:ascii="Consolas" w:hAnsi="Consolas" w:cs="Consolas"/>
                  <w:color w:val="000000"/>
                  <w:sz w:val="19"/>
                  <w:szCs w:val="19"/>
                </w:rPr>
                <w:t xml:space="preserve">(tokens[i], </w:t>
              </w:r>
              <w:r>
                <w:rPr>
                  <w:rFonts w:ascii="Consolas" w:hAnsi="Consolas" w:cs="Consolas"/>
                  <w:color w:val="A31515"/>
                  <w:sz w:val="19"/>
                  <w:szCs w:val="19"/>
                </w:rPr>
                <w:t>"H:m:s"</w:t>
              </w:r>
              <w:r>
                <w:rPr>
                  <w:rFonts w:ascii="Consolas" w:hAnsi="Consolas" w:cs="Consolas"/>
                  <w:color w:val="000000"/>
                  <w:sz w:val="19"/>
                  <w:szCs w:val="19"/>
                </w:rPr>
                <w:t xml:space="preserve">, </w:t>
              </w:r>
              <w:proofErr w:type="spellStart"/>
              <w:r>
                <w:rPr>
                  <w:rFonts w:ascii="Consolas" w:hAnsi="Consolas" w:cs="Consolas"/>
                  <w:color w:val="000000"/>
                  <w:sz w:val="19"/>
                  <w:szCs w:val="19"/>
                </w:rPr>
                <w:t>CultureInfo.InvariantCulture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DateTimeStyles.None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out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ins>
          </w:p>
          <w:p w14:paraId="4E9C984C" w14:textId="77777777" w:rsidR="00F86128" w:rsidRDefault="00F86128">
            <w:pPr>
              <w:autoSpaceDE w:val="0"/>
              <w:autoSpaceDN w:val="0"/>
              <w:adjustRightInd w:val="0"/>
              <w:spacing w:line="360" w:lineRule="auto"/>
              <w:jc w:val="both"/>
              <w:rPr>
                <w:ins w:id="1518" w:author="Roca Neyra Renzo Jaime" w:date="2019-09-10T23:24:00Z"/>
                <w:rFonts w:ascii="Consolas" w:hAnsi="Consolas" w:cs="Consolas"/>
                <w:color w:val="000000"/>
                <w:sz w:val="19"/>
                <w:szCs w:val="19"/>
              </w:rPr>
              <w:pPrChange w:id="1519" w:author="Roca Neyra Renzo Jaime" w:date="2019-09-10T23:48:00Z">
                <w:pPr>
                  <w:autoSpaceDE w:val="0"/>
                  <w:autoSpaceDN w:val="0"/>
                  <w:adjustRightInd w:val="0"/>
                </w:pPr>
              </w:pPrChange>
            </w:pPr>
            <w:ins w:id="1520"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DateTime.TryParseExact</w:t>
              </w:r>
              <w:proofErr w:type="spellEnd"/>
              <w:r>
                <w:rPr>
                  <w:rFonts w:ascii="Consolas" w:hAnsi="Consolas" w:cs="Consolas"/>
                  <w:color w:val="000000"/>
                  <w:sz w:val="19"/>
                  <w:szCs w:val="19"/>
                </w:rPr>
                <w:t xml:space="preserve">(tokens[i], </w:t>
              </w:r>
              <w:r>
                <w:rPr>
                  <w:rFonts w:ascii="Consolas" w:hAnsi="Consolas" w:cs="Consolas"/>
                  <w:color w:val="A31515"/>
                  <w:sz w:val="19"/>
                  <w:szCs w:val="19"/>
                </w:rPr>
                <w:t>"h:m:s"</w:t>
              </w:r>
              <w:r>
                <w:rPr>
                  <w:rFonts w:ascii="Consolas" w:hAnsi="Consolas" w:cs="Consolas"/>
                  <w:color w:val="000000"/>
                  <w:sz w:val="19"/>
                  <w:szCs w:val="19"/>
                </w:rPr>
                <w:t xml:space="preserve">, </w:t>
              </w:r>
              <w:proofErr w:type="spellStart"/>
              <w:r>
                <w:rPr>
                  <w:rFonts w:ascii="Consolas" w:hAnsi="Consolas" w:cs="Consolas"/>
                  <w:color w:val="000000"/>
                  <w:sz w:val="19"/>
                  <w:szCs w:val="19"/>
                </w:rPr>
                <w:t>CultureInfo.InvariantCulture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DateTimeStyles.None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out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ins>
          </w:p>
          <w:p w14:paraId="688B8ACD" w14:textId="77777777" w:rsidR="00F86128" w:rsidRDefault="00F86128">
            <w:pPr>
              <w:autoSpaceDE w:val="0"/>
              <w:autoSpaceDN w:val="0"/>
              <w:adjustRightInd w:val="0"/>
              <w:spacing w:line="360" w:lineRule="auto"/>
              <w:jc w:val="both"/>
              <w:rPr>
                <w:ins w:id="1521" w:author="Roca Neyra Renzo Jaime" w:date="2019-09-10T23:24:00Z"/>
                <w:rFonts w:ascii="Consolas" w:hAnsi="Consolas" w:cs="Consolas"/>
                <w:color w:val="000000"/>
                <w:sz w:val="19"/>
                <w:szCs w:val="19"/>
              </w:rPr>
              <w:pPrChange w:id="1522" w:author="Roca Neyra Renzo Jaime" w:date="2019-09-10T23:48:00Z">
                <w:pPr>
                  <w:autoSpaceDE w:val="0"/>
                  <w:autoSpaceDN w:val="0"/>
                  <w:adjustRightInd w:val="0"/>
                </w:pPr>
              </w:pPrChange>
            </w:pPr>
            <w:ins w:id="1523"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w:t>
              </w:r>
            </w:ins>
          </w:p>
          <w:p w14:paraId="4C58C997" w14:textId="77777777" w:rsidR="00F86128" w:rsidRDefault="00F86128">
            <w:pPr>
              <w:autoSpaceDE w:val="0"/>
              <w:autoSpaceDN w:val="0"/>
              <w:adjustRightInd w:val="0"/>
              <w:spacing w:line="360" w:lineRule="auto"/>
              <w:jc w:val="both"/>
              <w:rPr>
                <w:ins w:id="1524" w:author="Roca Neyra Renzo Jaime" w:date="2019-09-10T23:24:00Z"/>
                <w:rFonts w:ascii="Consolas" w:hAnsi="Consolas" w:cs="Consolas"/>
                <w:color w:val="000000"/>
                <w:sz w:val="19"/>
                <w:szCs w:val="19"/>
              </w:rPr>
              <w:pPrChange w:id="1525" w:author="Roca Neyra Renzo Jaime" w:date="2019-09-10T23:48:00Z">
                <w:pPr>
                  <w:autoSpaceDE w:val="0"/>
                  <w:autoSpaceDN w:val="0"/>
                  <w:adjustRightInd w:val="0"/>
                </w:pPr>
              </w:pPrChange>
            </w:pPr>
          </w:p>
          <w:p w14:paraId="053A8E02" w14:textId="77777777" w:rsidR="00F86128" w:rsidRDefault="00F86128">
            <w:pPr>
              <w:autoSpaceDE w:val="0"/>
              <w:autoSpaceDN w:val="0"/>
              <w:adjustRightInd w:val="0"/>
              <w:spacing w:line="360" w:lineRule="auto"/>
              <w:jc w:val="both"/>
              <w:rPr>
                <w:ins w:id="1526" w:author="Roca Neyra Renzo Jaime" w:date="2019-09-10T23:24:00Z"/>
                <w:rFonts w:ascii="Consolas" w:hAnsi="Consolas" w:cs="Consolas"/>
                <w:color w:val="000000"/>
                <w:sz w:val="19"/>
                <w:szCs w:val="19"/>
              </w:rPr>
              <w:pPrChange w:id="1527" w:author="Roca Neyra Renzo Jaime" w:date="2019-09-10T23:48:00Z">
                <w:pPr>
                  <w:autoSpaceDE w:val="0"/>
                  <w:autoSpaceDN w:val="0"/>
                  <w:adjustRightInd w:val="0"/>
                </w:pPr>
              </w:pPrChange>
            </w:pPr>
            <w:ins w:id="1528"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registro.StartDateTime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w:t>
              </w:r>
            </w:ins>
          </w:p>
          <w:p w14:paraId="3266A8A3" w14:textId="77777777" w:rsidR="00F86128" w:rsidRDefault="00F86128">
            <w:pPr>
              <w:autoSpaceDE w:val="0"/>
              <w:autoSpaceDN w:val="0"/>
              <w:adjustRightInd w:val="0"/>
              <w:spacing w:line="360" w:lineRule="auto"/>
              <w:jc w:val="both"/>
              <w:rPr>
                <w:ins w:id="1529" w:author="Roca Neyra Renzo Jaime" w:date="2019-09-10T23:24:00Z"/>
                <w:rFonts w:ascii="Consolas" w:hAnsi="Consolas" w:cs="Consolas"/>
                <w:color w:val="000000"/>
                <w:sz w:val="19"/>
                <w:szCs w:val="19"/>
              </w:rPr>
              <w:pPrChange w:id="1530" w:author="Roca Neyra Renzo Jaime" w:date="2019-09-10T23:48:00Z">
                <w:pPr>
                  <w:autoSpaceDE w:val="0"/>
                  <w:autoSpaceDN w:val="0"/>
                  <w:adjustRightInd w:val="0"/>
                </w:pPr>
              </w:pPrChange>
            </w:pPr>
            <w:ins w:id="1531" w:author="Roca Neyra Renzo Jaime" w:date="2019-09-10T23:24:00Z">
              <w:r>
                <w:rPr>
                  <w:rFonts w:ascii="Consolas" w:hAnsi="Consolas" w:cs="Consolas"/>
                  <w:color w:val="000000"/>
                  <w:sz w:val="19"/>
                  <w:szCs w:val="19"/>
                </w:rPr>
                <w:t xml:space="preserve">                              1,</w:t>
              </w:r>
            </w:ins>
          </w:p>
          <w:p w14:paraId="27603AC0" w14:textId="77777777" w:rsidR="00F86128" w:rsidRDefault="00F86128">
            <w:pPr>
              <w:autoSpaceDE w:val="0"/>
              <w:autoSpaceDN w:val="0"/>
              <w:adjustRightInd w:val="0"/>
              <w:spacing w:line="360" w:lineRule="auto"/>
              <w:jc w:val="both"/>
              <w:rPr>
                <w:ins w:id="1532" w:author="Roca Neyra Renzo Jaime" w:date="2019-09-10T23:24:00Z"/>
                <w:rFonts w:ascii="Consolas" w:hAnsi="Consolas" w:cs="Consolas"/>
                <w:color w:val="000000"/>
                <w:sz w:val="19"/>
                <w:szCs w:val="19"/>
              </w:rPr>
              <w:pPrChange w:id="1533" w:author="Roca Neyra Renzo Jaime" w:date="2019-09-10T23:48:00Z">
                <w:pPr>
                  <w:autoSpaceDE w:val="0"/>
                  <w:autoSpaceDN w:val="0"/>
                  <w:adjustRightInd w:val="0"/>
                </w:pPr>
              </w:pPrChange>
            </w:pPr>
            <w:ins w:id="1534" w:author="Roca Neyra Renzo Jaime" w:date="2019-09-10T23:24:00Z">
              <w:r>
                <w:rPr>
                  <w:rFonts w:ascii="Consolas" w:hAnsi="Consolas" w:cs="Consolas"/>
                  <w:color w:val="000000"/>
                  <w:sz w:val="19"/>
                  <w:szCs w:val="19"/>
                </w:rPr>
                <w:t xml:space="preserve">                              1,</w:t>
              </w:r>
            </w:ins>
          </w:p>
          <w:p w14:paraId="31BAA0CE" w14:textId="77777777" w:rsidR="00F86128" w:rsidRDefault="00F86128">
            <w:pPr>
              <w:autoSpaceDE w:val="0"/>
              <w:autoSpaceDN w:val="0"/>
              <w:adjustRightInd w:val="0"/>
              <w:spacing w:line="360" w:lineRule="auto"/>
              <w:jc w:val="both"/>
              <w:rPr>
                <w:ins w:id="1535" w:author="Roca Neyra Renzo Jaime" w:date="2019-09-10T23:24:00Z"/>
                <w:rFonts w:ascii="Consolas" w:hAnsi="Consolas" w:cs="Consolas"/>
                <w:color w:val="000000"/>
                <w:sz w:val="19"/>
                <w:szCs w:val="19"/>
              </w:rPr>
              <w:pPrChange w:id="1536" w:author="Roca Neyra Renzo Jaime" w:date="2019-09-10T23:48:00Z">
                <w:pPr>
                  <w:autoSpaceDE w:val="0"/>
                  <w:autoSpaceDN w:val="0"/>
                  <w:adjustRightInd w:val="0"/>
                </w:pPr>
              </w:pPrChange>
            </w:pPr>
            <w:ins w:id="1537" w:author="Roca Neyra Renzo Jaime" w:date="2019-09-10T23:24:00Z">
              <w:r>
                <w:rPr>
                  <w:rFonts w:ascii="Consolas" w:hAnsi="Consolas" w:cs="Consolas"/>
                  <w:color w:val="000000"/>
                  <w:sz w:val="19"/>
                  <w:szCs w:val="19"/>
                </w:rPr>
                <w:t xml:space="preserve">                              1,</w:t>
              </w:r>
            </w:ins>
          </w:p>
          <w:p w14:paraId="5FB7DC7F" w14:textId="77777777" w:rsidR="00F86128" w:rsidRDefault="00F86128">
            <w:pPr>
              <w:autoSpaceDE w:val="0"/>
              <w:autoSpaceDN w:val="0"/>
              <w:adjustRightInd w:val="0"/>
              <w:spacing w:line="360" w:lineRule="auto"/>
              <w:jc w:val="both"/>
              <w:rPr>
                <w:ins w:id="1538" w:author="Roca Neyra Renzo Jaime" w:date="2019-09-10T23:24:00Z"/>
                <w:rFonts w:ascii="Consolas" w:hAnsi="Consolas" w:cs="Consolas"/>
                <w:color w:val="000000"/>
                <w:sz w:val="19"/>
                <w:szCs w:val="19"/>
              </w:rPr>
              <w:pPrChange w:id="1539" w:author="Roca Neyra Renzo Jaime" w:date="2019-09-10T23:48:00Z">
                <w:pPr>
                  <w:autoSpaceDE w:val="0"/>
                  <w:autoSpaceDN w:val="0"/>
                  <w:adjustRightInd w:val="0"/>
                </w:pPr>
              </w:pPrChange>
            </w:pPr>
            <w:ins w:id="1540"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dt.Hour</w:t>
              </w:r>
              <w:proofErr w:type="spellEnd"/>
              <w:r>
                <w:rPr>
                  <w:rFonts w:ascii="Consolas" w:hAnsi="Consolas" w:cs="Consolas"/>
                  <w:color w:val="000000"/>
                  <w:sz w:val="19"/>
                  <w:szCs w:val="19"/>
                </w:rPr>
                <w:t>,</w:t>
              </w:r>
            </w:ins>
          </w:p>
          <w:p w14:paraId="2B92CFED" w14:textId="77777777" w:rsidR="00F86128" w:rsidRDefault="00F86128">
            <w:pPr>
              <w:autoSpaceDE w:val="0"/>
              <w:autoSpaceDN w:val="0"/>
              <w:adjustRightInd w:val="0"/>
              <w:spacing w:line="360" w:lineRule="auto"/>
              <w:jc w:val="both"/>
              <w:rPr>
                <w:ins w:id="1541" w:author="Roca Neyra Renzo Jaime" w:date="2019-09-10T23:24:00Z"/>
                <w:rFonts w:ascii="Consolas" w:hAnsi="Consolas" w:cs="Consolas"/>
                <w:color w:val="000000"/>
                <w:sz w:val="19"/>
                <w:szCs w:val="19"/>
              </w:rPr>
              <w:pPrChange w:id="1542" w:author="Roca Neyra Renzo Jaime" w:date="2019-09-10T23:48:00Z">
                <w:pPr>
                  <w:autoSpaceDE w:val="0"/>
                  <w:autoSpaceDN w:val="0"/>
                  <w:adjustRightInd w:val="0"/>
                </w:pPr>
              </w:pPrChange>
            </w:pPr>
            <w:ins w:id="1543"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dt.Minute</w:t>
              </w:r>
              <w:proofErr w:type="spellEnd"/>
              <w:r>
                <w:rPr>
                  <w:rFonts w:ascii="Consolas" w:hAnsi="Consolas" w:cs="Consolas"/>
                  <w:color w:val="000000"/>
                  <w:sz w:val="19"/>
                  <w:szCs w:val="19"/>
                </w:rPr>
                <w:t>,</w:t>
              </w:r>
            </w:ins>
          </w:p>
          <w:p w14:paraId="3A3F7E21" w14:textId="77777777" w:rsidR="00F86128" w:rsidRDefault="00F86128">
            <w:pPr>
              <w:autoSpaceDE w:val="0"/>
              <w:autoSpaceDN w:val="0"/>
              <w:adjustRightInd w:val="0"/>
              <w:spacing w:line="360" w:lineRule="auto"/>
              <w:jc w:val="both"/>
              <w:rPr>
                <w:ins w:id="1544" w:author="Roca Neyra Renzo Jaime" w:date="2019-09-10T23:24:00Z"/>
                <w:rFonts w:ascii="Consolas" w:hAnsi="Consolas" w:cs="Consolas"/>
                <w:color w:val="000000"/>
                <w:sz w:val="19"/>
                <w:szCs w:val="19"/>
              </w:rPr>
              <w:pPrChange w:id="1545" w:author="Roca Neyra Renzo Jaime" w:date="2019-09-10T23:48:00Z">
                <w:pPr>
                  <w:autoSpaceDE w:val="0"/>
                  <w:autoSpaceDN w:val="0"/>
                  <w:adjustRightInd w:val="0"/>
                </w:pPr>
              </w:pPrChange>
            </w:pPr>
            <w:ins w:id="1546"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dt.Second</w:t>
              </w:r>
              <w:proofErr w:type="spellEnd"/>
            </w:ins>
          </w:p>
          <w:p w14:paraId="30D69952" w14:textId="77777777" w:rsidR="00F86128" w:rsidRDefault="00F86128">
            <w:pPr>
              <w:autoSpaceDE w:val="0"/>
              <w:autoSpaceDN w:val="0"/>
              <w:adjustRightInd w:val="0"/>
              <w:spacing w:line="360" w:lineRule="auto"/>
              <w:jc w:val="both"/>
              <w:rPr>
                <w:ins w:id="1547" w:author="Roca Neyra Renzo Jaime" w:date="2019-09-10T23:24:00Z"/>
                <w:rFonts w:ascii="Consolas" w:hAnsi="Consolas" w:cs="Consolas"/>
                <w:color w:val="000000"/>
                <w:sz w:val="19"/>
                <w:szCs w:val="19"/>
              </w:rPr>
              <w:pPrChange w:id="1548" w:author="Roca Neyra Renzo Jaime" w:date="2019-09-10T23:48:00Z">
                <w:pPr>
                  <w:autoSpaceDE w:val="0"/>
                  <w:autoSpaceDN w:val="0"/>
                  <w:adjustRightInd w:val="0"/>
                </w:pPr>
              </w:pPrChange>
            </w:pPr>
            <w:ins w:id="1549" w:author="Roca Neyra Renzo Jaime" w:date="2019-09-10T23:24:00Z">
              <w:r>
                <w:rPr>
                  <w:rFonts w:ascii="Consolas" w:hAnsi="Consolas" w:cs="Consolas"/>
                  <w:color w:val="000000"/>
                  <w:sz w:val="19"/>
                  <w:szCs w:val="19"/>
                </w:rPr>
                <w:t xml:space="preserve">                              );</w:t>
              </w:r>
            </w:ins>
          </w:p>
          <w:p w14:paraId="33C4B6C2" w14:textId="7C1635F6" w:rsidR="00F86128" w:rsidRDefault="00F86128">
            <w:pPr>
              <w:autoSpaceDE w:val="0"/>
              <w:autoSpaceDN w:val="0"/>
              <w:adjustRightInd w:val="0"/>
              <w:spacing w:line="360" w:lineRule="auto"/>
              <w:jc w:val="both"/>
              <w:rPr>
                <w:ins w:id="1550" w:author="Roca Neyra Renzo Jaime" w:date="2019-09-10T23:43:00Z"/>
                <w:rFonts w:ascii="Consolas" w:hAnsi="Consolas" w:cs="Consolas"/>
                <w:color w:val="000000"/>
                <w:sz w:val="19"/>
                <w:szCs w:val="19"/>
              </w:rPr>
              <w:pPrChange w:id="1551" w:author="Roca Neyra Renzo Jaime" w:date="2019-09-10T23:48:00Z">
                <w:pPr>
                  <w:autoSpaceDE w:val="0"/>
                  <w:autoSpaceDN w:val="0"/>
                  <w:adjustRightInd w:val="0"/>
                </w:pPr>
              </w:pPrChange>
            </w:pPr>
            <w:ins w:id="1552" w:author="Roca Neyra Renzo Jaime" w:date="2019-09-10T23:24:00Z">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ins>
          </w:p>
          <w:p w14:paraId="7B210BFC" w14:textId="3DD5B8DC" w:rsidR="008472E6" w:rsidRDefault="008472E6">
            <w:pPr>
              <w:autoSpaceDE w:val="0"/>
              <w:autoSpaceDN w:val="0"/>
              <w:adjustRightInd w:val="0"/>
              <w:spacing w:line="360" w:lineRule="auto"/>
              <w:jc w:val="both"/>
              <w:rPr>
                <w:ins w:id="1553" w:author="Roca Neyra Renzo Jaime" w:date="2019-09-10T23:43:00Z"/>
                <w:rFonts w:ascii="Consolas" w:hAnsi="Consolas" w:cs="Consolas"/>
                <w:color w:val="000000"/>
                <w:sz w:val="19"/>
                <w:szCs w:val="19"/>
              </w:rPr>
              <w:pPrChange w:id="1554" w:author="Roca Neyra Renzo Jaime" w:date="2019-09-10T23:48:00Z">
                <w:pPr>
                  <w:autoSpaceDE w:val="0"/>
                  <w:autoSpaceDN w:val="0"/>
                  <w:adjustRightInd w:val="0"/>
                </w:pPr>
              </w:pPrChange>
            </w:pPr>
          </w:p>
          <w:p w14:paraId="4B21A291" w14:textId="64667BED" w:rsidR="008472E6" w:rsidRDefault="008472E6">
            <w:pPr>
              <w:autoSpaceDE w:val="0"/>
              <w:autoSpaceDN w:val="0"/>
              <w:adjustRightInd w:val="0"/>
              <w:spacing w:line="360" w:lineRule="auto"/>
              <w:jc w:val="both"/>
              <w:rPr>
                <w:ins w:id="1555" w:author="Roca Neyra Renzo Jaime" w:date="2019-09-10T23:43:00Z"/>
                <w:rFonts w:ascii="Consolas" w:hAnsi="Consolas" w:cs="Consolas"/>
                <w:color w:val="000000"/>
                <w:sz w:val="19"/>
                <w:szCs w:val="19"/>
              </w:rPr>
              <w:pPrChange w:id="1556" w:author="Roca Neyra Renzo Jaime" w:date="2019-09-10T23:48:00Z">
                <w:pPr>
                  <w:autoSpaceDE w:val="0"/>
                  <w:autoSpaceDN w:val="0"/>
                  <w:adjustRightInd w:val="0"/>
                </w:pPr>
              </w:pPrChange>
            </w:pPr>
          </w:p>
          <w:p w14:paraId="4AAD187A" w14:textId="77777777" w:rsidR="008472E6" w:rsidRDefault="008472E6">
            <w:pPr>
              <w:autoSpaceDE w:val="0"/>
              <w:autoSpaceDN w:val="0"/>
              <w:adjustRightInd w:val="0"/>
              <w:spacing w:line="360" w:lineRule="auto"/>
              <w:jc w:val="both"/>
              <w:rPr>
                <w:ins w:id="1557" w:author="Roca Neyra Renzo Jaime" w:date="2019-09-10T23:24:00Z"/>
                <w:rFonts w:ascii="Consolas" w:hAnsi="Consolas" w:cs="Consolas"/>
                <w:color w:val="000000"/>
                <w:sz w:val="19"/>
                <w:szCs w:val="19"/>
              </w:rPr>
              <w:pPrChange w:id="1558" w:author="Roca Neyra Renzo Jaime" w:date="2019-09-10T23:48:00Z">
                <w:pPr>
                  <w:autoSpaceDE w:val="0"/>
                  <w:autoSpaceDN w:val="0"/>
                  <w:adjustRightInd w:val="0"/>
                </w:pPr>
              </w:pPrChange>
            </w:pPr>
          </w:p>
          <w:p w14:paraId="1CA3ED65" w14:textId="15A691A9" w:rsidR="00F86128" w:rsidRDefault="00F86128">
            <w:pPr>
              <w:autoSpaceDE w:val="0"/>
              <w:autoSpaceDN w:val="0"/>
              <w:adjustRightInd w:val="0"/>
              <w:spacing w:line="360" w:lineRule="auto"/>
              <w:jc w:val="both"/>
              <w:rPr>
                <w:ins w:id="1559" w:author="Roca Neyra Renzo Jaime" w:date="2019-09-10T23:24:00Z"/>
                <w:rFonts w:ascii="Consolas" w:hAnsi="Consolas" w:cs="Consolas"/>
                <w:color w:val="000000"/>
                <w:sz w:val="19"/>
                <w:szCs w:val="19"/>
              </w:rPr>
              <w:pPrChange w:id="1560" w:author="Roca Neyra Renzo Jaime" w:date="2019-09-10T23:48:00Z">
                <w:pPr>
                  <w:autoSpaceDE w:val="0"/>
                  <w:autoSpaceDN w:val="0"/>
                  <w:adjustRightInd w:val="0"/>
                </w:pPr>
              </w:pPrChange>
            </w:pPr>
            <w:ins w:id="1561" w:author="Roca Neyra Renzo Jaime" w:date="2019-09-10T23:24:00Z">
              <w:r>
                <w:rPr>
                  <w:rFonts w:ascii="Consolas" w:hAnsi="Consolas" w:cs="Consolas"/>
                  <w:color w:val="0000FF"/>
                  <w:sz w:val="19"/>
                  <w:szCs w:val="19"/>
                </w:rPr>
                <w:t>case</w:t>
              </w:r>
              <w:r>
                <w:rPr>
                  <w:rFonts w:ascii="Consolas" w:hAnsi="Consolas" w:cs="Consolas"/>
                  <w:color w:val="000000"/>
                  <w:sz w:val="19"/>
                  <w:szCs w:val="19"/>
                </w:rPr>
                <w:t xml:space="preserve"> 5</w:t>
              </w:r>
            </w:ins>
            <w:ins w:id="1562" w:author="Roca Neyra Renzo Jaime" w:date="2019-09-10T23:43:00Z">
              <w:r w:rsidR="008472E6">
                <w:rPr>
                  <w:rFonts w:ascii="Consolas" w:hAnsi="Consolas" w:cs="Consolas"/>
                  <w:color w:val="000000"/>
                  <w:sz w:val="19"/>
                  <w:szCs w:val="19"/>
                </w:rPr>
                <w:t>:</w:t>
              </w:r>
            </w:ins>
          </w:p>
          <w:p w14:paraId="57D70904" w14:textId="6F227852" w:rsidR="00F86128" w:rsidRDefault="00F86128">
            <w:pPr>
              <w:autoSpaceDE w:val="0"/>
              <w:autoSpaceDN w:val="0"/>
              <w:adjustRightInd w:val="0"/>
              <w:spacing w:line="360" w:lineRule="auto"/>
              <w:jc w:val="both"/>
              <w:rPr>
                <w:ins w:id="1563" w:author="Roca Neyra Renzo Jaime" w:date="2019-09-10T23:24:00Z"/>
                <w:rFonts w:ascii="Consolas" w:hAnsi="Consolas" w:cs="Consolas"/>
                <w:color w:val="000000"/>
                <w:sz w:val="19"/>
                <w:szCs w:val="19"/>
              </w:rPr>
              <w:pPrChange w:id="1564" w:author="Roca Neyra Renzo Jaime" w:date="2019-09-10T23:48:00Z">
                <w:pPr>
                  <w:autoSpaceDE w:val="0"/>
                  <w:autoSpaceDN w:val="0"/>
                  <w:adjustRightInd w:val="0"/>
                </w:pPr>
              </w:pPrChange>
            </w:pPr>
            <w:ins w:id="1565"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DateTime.TryParseExact</w:t>
              </w:r>
              <w:proofErr w:type="spellEnd"/>
              <w:r>
                <w:rPr>
                  <w:rFonts w:ascii="Consolas" w:hAnsi="Consolas" w:cs="Consolas"/>
                  <w:color w:val="000000"/>
                  <w:sz w:val="19"/>
                  <w:szCs w:val="19"/>
                </w:rPr>
                <w:t xml:space="preserve">(tokens[i], </w:t>
              </w:r>
              <w:r>
                <w:rPr>
                  <w:rFonts w:ascii="Consolas" w:hAnsi="Consolas" w:cs="Consolas"/>
                  <w:color w:val="A31515"/>
                  <w:sz w:val="19"/>
                  <w:szCs w:val="19"/>
                </w:rPr>
                <w:t>"</w:t>
              </w:r>
              <w:proofErr w:type="spellStart"/>
              <w:r>
                <w:rPr>
                  <w:rFonts w:ascii="Consolas" w:hAnsi="Consolas" w:cs="Consolas"/>
                  <w:color w:val="A31515"/>
                  <w:sz w:val="19"/>
                  <w:szCs w:val="19"/>
                </w:rPr>
                <w:t>dd</w:t>
              </w:r>
              <w:proofErr w:type="spellEnd"/>
              <w:r>
                <w:rPr>
                  <w:rFonts w:ascii="Consolas" w:hAnsi="Consolas" w:cs="Consolas"/>
                  <w:color w:val="A31515"/>
                  <w:sz w:val="19"/>
                  <w:szCs w:val="19"/>
                </w:rPr>
                <w:t>/MM/</w:t>
              </w:r>
              <w:proofErr w:type="spellStart"/>
              <w:r>
                <w:rPr>
                  <w:rFonts w:ascii="Consolas" w:hAnsi="Consolas" w:cs="Consolas"/>
                  <w:color w:val="A31515"/>
                  <w:sz w:val="19"/>
                  <w:szCs w:val="19"/>
                </w:rPr>
                <w:t>yyyy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CultureInfo.InvariantCulture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DateTimeStyles.None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out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ins>
          </w:p>
          <w:p w14:paraId="6F81C9AC" w14:textId="77777777" w:rsidR="00F86128" w:rsidRDefault="00F86128">
            <w:pPr>
              <w:autoSpaceDE w:val="0"/>
              <w:autoSpaceDN w:val="0"/>
              <w:adjustRightInd w:val="0"/>
              <w:spacing w:line="360" w:lineRule="auto"/>
              <w:jc w:val="both"/>
              <w:rPr>
                <w:ins w:id="1566" w:author="Roca Neyra Renzo Jaime" w:date="2019-09-10T23:24:00Z"/>
                <w:rFonts w:ascii="Consolas" w:hAnsi="Consolas" w:cs="Consolas"/>
                <w:color w:val="000000"/>
                <w:sz w:val="19"/>
                <w:szCs w:val="19"/>
              </w:rPr>
              <w:pPrChange w:id="1567" w:author="Roca Neyra Renzo Jaime" w:date="2019-09-10T23:48:00Z">
                <w:pPr>
                  <w:autoSpaceDE w:val="0"/>
                  <w:autoSpaceDN w:val="0"/>
                  <w:adjustRightInd w:val="0"/>
                </w:pPr>
              </w:pPrChange>
            </w:pPr>
            <w:ins w:id="1568"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DateTime.TryParseExact</w:t>
              </w:r>
              <w:proofErr w:type="spellEnd"/>
              <w:r>
                <w:rPr>
                  <w:rFonts w:ascii="Consolas" w:hAnsi="Consolas" w:cs="Consolas"/>
                  <w:color w:val="000000"/>
                  <w:sz w:val="19"/>
                  <w:szCs w:val="19"/>
                </w:rPr>
                <w:t xml:space="preserve">(tokens[i], </w:t>
              </w:r>
              <w:r>
                <w:rPr>
                  <w:rFonts w:ascii="Consolas" w:hAnsi="Consolas" w:cs="Consolas"/>
                  <w:color w:val="A31515"/>
                  <w:sz w:val="19"/>
                  <w:szCs w:val="19"/>
                </w:rPr>
                <w:t>"</w:t>
              </w:r>
              <w:proofErr w:type="spellStart"/>
              <w:r>
                <w:rPr>
                  <w:rFonts w:ascii="Consolas" w:hAnsi="Consolas" w:cs="Consolas"/>
                  <w:color w:val="A31515"/>
                  <w:sz w:val="19"/>
                  <w:szCs w:val="19"/>
                </w:rPr>
                <w:t>dd</w:t>
              </w:r>
              <w:proofErr w:type="spellEnd"/>
              <w:r>
                <w:rPr>
                  <w:rFonts w:ascii="Consolas" w:hAnsi="Consolas" w:cs="Consolas"/>
                  <w:color w:val="A31515"/>
                  <w:sz w:val="19"/>
                  <w:szCs w:val="19"/>
                </w:rPr>
                <w:t>/MM/</w:t>
              </w:r>
              <w:proofErr w:type="spellStart"/>
              <w:r>
                <w:rPr>
                  <w:rFonts w:ascii="Consolas" w:hAnsi="Consolas" w:cs="Consolas"/>
                  <w:color w:val="A31515"/>
                  <w:sz w:val="19"/>
                  <w:szCs w:val="19"/>
                </w:rPr>
                <w:t>yy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CultureInfo.InvariantCulture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DateTimeStyles.None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out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ins>
          </w:p>
          <w:p w14:paraId="6122C8EA" w14:textId="77777777" w:rsidR="00F86128" w:rsidRDefault="00F86128">
            <w:pPr>
              <w:autoSpaceDE w:val="0"/>
              <w:autoSpaceDN w:val="0"/>
              <w:adjustRightInd w:val="0"/>
              <w:spacing w:line="360" w:lineRule="auto"/>
              <w:jc w:val="both"/>
              <w:rPr>
                <w:ins w:id="1569" w:author="Roca Neyra Renzo Jaime" w:date="2019-09-10T23:24:00Z"/>
                <w:rFonts w:ascii="Consolas" w:hAnsi="Consolas" w:cs="Consolas"/>
                <w:color w:val="000000"/>
                <w:sz w:val="19"/>
                <w:szCs w:val="19"/>
              </w:rPr>
              <w:pPrChange w:id="1570" w:author="Roca Neyra Renzo Jaime" w:date="2019-09-10T23:48:00Z">
                <w:pPr>
                  <w:autoSpaceDE w:val="0"/>
                  <w:autoSpaceDN w:val="0"/>
                  <w:adjustRightInd w:val="0"/>
                </w:pPr>
              </w:pPrChange>
            </w:pPr>
            <w:ins w:id="1571"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DateTime.TryParseExact</w:t>
              </w:r>
              <w:proofErr w:type="spellEnd"/>
              <w:r>
                <w:rPr>
                  <w:rFonts w:ascii="Consolas" w:hAnsi="Consolas" w:cs="Consolas"/>
                  <w:color w:val="000000"/>
                  <w:sz w:val="19"/>
                  <w:szCs w:val="19"/>
                </w:rPr>
                <w:t xml:space="preserve">(tokens[i], </w:t>
              </w:r>
              <w:r>
                <w:rPr>
                  <w:rFonts w:ascii="Consolas" w:hAnsi="Consolas" w:cs="Consolas"/>
                  <w:color w:val="A31515"/>
                  <w:sz w:val="19"/>
                  <w:szCs w:val="19"/>
                </w:rPr>
                <w:t>"d/M/y"</w:t>
              </w:r>
              <w:r>
                <w:rPr>
                  <w:rFonts w:ascii="Consolas" w:hAnsi="Consolas" w:cs="Consolas"/>
                  <w:color w:val="000000"/>
                  <w:sz w:val="19"/>
                  <w:szCs w:val="19"/>
                </w:rPr>
                <w:t xml:space="preserve">, </w:t>
              </w:r>
              <w:proofErr w:type="spellStart"/>
              <w:r>
                <w:rPr>
                  <w:rFonts w:ascii="Consolas" w:hAnsi="Consolas" w:cs="Consolas"/>
                  <w:color w:val="000000"/>
                  <w:sz w:val="19"/>
                  <w:szCs w:val="19"/>
                </w:rPr>
                <w:t>CultureInfo.InvariantCulture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DateTimeStyles.None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out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ins>
          </w:p>
          <w:p w14:paraId="0E82958C" w14:textId="77777777" w:rsidR="00F86128" w:rsidRDefault="00F86128">
            <w:pPr>
              <w:autoSpaceDE w:val="0"/>
              <w:autoSpaceDN w:val="0"/>
              <w:adjustRightInd w:val="0"/>
              <w:spacing w:line="360" w:lineRule="auto"/>
              <w:jc w:val="both"/>
              <w:rPr>
                <w:ins w:id="1572" w:author="Roca Neyra Renzo Jaime" w:date="2019-09-10T23:24:00Z"/>
                <w:rFonts w:ascii="Consolas" w:hAnsi="Consolas" w:cs="Consolas"/>
                <w:color w:val="000000"/>
                <w:sz w:val="19"/>
                <w:szCs w:val="19"/>
              </w:rPr>
              <w:pPrChange w:id="1573" w:author="Roca Neyra Renzo Jaime" w:date="2019-09-10T23:48:00Z">
                <w:pPr>
                  <w:autoSpaceDE w:val="0"/>
                  <w:autoSpaceDN w:val="0"/>
                  <w:adjustRightInd w:val="0"/>
                </w:pPr>
              </w:pPrChange>
            </w:pPr>
            <w:ins w:id="1574"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w:t>
              </w:r>
            </w:ins>
          </w:p>
          <w:p w14:paraId="42AFDBD9" w14:textId="77777777" w:rsidR="00F86128" w:rsidRDefault="00F86128">
            <w:pPr>
              <w:autoSpaceDE w:val="0"/>
              <w:autoSpaceDN w:val="0"/>
              <w:adjustRightInd w:val="0"/>
              <w:spacing w:line="360" w:lineRule="auto"/>
              <w:jc w:val="both"/>
              <w:rPr>
                <w:ins w:id="1575" w:author="Roca Neyra Renzo Jaime" w:date="2019-09-10T23:24:00Z"/>
                <w:rFonts w:ascii="Consolas" w:hAnsi="Consolas" w:cs="Consolas"/>
                <w:color w:val="000000"/>
                <w:sz w:val="19"/>
                <w:szCs w:val="19"/>
              </w:rPr>
              <w:pPrChange w:id="1576" w:author="Roca Neyra Renzo Jaime" w:date="2019-09-10T23:48:00Z">
                <w:pPr>
                  <w:autoSpaceDE w:val="0"/>
                  <w:autoSpaceDN w:val="0"/>
                  <w:adjustRightInd w:val="0"/>
                </w:pPr>
              </w:pPrChange>
            </w:pPr>
            <w:ins w:id="1577"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registro.StartDateTime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w:t>
              </w:r>
            </w:ins>
          </w:p>
          <w:p w14:paraId="6F91F250" w14:textId="77777777" w:rsidR="00F86128" w:rsidRDefault="00F86128">
            <w:pPr>
              <w:autoSpaceDE w:val="0"/>
              <w:autoSpaceDN w:val="0"/>
              <w:adjustRightInd w:val="0"/>
              <w:spacing w:line="360" w:lineRule="auto"/>
              <w:jc w:val="both"/>
              <w:rPr>
                <w:ins w:id="1578" w:author="Roca Neyra Renzo Jaime" w:date="2019-09-10T23:24:00Z"/>
                <w:rFonts w:ascii="Consolas" w:hAnsi="Consolas" w:cs="Consolas"/>
                <w:color w:val="000000"/>
                <w:sz w:val="19"/>
                <w:szCs w:val="19"/>
              </w:rPr>
              <w:pPrChange w:id="1579" w:author="Roca Neyra Renzo Jaime" w:date="2019-09-10T23:48:00Z">
                <w:pPr>
                  <w:autoSpaceDE w:val="0"/>
                  <w:autoSpaceDN w:val="0"/>
                  <w:adjustRightInd w:val="0"/>
                </w:pPr>
              </w:pPrChange>
            </w:pPr>
            <w:ins w:id="1580"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dt.Year</w:t>
              </w:r>
              <w:proofErr w:type="spellEnd"/>
              <w:r>
                <w:rPr>
                  <w:rFonts w:ascii="Consolas" w:hAnsi="Consolas" w:cs="Consolas"/>
                  <w:color w:val="000000"/>
                  <w:sz w:val="19"/>
                  <w:szCs w:val="19"/>
                </w:rPr>
                <w:t>,</w:t>
              </w:r>
            </w:ins>
          </w:p>
          <w:p w14:paraId="4D09E923" w14:textId="77777777" w:rsidR="00F86128" w:rsidRDefault="00F86128">
            <w:pPr>
              <w:autoSpaceDE w:val="0"/>
              <w:autoSpaceDN w:val="0"/>
              <w:adjustRightInd w:val="0"/>
              <w:spacing w:line="360" w:lineRule="auto"/>
              <w:jc w:val="both"/>
              <w:rPr>
                <w:ins w:id="1581" w:author="Roca Neyra Renzo Jaime" w:date="2019-09-10T23:24:00Z"/>
                <w:rFonts w:ascii="Consolas" w:hAnsi="Consolas" w:cs="Consolas"/>
                <w:color w:val="000000"/>
                <w:sz w:val="19"/>
                <w:szCs w:val="19"/>
              </w:rPr>
              <w:pPrChange w:id="1582" w:author="Roca Neyra Renzo Jaime" w:date="2019-09-10T23:48:00Z">
                <w:pPr>
                  <w:autoSpaceDE w:val="0"/>
                  <w:autoSpaceDN w:val="0"/>
                  <w:adjustRightInd w:val="0"/>
                </w:pPr>
              </w:pPrChange>
            </w:pPr>
            <w:ins w:id="1583"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dt.Month</w:t>
              </w:r>
              <w:proofErr w:type="spellEnd"/>
              <w:r>
                <w:rPr>
                  <w:rFonts w:ascii="Consolas" w:hAnsi="Consolas" w:cs="Consolas"/>
                  <w:color w:val="000000"/>
                  <w:sz w:val="19"/>
                  <w:szCs w:val="19"/>
                </w:rPr>
                <w:t>,</w:t>
              </w:r>
            </w:ins>
          </w:p>
          <w:p w14:paraId="1041CA25" w14:textId="77777777" w:rsidR="00F86128" w:rsidRDefault="00F86128">
            <w:pPr>
              <w:autoSpaceDE w:val="0"/>
              <w:autoSpaceDN w:val="0"/>
              <w:adjustRightInd w:val="0"/>
              <w:spacing w:line="360" w:lineRule="auto"/>
              <w:jc w:val="both"/>
              <w:rPr>
                <w:ins w:id="1584" w:author="Roca Neyra Renzo Jaime" w:date="2019-09-10T23:24:00Z"/>
                <w:rFonts w:ascii="Consolas" w:hAnsi="Consolas" w:cs="Consolas"/>
                <w:color w:val="000000"/>
                <w:sz w:val="19"/>
                <w:szCs w:val="19"/>
              </w:rPr>
              <w:pPrChange w:id="1585" w:author="Roca Neyra Renzo Jaime" w:date="2019-09-10T23:48:00Z">
                <w:pPr>
                  <w:autoSpaceDE w:val="0"/>
                  <w:autoSpaceDN w:val="0"/>
                  <w:adjustRightInd w:val="0"/>
                </w:pPr>
              </w:pPrChange>
            </w:pPr>
            <w:ins w:id="1586"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dt.Day</w:t>
              </w:r>
              <w:proofErr w:type="spellEnd"/>
              <w:r>
                <w:rPr>
                  <w:rFonts w:ascii="Consolas" w:hAnsi="Consolas" w:cs="Consolas"/>
                  <w:color w:val="000000"/>
                  <w:sz w:val="19"/>
                  <w:szCs w:val="19"/>
                </w:rPr>
                <w:t>,</w:t>
              </w:r>
            </w:ins>
          </w:p>
          <w:p w14:paraId="46F4AC88" w14:textId="77777777" w:rsidR="00F86128" w:rsidRDefault="00F86128">
            <w:pPr>
              <w:autoSpaceDE w:val="0"/>
              <w:autoSpaceDN w:val="0"/>
              <w:adjustRightInd w:val="0"/>
              <w:spacing w:line="360" w:lineRule="auto"/>
              <w:jc w:val="both"/>
              <w:rPr>
                <w:ins w:id="1587" w:author="Roca Neyra Renzo Jaime" w:date="2019-09-10T23:24:00Z"/>
                <w:rFonts w:ascii="Consolas" w:hAnsi="Consolas" w:cs="Consolas"/>
                <w:color w:val="000000"/>
                <w:sz w:val="19"/>
                <w:szCs w:val="19"/>
              </w:rPr>
              <w:pPrChange w:id="1588" w:author="Roca Neyra Renzo Jaime" w:date="2019-09-10T23:48:00Z">
                <w:pPr>
                  <w:autoSpaceDE w:val="0"/>
                  <w:autoSpaceDN w:val="0"/>
                  <w:adjustRightInd w:val="0"/>
                </w:pPr>
              </w:pPrChange>
            </w:pPr>
            <w:ins w:id="1589"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registro.StartDateTime.Value.Hour</w:t>
              </w:r>
              <w:proofErr w:type="spellEnd"/>
              <w:r>
                <w:rPr>
                  <w:rFonts w:ascii="Consolas" w:hAnsi="Consolas" w:cs="Consolas"/>
                  <w:color w:val="000000"/>
                  <w:sz w:val="19"/>
                  <w:szCs w:val="19"/>
                </w:rPr>
                <w:t>,</w:t>
              </w:r>
            </w:ins>
          </w:p>
          <w:p w14:paraId="338BB500" w14:textId="77777777" w:rsidR="00F86128" w:rsidRDefault="00F86128">
            <w:pPr>
              <w:autoSpaceDE w:val="0"/>
              <w:autoSpaceDN w:val="0"/>
              <w:adjustRightInd w:val="0"/>
              <w:spacing w:line="360" w:lineRule="auto"/>
              <w:jc w:val="both"/>
              <w:rPr>
                <w:ins w:id="1590" w:author="Roca Neyra Renzo Jaime" w:date="2019-09-10T23:24:00Z"/>
                <w:rFonts w:ascii="Consolas" w:hAnsi="Consolas" w:cs="Consolas"/>
                <w:color w:val="000000"/>
                <w:sz w:val="19"/>
                <w:szCs w:val="19"/>
              </w:rPr>
              <w:pPrChange w:id="1591" w:author="Roca Neyra Renzo Jaime" w:date="2019-09-10T23:48:00Z">
                <w:pPr>
                  <w:autoSpaceDE w:val="0"/>
                  <w:autoSpaceDN w:val="0"/>
                  <w:adjustRightInd w:val="0"/>
                </w:pPr>
              </w:pPrChange>
            </w:pPr>
            <w:ins w:id="1592"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registro.StartDateTime.Value.Minute</w:t>
              </w:r>
              <w:proofErr w:type="spellEnd"/>
              <w:r>
                <w:rPr>
                  <w:rFonts w:ascii="Consolas" w:hAnsi="Consolas" w:cs="Consolas"/>
                  <w:color w:val="000000"/>
                  <w:sz w:val="19"/>
                  <w:szCs w:val="19"/>
                </w:rPr>
                <w:t>,</w:t>
              </w:r>
            </w:ins>
          </w:p>
          <w:p w14:paraId="11AB8171" w14:textId="77777777" w:rsidR="00F86128" w:rsidRDefault="00F86128">
            <w:pPr>
              <w:autoSpaceDE w:val="0"/>
              <w:autoSpaceDN w:val="0"/>
              <w:adjustRightInd w:val="0"/>
              <w:spacing w:line="360" w:lineRule="auto"/>
              <w:jc w:val="both"/>
              <w:rPr>
                <w:ins w:id="1593" w:author="Roca Neyra Renzo Jaime" w:date="2019-09-10T23:24:00Z"/>
                <w:rFonts w:ascii="Consolas" w:hAnsi="Consolas" w:cs="Consolas"/>
                <w:color w:val="000000"/>
                <w:sz w:val="19"/>
                <w:szCs w:val="19"/>
              </w:rPr>
              <w:pPrChange w:id="1594" w:author="Roca Neyra Renzo Jaime" w:date="2019-09-10T23:48:00Z">
                <w:pPr>
                  <w:autoSpaceDE w:val="0"/>
                  <w:autoSpaceDN w:val="0"/>
                  <w:adjustRightInd w:val="0"/>
                </w:pPr>
              </w:pPrChange>
            </w:pPr>
            <w:ins w:id="1595" w:author="Roca Neyra Renzo Jaime" w:date="2019-09-10T23:24:00Z">
              <w:r>
                <w:rPr>
                  <w:rFonts w:ascii="Consolas" w:hAnsi="Consolas" w:cs="Consolas"/>
                  <w:color w:val="000000"/>
                  <w:sz w:val="19"/>
                  <w:szCs w:val="19"/>
                </w:rPr>
                <w:t xml:space="preserve">                            </w:t>
              </w:r>
              <w:proofErr w:type="spellStart"/>
              <w:r>
                <w:rPr>
                  <w:rFonts w:ascii="Consolas" w:hAnsi="Consolas" w:cs="Consolas"/>
                  <w:color w:val="000000"/>
                  <w:sz w:val="19"/>
                  <w:szCs w:val="19"/>
                </w:rPr>
                <w:t>registro.StartDateTime.Value.Second</w:t>
              </w:r>
              <w:proofErr w:type="spellEnd"/>
            </w:ins>
          </w:p>
          <w:p w14:paraId="7B91879E" w14:textId="77777777" w:rsidR="00F86128" w:rsidRDefault="00F86128">
            <w:pPr>
              <w:autoSpaceDE w:val="0"/>
              <w:autoSpaceDN w:val="0"/>
              <w:adjustRightInd w:val="0"/>
              <w:spacing w:line="360" w:lineRule="auto"/>
              <w:jc w:val="both"/>
              <w:rPr>
                <w:ins w:id="1596" w:author="Roca Neyra Renzo Jaime" w:date="2019-09-10T23:24:00Z"/>
                <w:rFonts w:ascii="Consolas" w:hAnsi="Consolas" w:cs="Consolas"/>
                <w:color w:val="000000"/>
                <w:sz w:val="19"/>
                <w:szCs w:val="19"/>
              </w:rPr>
              <w:pPrChange w:id="1597" w:author="Roca Neyra Renzo Jaime" w:date="2019-09-10T23:48:00Z">
                <w:pPr>
                  <w:autoSpaceDE w:val="0"/>
                  <w:autoSpaceDN w:val="0"/>
                  <w:adjustRightInd w:val="0"/>
                </w:pPr>
              </w:pPrChange>
            </w:pPr>
            <w:ins w:id="1598" w:author="Roca Neyra Renzo Jaime" w:date="2019-09-10T23:24:00Z">
              <w:r>
                <w:rPr>
                  <w:rFonts w:ascii="Consolas" w:hAnsi="Consolas" w:cs="Consolas"/>
                  <w:color w:val="000000"/>
                  <w:sz w:val="19"/>
                  <w:szCs w:val="19"/>
                </w:rPr>
                <w:t xml:space="preserve">                            );</w:t>
              </w:r>
            </w:ins>
          </w:p>
          <w:p w14:paraId="190CA1C0" w14:textId="77777777" w:rsidR="00F86128" w:rsidRDefault="00F86128">
            <w:pPr>
              <w:autoSpaceDE w:val="0"/>
              <w:autoSpaceDN w:val="0"/>
              <w:adjustRightInd w:val="0"/>
              <w:spacing w:line="360" w:lineRule="auto"/>
              <w:jc w:val="both"/>
              <w:rPr>
                <w:ins w:id="1599" w:author="Roca Neyra Renzo Jaime" w:date="2019-09-10T23:24:00Z"/>
                <w:rFonts w:ascii="Consolas" w:hAnsi="Consolas" w:cs="Consolas"/>
                <w:color w:val="000000"/>
                <w:sz w:val="19"/>
                <w:szCs w:val="19"/>
              </w:rPr>
              <w:pPrChange w:id="1600" w:author="Roca Neyra Renzo Jaime" w:date="2019-09-10T23:48:00Z">
                <w:pPr>
                  <w:autoSpaceDE w:val="0"/>
                  <w:autoSpaceDN w:val="0"/>
                  <w:adjustRightInd w:val="0"/>
                </w:pPr>
              </w:pPrChange>
            </w:pPr>
            <w:ins w:id="1601" w:author="Roca Neyra Renzo Jaime" w:date="2019-09-10T23:24:00Z">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ins>
          </w:p>
          <w:p w14:paraId="59C4A63C" w14:textId="77777777" w:rsidR="00D91609" w:rsidRDefault="00F86128" w:rsidP="00E72A29">
            <w:pPr>
              <w:autoSpaceDE w:val="0"/>
              <w:autoSpaceDN w:val="0"/>
              <w:adjustRightInd w:val="0"/>
              <w:spacing w:line="360" w:lineRule="auto"/>
              <w:jc w:val="both"/>
              <w:rPr>
                <w:ins w:id="1602" w:author="Roca Neyra Renzo Jaime" w:date="2019-09-10T23:51:00Z"/>
                <w:rFonts w:ascii="Consolas" w:hAnsi="Consolas" w:cs="Consolas"/>
                <w:color w:val="000000"/>
                <w:sz w:val="19"/>
                <w:szCs w:val="19"/>
              </w:rPr>
            </w:pPr>
            <w:ins w:id="1603" w:author="Roca Neyra Renzo Jaime" w:date="2019-09-10T23:24:00Z">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ins>
          </w:p>
          <w:p w14:paraId="14A60537" w14:textId="630BCBA8" w:rsidR="00F86128" w:rsidRDefault="00D91609">
            <w:pPr>
              <w:autoSpaceDE w:val="0"/>
              <w:autoSpaceDN w:val="0"/>
              <w:adjustRightInd w:val="0"/>
              <w:spacing w:line="360" w:lineRule="auto"/>
              <w:jc w:val="both"/>
              <w:rPr>
                <w:ins w:id="1604" w:author="Roca Neyra Renzo Jaime" w:date="2019-09-10T23:24:00Z"/>
                <w:rFonts w:ascii="Consolas" w:hAnsi="Consolas" w:cs="Consolas"/>
                <w:color w:val="000000"/>
                <w:sz w:val="19"/>
                <w:szCs w:val="19"/>
              </w:rPr>
              <w:pPrChange w:id="1605" w:author="Roca Neyra Renzo Jaime" w:date="2019-09-10T23:48:00Z">
                <w:pPr>
                  <w:autoSpaceDE w:val="0"/>
                  <w:autoSpaceDN w:val="0"/>
                  <w:adjustRightInd w:val="0"/>
                </w:pPr>
              </w:pPrChange>
            </w:pPr>
            <w:ins w:id="1606" w:author="Roca Neyra Renzo Jaime" w:date="2019-09-10T23:51:00Z">
              <w:r>
                <w:rPr>
                  <w:rFonts w:ascii="Consolas" w:hAnsi="Consolas" w:cs="Consolas"/>
                  <w:color w:val="000000"/>
                  <w:sz w:val="19"/>
                  <w:szCs w:val="19"/>
                </w:rPr>
                <w:t xml:space="preserve">                       </w:t>
              </w:r>
            </w:ins>
            <w:ins w:id="1607" w:author="Roca Neyra Renzo Jaime" w:date="2019-09-10T23:24:00Z">
              <w:r w:rsidR="00F86128">
                <w:rPr>
                  <w:rFonts w:ascii="Consolas" w:hAnsi="Consolas" w:cs="Consolas"/>
                  <w:color w:val="000000"/>
                  <w:sz w:val="19"/>
                  <w:szCs w:val="19"/>
                </w:rPr>
                <w:t xml:space="preserve"> </w:t>
              </w:r>
              <w:r w:rsidR="00F86128">
                <w:rPr>
                  <w:rFonts w:ascii="Consolas" w:hAnsi="Consolas" w:cs="Consolas"/>
                  <w:color w:val="0000FF"/>
                  <w:sz w:val="19"/>
                  <w:szCs w:val="19"/>
                </w:rPr>
                <w:t>break</w:t>
              </w:r>
              <w:r w:rsidR="00F86128">
                <w:rPr>
                  <w:rFonts w:ascii="Consolas" w:hAnsi="Consolas" w:cs="Consolas"/>
                  <w:color w:val="000000"/>
                  <w:sz w:val="19"/>
                  <w:szCs w:val="19"/>
                </w:rPr>
                <w:t>;</w:t>
              </w:r>
            </w:ins>
          </w:p>
          <w:p w14:paraId="4022C6E1" w14:textId="77777777" w:rsidR="00F86128" w:rsidRDefault="00F86128">
            <w:pPr>
              <w:autoSpaceDE w:val="0"/>
              <w:autoSpaceDN w:val="0"/>
              <w:adjustRightInd w:val="0"/>
              <w:spacing w:line="360" w:lineRule="auto"/>
              <w:jc w:val="both"/>
              <w:rPr>
                <w:ins w:id="1608" w:author="Roca Neyra Renzo Jaime" w:date="2019-09-10T23:24:00Z"/>
                <w:rFonts w:ascii="Consolas" w:hAnsi="Consolas" w:cs="Consolas"/>
                <w:color w:val="000000"/>
                <w:sz w:val="19"/>
                <w:szCs w:val="19"/>
              </w:rPr>
              <w:pPrChange w:id="1609" w:author="Roca Neyra Renzo Jaime" w:date="2019-09-10T23:48:00Z">
                <w:pPr>
                  <w:autoSpaceDE w:val="0"/>
                  <w:autoSpaceDN w:val="0"/>
                  <w:adjustRightInd w:val="0"/>
                </w:pPr>
              </w:pPrChange>
            </w:pPr>
            <w:ins w:id="1610" w:author="Roca Neyra Renzo Jaime" w:date="2019-09-10T23:24:00Z">
              <w:r>
                <w:rPr>
                  <w:rFonts w:ascii="Consolas" w:hAnsi="Consolas" w:cs="Consolas"/>
                  <w:color w:val="000000"/>
                  <w:sz w:val="19"/>
                  <w:szCs w:val="19"/>
                </w:rPr>
                <w:t xml:space="preserve">                }</w:t>
              </w:r>
            </w:ins>
          </w:p>
          <w:p w14:paraId="55EE0A08" w14:textId="11CC2A54" w:rsidR="00F86128" w:rsidRDefault="00F86128">
            <w:pPr>
              <w:pStyle w:val="Prrafodelista"/>
              <w:spacing w:line="360" w:lineRule="auto"/>
              <w:ind w:left="0"/>
              <w:jc w:val="both"/>
              <w:rPr>
                <w:ins w:id="1611" w:author="Roca Neyra Renzo Jaime" w:date="2019-09-10T23:24:00Z"/>
              </w:rPr>
              <w:pPrChange w:id="1612" w:author="Roca Neyra Renzo Jaime" w:date="2019-09-10T23:48:00Z">
                <w:pPr>
                  <w:pStyle w:val="Prrafodelista"/>
                  <w:ind w:left="0"/>
                </w:pPr>
              </w:pPrChange>
            </w:pPr>
            <w:ins w:id="1613" w:author="Roca Neyra Renzo Jaime" w:date="2019-09-10T23:24:00Z">
              <w:r>
                <w:rPr>
                  <w:rFonts w:ascii="Consolas" w:hAnsi="Consolas" w:cs="Consolas"/>
                  <w:color w:val="000000"/>
                  <w:sz w:val="19"/>
                  <w:szCs w:val="19"/>
                </w:rPr>
                <w:t>}</w:t>
              </w:r>
            </w:ins>
          </w:p>
        </w:tc>
      </w:tr>
    </w:tbl>
    <w:p w14:paraId="655234A4" w14:textId="1578CA66" w:rsidR="00F86128" w:rsidRDefault="00F86128">
      <w:pPr>
        <w:pStyle w:val="Prrafodelista"/>
        <w:spacing w:line="360" w:lineRule="auto"/>
        <w:jc w:val="both"/>
        <w:rPr>
          <w:ins w:id="1614" w:author="Roca Neyra Renzo Jaime" w:date="2019-09-10T23:44:00Z"/>
        </w:rPr>
        <w:pPrChange w:id="1615" w:author="Roca Neyra Renzo Jaime" w:date="2019-09-10T23:48:00Z">
          <w:pPr>
            <w:pStyle w:val="Prrafodelista"/>
          </w:pPr>
        </w:pPrChange>
      </w:pPr>
    </w:p>
    <w:p w14:paraId="5805EEA0" w14:textId="4A4AB332" w:rsidR="0006300A" w:rsidRDefault="004A6037">
      <w:pPr>
        <w:pStyle w:val="Prrafodelista"/>
        <w:spacing w:line="360" w:lineRule="auto"/>
        <w:jc w:val="both"/>
        <w:rPr>
          <w:ins w:id="1616" w:author="Roca Neyra Renzo Jaime" w:date="2019-09-10T23:46:00Z"/>
        </w:rPr>
        <w:pPrChange w:id="1617" w:author="Roca Neyra Renzo Jaime" w:date="2019-09-10T23:48:00Z">
          <w:pPr>
            <w:pStyle w:val="Prrafodelista"/>
          </w:pPr>
        </w:pPrChange>
      </w:pPr>
      <w:ins w:id="1618" w:author="Roca Neyra Renzo Jaime" w:date="2019-09-10T23:44:00Z">
        <w:r>
          <w:lastRenderedPageBreak/>
          <w:t xml:space="preserve">Por ejemplo, el primer token </w:t>
        </w:r>
      </w:ins>
      <w:ins w:id="1619" w:author="Roca Neyra Renzo Jaime" w:date="2019-09-10T23:45:00Z">
        <w:r w:rsidR="0006300A">
          <w:t xml:space="preserve">además de contener el nombre del </w:t>
        </w:r>
      </w:ins>
      <w:ins w:id="1620" w:author="Roca Neyra Renzo Jaime" w:date="2019-09-10T23:47:00Z">
        <w:r w:rsidR="0006300A">
          <w:t>registro</w:t>
        </w:r>
      </w:ins>
      <w:ins w:id="1621" w:author="Roca Neyra Renzo Jaime" w:date="2019-09-10T23:45:00Z">
        <w:r w:rsidR="0006300A">
          <w:t xml:space="preserve"> puede contener el número de segmentos en caso de ser un regis</w:t>
        </w:r>
      </w:ins>
      <w:ins w:id="1622" w:author="Roca Neyra Renzo Jaime" w:date="2019-09-10T23:46:00Z">
        <w:r w:rsidR="0006300A">
          <w:t>tro multisegmentos.</w:t>
        </w:r>
      </w:ins>
    </w:p>
    <w:p w14:paraId="72BDB7CC" w14:textId="726B2837" w:rsidR="004A6037" w:rsidRDefault="0006300A">
      <w:pPr>
        <w:pStyle w:val="Prrafodelista"/>
        <w:spacing w:line="360" w:lineRule="auto"/>
        <w:jc w:val="both"/>
        <w:rPr>
          <w:ins w:id="1623" w:author="Roca Neyra Renzo Jaime" w:date="2019-09-10T21:25:00Z"/>
        </w:rPr>
        <w:pPrChange w:id="1624" w:author="Roca Neyra Renzo Jaime" w:date="2019-09-10T23:48:00Z">
          <w:pPr>
            <w:pStyle w:val="Prrafodelista"/>
          </w:pPr>
        </w:pPrChange>
      </w:pPr>
      <w:ins w:id="1625" w:author="Roca Neyra Renzo Jaime" w:date="2019-09-10T23:46:00Z">
        <w:r>
          <w:t xml:space="preserve">El segundo token </w:t>
        </w:r>
      </w:ins>
      <w:ins w:id="1626" w:author="Roca Neyra Renzo Jaime" w:date="2019-09-10T23:47:00Z">
        <w:r>
          <w:t>contiene el número de señales del registro, y si sucesiva</w:t>
        </w:r>
      </w:ins>
      <w:ins w:id="1627" w:author="Roca Neyra Renzo Jaime" w:date="2019-09-10T23:49:00Z">
        <w:r w:rsidR="00E72A29">
          <w:t xml:space="preserve">mente con el resto de </w:t>
        </w:r>
      </w:ins>
      <w:ins w:id="1628" w:author="Roca Neyra Renzo Jaime" w:date="2019-09-10T23:51:00Z">
        <w:r w:rsidR="00E72A29">
          <w:t>los tokens</w:t>
        </w:r>
      </w:ins>
      <w:ins w:id="1629" w:author="Roca Neyra Renzo Jaime" w:date="2019-09-10T23:49:00Z">
        <w:r w:rsidR="00E72A29">
          <w:t xml:space="preserve"> si existen.</w:t>
        </w:r>
      </w:ins>
      <w:ins w:id="1630" w:author="Roca Neyra Renzo Jaime" w:date="2019-09-10T23:50:00Z">
        <w:r w:rsidR="00E72A29">
          <w:t xml:space="preserve"> Tras recorrer los tokens de la línea de registros se devolvería el obj</w:t>
        </w:r>
      </w:ins>
      <w:ins w:id="1631" w:author="Roca Neyra Renzo Jaime" w:date="2019-09-10T23:51:00Z">
        <w:r w:rsidR="00E72A29">
          <w:t>eto registro con sus propiedades correspondientes establecidas.</w:t>
        </w:r>
      </w:ins>
      <w:ins w:id="1632" w:author="Roca Neyra Renzo Jaime" w:date="2019-09-10T23:46:00Z">
        <w:r>
          <w:br/>
        </w:r>
      </w:ins>
    </w:p>
    <w:p w14:paraId="1D33DF61" w14:textId="4FFB48E7" w:rsidR="008573A8" w:rsidRDefault="008573A8" w:rsidP="00AD0AFE">
      <w:pPr>
        <w:spacing w:line="360" w:lineRule="auto"/>
        <w:jc w:val="both"/>
        <w:rPr>
          <w:ins w:id="1633" w:author="Roca Neyra Renzo Jaime" w:date="2019-09-10T21:24:00Z"/>
        </w:rPr>
      </w:pPr>
    </w:p>
    <w:p w14:paraId="6A867F11" w14:textId="799638C0" w:rsidR="00D36CCF" w:rsidRDefault="00D36CCF" w:rsidP="00AD0AFE">
      <w:pPr>
        <w:spacing w:line="360" w:lineRule="auto"/>
        <w:jc w:val="both"/>
        <w:rPr>
          <w:ins w:id="1634" w:author="Roca Neyra Renzo Jaime" w:date="2019-09-10T23:55:00Z"/>
        </w:rPr>
      </w:pPr>
    </w:p>
    <w:p w14:paraId="130C0920" w14:textId="2653C2E4" w:rsidR="00A9154E" w:rsidRDefault="00A9154E" w:rsidP="00AD0AFE">
      <w:pPr>
        <w:spacing w:line="360" w:lineRule="auto"/>
        <w:jc w:val="both"/>
        <w:rPr>
          <w:ins w:id="1635" w:author="Roca Neyra Renzo Jaime" w:date="2019-09-10T23:55:00Z"/>
        </w:rPr>
      </w:pPr>
    </w:p>
    <w:p w14:paraId="76685E85" w14:textId="1CFF0F47" w:rsidR="00A9154E" w:rsidRDefault="00A9154E" w:rsidP="00AD0AFE">
      <w:pPr>
        <w:spacing w:line="360" w:lineRule="auto"/>
        <w:jc w:val="both"/>
        <w:rPr>
          <w:ins w:id="1636" w:author="Roca Neyra Renzo Jaime" w:date="2019-09-10T23:55:00Z"/>
        </w:rPr>
      </w:pPr>
    </w:p>
    <w:p w14:paraId="7FF9CD1D" w14:textId="2D3EC5D3" w:rsidR="00A9154E" w:rsidRDefault="00A9154E" w:rsidP="00AD0AFE">
      <w:pPr>
        <w:spacing w:line="360" w:lineRule="auto"/>
        <w:jc w:val="both"/>
        <w:rPr>
          <w:ins w:id="1637" w:author="Roca Neyra Renzo Jaime" w:date="2019-09-10T23:55:00Z"/>
        </w:rPr>
      </w:pPr>
    </w:p>
    <w:p w14:paraId="5C3805E5" w14:textId="6C46FEA7" w:rsidR="00A9154E" w:rsidRDefault="00A9154E" w:rsidP="00AD0AFE">
      <w:pPr>
        <w:spacing w:line="360" w:lineRule="auto"/>
        <w:jc w:val="both"/>
        <w:rPr>
          <w:ins w:id="1638" w:author="Roca Neyra Renzo Jaime" w:date="2019-09-10T23:55:00Z"/>
        </w:rPr>
      </w:pPr>
    </w:p>
    <w:p w14:paraId="7AA42C0C" w14:textId="073AD168" w:rsidR="00A9154E" w:rsidRDefault="00A9154E" w:rsidP="00AD0AFE">
      <w:pPr>
        <w:spacing w:line="360" w:lineRule="auto"/>
        <w:jc w:val="both"/>
        <w:rPr>
          <w:ins w:id="1639" w:author="Roca Neyra Renzo Jaime" w:date="2019-09-10T23:55:00Z"/>
        </w:rPr>
      </w:pPr>
    </w:p>
    <w:p w14:paraId="76803ECC" w14:textId="30F604E8" w:rsidR="00A9154E" w:rsidRDefault="00A9154E" w:rsidP="00AD0AFE">
      <w:pPr>
        <w:spacing w:line="360" w:lineRule="auto"/>
        <w:jc w:val="both"/>
        <w:rPr>
          <w:ins w:id="1640" w:author="Roca Neyra Renzo Jaime" w:date="2019-09-10T23:55:00Z"/>
        </w:rPr>
      </w:pPr>
    </w:p>
    <w:p w14:paraId="6927083A" w14:textId="19739202" w:rsidR="00A9154E" w:rsidRDefault="00A9154E" w:rsidP="00AD0AFE">
      <w:pPr>
        <w:spacing w:line="360" w:lineRule="auto"/>
        <w:jc w:val="both"/>
        <w:rPr>
          <w:ins w:id="1641" w:author="Roca Neyra Renzo Jaime" w:date="2019-09-10T23:55:00Z"/>
        </w:rPr>
      </w:pPr>
    </w:p>
    <w:p w14:paraId="01B510A6" w14:textId="1A4C7371" w:rsidR="00A9154E" w:rsidRDefault="00A9154E" w:rsidP="00AD0AFE">
      <w:pPr>
        <w:spacing w:line="360" w:lineRule="auto"/>
        <w:jc w:val="both"/>
        <w:rPr>
          <w:ins w:id="1642" w:author="Roca Neyra Renzo Jaime" w:date="2019-09-10T23:55:00Z"/>
        </w:rPr>
      </w:pPr>
    </w:p>
    <w:p w14:paraId="01F5864E" w14:textId="432E170F" w:rsidR="00A9154E" w:rsidRDefault="00A9154E" w:rsidP="00AD0AFE">
      <w:pPr>
        <w:spacing w:line="360" w:lineRule="auto"/>
        <w:jc w:val="both"/>
        <w:rPr>
          <w:ins w:id="1643" w:author="Roca Neyra Renzo Jaime" w:date="2019-09-10T23:55:00Z"/>
        </w:rPr>
      </w:pPr>
    </w:p>
    <w:p w14:paraId="5A37612F" w14:textId="1998248A" w:rsidR="00A9154E" w:rsidRDefault="00A9154E" w:rsidP="00AD0AFE">
      <w:pPr>
        <w:spacing w:line="360" w:lineRule="auto"/>
        <w:jc w:val="both"/>
        <w:rPr>
          <w:ins w:id="1644" w:author="Roca Neyra Renzo Jaime" w:date="2019-09-10T23:55:00Z"/>
        </w:rPr>
      </w:pPr>
    </w:p>
    <w:p w14:paraId="7CBE7B26" w14:textId="328769C6" w:rsidR="00A9154E" w:rsidRDefault="00A9154E" w:rsidP="00AD0AFE">
      <w:pPr>
        <w:spacing w:line="360" w:lineRule="auto"/>
        <w:jc w:val="both"/>
        <w:rPr>
          <w:ins w:id="1645" w:author="Roca Neyra Renzo Jaime" w:date="2019-09-10T23:55:00Z"/>
        </w:rPr>
      </w:pPr>
    </w:p>
    <w:p w14:paraId="0FF1AC45" w14:textId="456A96A7" w:rsidR="00A9154E" w:rsidRDefault="00A9154E" w:rsidP="00AD0AFE">
      <w:pPr>
        <w:spacing w:line="360" w:lineRule="auto"/>
        <w:jc w:val="both"/>
        <w:rPr>
          <w:ins w:id="1646" w:author="Roca Neyra Renzo Jaime" w:date="2019-09-10T23:55:00Z"/>
        </w:rPr>
      </w:pPr>
    </w:p>
    <w:p w14:paraId="2522585D" w14:textId="31A4BD81" w:rsidR="00A9154E" w:rsidRDefault="00A9154E" w:rsidP="00AD0AFE">
      <w:pPr>
        <w:spacing w:line="360" w:lineRule="auto"/>
        <w:jc w:val="both"/>
        <w:rPr>
          <w:ins w:id="1647" w:author="Roca Neyra Renzo Jaime" w:date="2019-09-10T23:55:00Z"/>
        </w:rPr>
      </w:pPr>
    </w:p>
    <w:p w14:paraId="1806CFEA" w14:textId="5862F383" w:rsidR="00A9154E" w:rsidRDefault="00A9154E" w:rsidP="00AD0AFE">
      <w:pPr>
        <w:spacing w:line="360" w:lineRule="auto"/>
        <w:jc w:val="both"/>
        <w:rPr>
          <w:ins w:id="1648" w:author="Roca Neyra Renzo Jaime" w:date="2019-09-10T23:55:00Z"/>
        </w:rPr>
      </w:pPr>
    </w:p>
    <w:p w14:paraId="6724C892" w14:textId="092F7D08" w:rsidR="00A9154E" w:rsidRDefault="00A9154E" w:rsidP="00AD0AFE">
      <w:pPr>
        <w:spacing w:line="360" w:lineRule="auto"/>
        <w:jc w:val="both"/>
        <w:rPr>
          <w:ins w:id="1649" w:author="Roca Neyra Renzo Jaime" w:date="2019-09-10T23:55:00Z"/>
        </w:rPr>
      </w:pPr>
    </w:p>
    <w:p w14:paraId="7DDC5646" w14:textId="08E6A861" w:rsidR="00A9154E" w:rsidRDefault="00A9154E" w:rsidP="00AD0AFE">
      <w:pPr>
        <w:spacing w:line="360" w:lineRule="auto"/>
        <w:jc w:val="both"/>
        <w:rPr>
          <w:ins w:id="1650" w:author="Roca Neyra Renzo Jaime" w:date="2019-09-10T23:55:00Z"/>
        </w:rPr>
      </w:pPr>
    </w:p>
    <w:p w14:paraId="13D648EA" w14:textId="1EB7EAEA" w:rsidR="00A9154E" w:rsidRDefault="00A9154E" w:rsidP="00AD0AFE">
      <w:pPr>
        <w:spacing w:line="360" w:lineRule="auto"/>
        <w:jc w:val="both"/>
        <w:rPr>
          <w:ins w:id="1651" w:author="Roca Neyra Renzo Jaime" w:date="2019-09-10T23:55:00Z"/>
        </w:rPr>
      </w:pPr>
    </w:p>
    <w:p w14:paraId="12B7A832" w14:textId="77777777" w:rsidR="00A9154E" w:rsidRPr="00374336" w:rsidRDefault="00A9154E">
      <w:pPr>
        <w:spacing w:line="360" w:lineRule="auto"/>
        <w:jc w:val="both"/>
        <w:rPr>
          <w:ins w:id="1652" w:author="Roca Neyra Renzo Jaime" w:date="2019-09-04T22:15:00Z"/>
        </w:rPr>
        <w:pPrChange w:id="1653" w:author="Roca Neyra Renzo Jaime" w:date="2019-09-09T23:52:00Z">
          <w:pPr>
            <w:pStyle w:val="Ttulo2"/>
          </w:pPr>
        </w:pPrChange>
      </w:pPr>
    </w:p>
    <w:p w14:paraId="55FDDDEB" w14:textId="482530E0" w:rsidR="007C3592" w:rsidRDefault="00BC3612">
      <w:pPr>
        <w:pStyle w:val="Ttulo2"/>
        <w:spacing w:line="360" w:lineRule="auto"/>
        <w:jc w:val="both"/>
        <w:pPrChange w:id="1654" w:author="Roca Neyra Renzo Jaime" w:date="2019-09-09T23:52:00Z">
          <w:pPr>
            <w:pStyle w:val="Ttulo2"/>
          </w:pPr>
        </w:pPrChange>
      </w:pPr>
      <w:r>
        <w:lastRenderedPageBreak/>
        <w:t>Pruebas de la nueva librería WFDB</w:t>
      </w:r>
      <w:bookmarkEnd w:id="1295"/>
    </w:p>
    <w:p w14:paraId="0737562B" w14:textId="77777777" w:rsidR="00277EBD" w:rsidRDefault="00ED52E5">
      <w:pPr>
        <w:spacing w:line="360" w:lineRule="auto"/>
        <w:ind w:left="360"/>
        <w:jc w:val="both"/>
        <w:pPrChange w:id="1655" w:author="Roca Neyra Renzo Jaime" w:date="2019-09-09T23:52:00Z">
          <w:pPr>
            <w:ind w:left="360"/>
          </w:pPr>
        </w:pPrChange>
      </w:pPr>
      <w:bookmarkStart w:id="1656" w:name="_Hlk18520384"/>
      <w:r>
        <w:t xml:space="preserve">Para realizar las pruebas de los métodos que proporciona la clase </w:t>
      </w:r>
      <w:proofErr w:type="spellStart"/>
      <w:r w:rsidRPr="00ED52E5">
        <w:rPr>
          <w:i/>
        </w:rPr>
        <w:t>ManagerWFDB</w:t>
      </w:r>
      <w:proofErr w:type="spellEnd"/>
      <w:r>
        <w:rPr>
          <w:i/>
        </w:rPr>
        <w:t xml:space="preserve">, </w:t>
      </w:r>
      <w:r>
        <w:t>se utilizará los registros de las base</w:t>
      </w:r>
      <w:r w:rsidR="0039012D">
        <w:t xml:space="preserve">s </w:t>
      </w:r>
      <w:bookmarkEnd w:id="1656"/>
      <w:r w:rsidR="0039012D">
        <w:t>de datos que nos proporciona</w:t>
      </w:r>
      <w:r w:rsidR="009525EA">
        <w:t xml:space="preserve"> el repositorio de</w:t>
      </w:r>
      <w:r w:rsidR="0039012D">
        <w:t xml:space="preserve"> </w:t>
      </w:r>
      <w:proofErr w:type="spellStart"/>
      <w:r w:rsidR="00277EBD">
        <w:t>PhysioBank</w:t>
      </w:r>
      <w:proofErr w:type="spellEnd"/>
      <w:r w:rsidR="009525EA">
        <w:t xml:space="preserve"> y </w:t>
      </w:r>
      <w:r w:rsidR="00254685">
        <w:t xml:space="preserve">comparar </w:t>
      </w:r>
      <w:r w:rsidR="009525EA">
        <w:t xml:space="preserve">los resultados obtenido con la aplicación </w:t>
      </w:r>
      <w:proofErr w:type="spellStart"/>
      <w:r w:rsidR="009525EA">
        <w:t>PhysioBank</w:t>
      </w:r>
      <w:proofErr w:type="spellEnd"/>
      <w:r w:rsidR="009525EA">
        <w:t xml:space="preserve"> ATM</w:t>
      </w:r>
      <w:r w:rsidR="00277EBD">
        <w:t>.</w:t>
      </w:r>
    </w:p>
    <w:p w14:paraId="70F16245" w14:textId="12BFB552" w:rsidR="00277EBD" w:rsidRDefault="00277EBD">
      <w:pPr>
        <w:spacing w:line="360" w:lineRule="auto"/>
        <w:ind w:left="360"/>
        <w:jc w:val="both"/>
        <w:pPrChange w:id="1657" w:author="Roca Neyra Renzo Jaime" w:date="2019-09-09T23:52:00Z">
          <w:pPr>
            <w:ind w:left="360"/>
          </w:pPr>
        </w:pPrChange>
      </w:pPr>
      <w:proofErr w:type="spellStart"/>
      <w:r w:rsidRPr="00277EBD">
        <w:t>PhysioBank</w:t>
      </w:r>
      <w:proofErr w:type="spellEnd"/>
      <w:r w:rsidRPr="00277EBD">
        <w:t xml:space="preserve"> es un archivo grande y creciente de datos fisiológicos</w:t>
      </w:r>
      <w:r w:rsidR="007C12AF">
        <w:t xml:space="preserve"> </w:t>
      </w:r>
      <w:sdt>
        <w:sdtPr>
          <w:id w:val="-678502908"/>
          <w:citation/>
        </w:sdtPr>
        <w:sdtContent>
          <w:r w:rsidR="007C12AF">
            <w:fldChar w:fldCharType="begin"/>
          </w:r>
          <w:r w:rsidR="007C12AF">
            <w:instrText xml:space="preserve"> CITATION Phy1 \l 3082 </w:instrText>
          </w:r>
          <w:r w:rsidR="007C12AF">
            <w:fldChar w:fldCharType="separate"/>
          </w:r>
          <w:r w:rsidR="00AD2EE7" w:rsidRPr="00AD2EE7">
            <w:rPr>
              <w:noProof/>
            </w:rPr>
            <w:t>[10]</w:t>
          </w:r>
          <w:r w:rsidR="007C12AF">
            <w:fldChar w:fldCharType="end"/>
          </w:r>
        </w:sdtContent>
      </w:sdt>
      <w:r w:rsidR="007C12AF">
        <w:t xml:space="preserve"> que contiene más de 90</w:t>
      </w:r>
      <w:r w:rsidRPr="00277EBD">
        <w:t xml:space="preserve">000 </w:t>
      </w:r>
      <w:r w:rsidR="007C12AF">
        <w:t>registros</w:t>
      </w:r>
      <w:r w:rsidRPr="00277EBD">
        <w:t>, o más de 4 terabytes de señales fisiológicas digitalizadas, organizadas en más de 80 bases de datos.</w:t>
      </w:r>
    </w:p>
    <w:p w14:paraId="7753E92C" w14:textId="6819E714" w:rsidR="19796FE2" w:rsidRDefault="00277EBD">
      <w:pPr>
        <w:spacing w:line="360" w:lineRule="auto"/>
        <w:ind w:left="360"/>
        <w:jc w:val="both"/>
        <w:pPrChange w:id="1658" w:author="Roca Neyra Renzo Jaime" w:date="2019-09-09T23:52:00Z">
          <w:pPr>
            <w:ind w:left="360"/>
          </w:pPr>
        </w:pPrChange>
      </w:pPr>
      <w:proofErr w:type="spellStart"/>
      <w:r w:rsidRPr="00277EBD">
        <w:t>PhysioBank’s</w:t>
      </w:r>
      <w:proofErr w:type="spellEnd"/>
      <w:r w:rsidRPr="00277EBD">
        <w:t xml:space="preserve"> </w:t>
      </w:r>
      <w:proofErr w:type="spellStart"/>
      <w:r w:rsidRPr="00277EBD">
        <w:t>Automated</w:t>
      </w:r>
      <w:proofErr w:type="spellEnd"/>
      <w:r w:rsidRPr="00277EBD">
        <w:t xml:space="preserve"> </w:t>
      </w:r>
      <w:proofErr w:type="spellStart"/>
      <w:r w:rsidRPr="00277EBD">
        <w:t>Teller</w:t>
      </w:r>
      <w:proofErr w:type="spellEnd"/>
      <w:r w:rsidRPr="00277EBD">
        <w:t xml:space="preserve"> </w:t>
      </w:r>
      <w:proofErr w:type="gramStart"/>
      <w:r w:rsidRPr="00277EBD">
        <w:t xml:space="preserve">Machine </w:t>
      </w:r>
      <w:r>
        <w:t xml:space="preserve"> </w:t>
      </w:r>
      <w:r w:rsidRPr="00277EBD">
        <w:t>es</w:t>
      </w:r>
      <w:proofErr w:type="gramEnd"/>
      <w:r w:rsidRPr="00277EBD">
        <w:t xml:space="preserve"> una instalación de autoservicio para explorar </w:t>
      </w:r>
      <w:proofErr w:type="spellStart"/>
      <w:r w:rsidRPr="00277EBD">
        <w:t>PhysioBank</w:t>
      </w:r>
      <w:proofErr w:type="spellEnd"/>
      <w:r w:rsidRPr="00277EBD">
        <w:t xml:space="preserve"> usando su navegador web. Actualmente, su caja de herramientas incluye software que puede mostrar formas de onda anotadas, series de tiempo e histogramas de intervalos RR, convertir archivos de señales WFDB a archivos de texto, CSV, EDF</w:t>
      </w:r>
      <w:sdt>
        <w:sdtPr>
          <w:id w:val="445204743"/>
          <w:citation/>
        </w:sdtPr>
        <w:sdtContent>
          <w:r w:rsidR="0039012D">
            <w:fldChar w:fldCharType="begin"/>
          </w:r>
          <w:r>
            <w:instrText xml:space="preserve">CITATION Phy \l 3082 </w:instrText>
          </w:r>
          <w:r w:rsidR="0039012D">
            <w:fldChar w:fldCharType="separate"/>
          </w:r>
          <w:r w:rsidR="00AD2EE7">
            <w:rPr>
              <w:noProof/>
            </w:rPr>
            <w:t xml:space="preserve"> </w:t>
          </w:r>
          <w:r w:rsidR="00AD2EE7" w:rsidRPr="00AD2EE7">
            <w:rPr>
              <w:noProof/>
            </w:rPr>
            <w:t>[11]</w:t>
          </w:r>
          <w:r w:rsidR="0039012D">
            <w:fldChar w:fldCharType="end"/>
          </w:r>
        </w:sdtContent>
      </w:sdt>
      <w:r>
        <w:t xml:space="preserve"> .</w:t>
      </w:r>
    </w:p>
    <w:p w14:paraId="692543C7" w14:textId="77777777" w:rsidR="00254685" w:rsidRDefault="00254685">
      <w:pPr>
        <w:spacing w:line="360" w:lineRule="auto"/>
        <w:ind w:left="360"/>
        <w:jc w:val="both"/>
        <w:pPrChange w:id="1659" w:author="Roca Neyra Renzo Jaime" w:date="2019-09-09T23:52:00Z">
          <w:pPr>
            <w:ind w:left="360"/>
          </w:pPr>
        </w:pPrChange>
      </w:pPr>
    </w:p>
    <w:p w14:paraId="55A620CD" w14:textId="77777777" w:rsidR="00254685" w:rsidRDefault="00254685">
      <w:pPr>
        <w:spacing w:line="360" w:lineRule="auto"/>
        <w:ind w:left="360"/>
        <w:jc w:val="both"/>
        <w:pPrChange w:id="1660" w:author="Roca Neyra Renzo Jaime" w:date="2019-09-09T23:52:00Z">
          <w:pPr>
            <w:ind w:left="360"/>
          </w:pPr>
        </w:pPrChange>
      </w:pPr>
      <w:r>
        <w:t>Para las pruebas su utilizará un registro de las siguientes bases de datos:</w:t>
      </w:r>
    </w:p>
    <w:p w14:paraId="61454DCF" w14:textId="77777777" w:rsidR="00254685" w:rsidRPr="007629B1" w:rsidRDefault="008B41C6">
      <w:pPr>
        <w:pStyle w:val="Prrafodelista"/>
        <w:numPr>
          <w:ilvl w:val="0"/>
          <w:numId w:val="26"/>
        </w:numPr>
        <w:spacing w:line="360" w:lineRule="auto"/>
        <w:jc w:val="both"/>
        <w:rPr>
          <w:lang w:val="en-US"/>
        </w:rPr>
        <w:pPrChange w:id="1661" w:author="Roca Neyra Renzo Jaime" w:date="2019-09-09T23:52:00Z">
          <w:pPr>
            <w:pStyle w:val="Prrafodelista"/>
            <w:numPr>
              <w:numId w:val="26"/>
            </w:numPr>
            <w:ind w:left="1080" w:hanging="360"/>
          </w:pPr>
        </w:pPrChange>
      </w:pPr>
      <w:r w:rsidRPr="007629B1">
        <w:rPr>
          <w:lang w:val="en-US"/>
        </w:rPr>
        <w:t>EC</w:t>
      </w:r>
      <w:r w:rsidR="00414D54" w:rsidRPr="007629B1">
        <w:rPr>
          <w:lang w:val="en-US"/>
        </w:rPr>
        <w:t>G-ID</w:t>
      </w:r>
      <w:r w:rsidR="00133CB0" w:rsidRPr="007629B1">
        <w:rPr>
          <w:lang w:val="en-US"/>
        </w:rPr>
        <w:t xml:space="preserve"> </w:t>
      </w:r>
      <w:r w:rsidR="00374336">
        <w:fldChar w:fldCharType="begin"/>
      </w:r>
      <w:r w:rsidR="00374336">
        <w:instrText xml:space="preserve"> HYPERLINK "https://physionet.org/physiobank/database/ecgiddb/" </w:instrText>
      </w:r>
      <w:r w:rsidR="00374336">
        <w:fldChar w:fldCharType="separate"/>
      </w:r>
      <w:r w:rsidR="00133CB0" w:rsidRPr="007629B1">
        <w:rPr>
          <w:rStyle w:val="Hipervnculo"/>
          <w:lang w:val="en-US"/>
        </w:rPr>
        <w:t>https://physionet.org/physiobank/database/ecgiddb/</w:t>
      </w:r>
      <w:r w:rsidR="00374336">
        <w:rPr>
          <w:rStyle w:val="Hipervnculo"/>
          <w:lang w:val="en-US"/>
        </w:rPr>
        <w:fldChar w:fldCharType="end"/>
      </w:r>
    </w:p>
    <w:p w14:paraId="3AC6E946" w14:textId="77777777" w:rsidR="00133CB0" w:rsidRPr="007629B1" w:rsidRDefault="00286F6E">
      <w:pPr>
        <w:pStyle w:val="Prrafodelista"/>
        <w:numPr>
          <w:ilvl w:val="0"/>
          <w:numId w:val="26"/>
        </w:numPr>
        <w:spacing w:line="360" w:lineRule="auto"/>
        <w:jc w:val="both"/>
        <w:rPr>
          <w:rStyle w:val="Hipervnculo"/>
          <w:color w:val="auto"/>
          <w:u w:val="none"/>
          <w:lang w:val="en-US"/>
        </w:rPr>
        <w:pPrChange w:id="1662" w:author="Roca Neyra Renzo Jaime" w:date="2019-09-09T23:52:00Z">
          <w:pPr>
            <w:pStyle w:val="Prrafodelista"/>
            <w:numPr>
              <w:numId w:val="26"/>
            </w:numPr>
            <w:ind w:left="1080" w:hanging="360"/>
          </w:pPr>
        </w:pPrChange>
      </w:pPr>
      <w:r w:rsidRPr="007629B1">
        <w:rPr>
          <w:lang w:val="en-US"/>
        </w:rPr>
        <w:t>SLEEP-</w:t>
      </w:r>
      <w:r w:rsidR="00676746" w:rsidRPr="007629B1">
        <w:rPr>
          <w:lang w:val="en-US"/>
        </w:rPr>
        <w:t>EDF</w:t>
      </w:r>
      <w:r w:rsidRPr="007629B1">
        <w:rPr>
          <w:lang w:val="en-US"/>
        </w:rPr>
        <w:t xml:space="preserve"> </w:t>
      </w:r>
      <w:r w:rsidR="00374336">
        <w:fldChar w:fldCharType="begin"/>
      </w:r>
      <w:r w:rsidR="00374336">
        <w:instrText xml:space="preserve"> HYPERLINK "https://physionet.org/physiobank/database/sleep-edfx/" </w:instrText>
      </w:r>
      <w:r w:rsidR="00374336">
        <w:fldChar w:fldCharType="separate"/>
      </w:r>
      <w:r w:rsidRPr="007629B1">
        <w:rPr>
          <w:rStyle w:val="Hipervnculo"/>
          <w:lang w:val="en-US"/>
        </w:rPr>
        <w:t>https://physionet.org/physiobank/database/sleep-edfx/</w:t>
      </w:r>
      <w:r w:rsidR="00374336">
        <w:rPr>
          <w:rStyle w:val="Hipervnculo"/>
          <w:lang w:val="en-US"/>
        </w:rPr>
        <w:fldChar w:fldCharType="end"/>
      </w:r>
    </w:p>
    <w:p w14:paraId="7BEFEB8E" w14:textId="77777777" w:rsidR="00C41AAD" w:rsidRDefault="00C41AAD">
      <w:pPr>
        <w:pStyle w:val="Ttulo3"/>
        <w:spacing w:line="360" w:lineRule="auto"/>
        <w:jc w:val="both"/>
        <w:pPrChange w:id="1663" w:author="Roca Neyra Renzo Jaime" w:date="2019-09-09T23:52:00Z">
          <w:pPr>
            <w:pStyle w:val="Ttulo3"/>
          </w:pPr>
        </w:pPrChange>
      </w:pPr>
      <w:bookmarkStart w:id="1664" w:name="_Toc17721550"/>
      <w:r>
        <w:t>Prueba ECG-ID</w:t>
      </w:r>
      <w:bookmarkEnd w:id="1664"/>
    </w:p>
    <w:p w14:paraId="3E2CB194" w14:textId="4187E6A9" w:rsidR="00C41AAD" w:rsidRDefault="009C1C05">
      <w:pPr>
        <w:spacing w:line="360" w:lineRule="auto"/>
        <w:jc w:val="both"/>
        <w:pPrChange w:id="1665" w:author="Roca Neyra Renzo Jaime" w:date="2019-09-09T23:52:00Z">
          <w:pPr/>
        </w:pPrChange>
      </w:pPr>
      <w:r w:rsidRPr="009C1C05">
        <w:t xml:space="preserve">La base de </w:t>
      </w:r>
      <w:proofErr w:type="gramStart"/>
      <w:r w:rsidRPr="009C1C05">
        <w:t xml:space="preserve">datos </w:t>
      </w:r>
      <w:r>
        <w:t xml:space="preserve"> ECG</w:t>
      </w:r>
      <w:proofErr w:type="gramEnd"/>
      <w:r>
        <w:t xml:space="preserve">-ID </w:t>
      </w:r>
      <w:r w:rsidRPr="009C1C05">
        <w:t xml:space="preserve">contiene 310 registros de ECG, obtenidos de 90 personas. Cada </w:t>
      </w:r>
      <w:r>
        <w:t>registro</w:t>
      </w:r>
      <w:r w:rsidRPr="009C1C05">
        <w:t xml:space="preserve"> contiene</w:t>
      </w:r>
      <w:sdt>
        <w:sdtPr>
          <w:id w:val="-792603914"/>
          <w:citation/>
        </w:sdtPr>
        <w:sdtContent>
          <w:r w:rsidR="00A87469">
            <w:fldChar w:fldCharType="begin"/>
          </w:r>
          <w:r w:rsidR="00A87469">
            <w:instrText xml:space="preserve"> CITATION ECG \l 3082 </w:instrText>
          </w:r>
          <w:r w:rsidR="00A87469">
            <w:fldChar w:fldCharType="separate"/>
          </w:r>
          <w:r w:rsidR="00AD2EE7">
            <w:rPr>
              <w:noProof/>
            </w:rPr>
            <w:t xml:space="preserve"> </w:t>
          </w:r>
          <w:r w:rsidR="00AD2EE7" w:rsidRPr="00AD2EE7">
            <w:rPr>
              <w:noProof/>
            </w:rPr>
            <w:t>[12]</w:t>
          </w:r>
          <w:r w:rsidR="00A87469">
            <w:fldChar w:fldCharType="end"/>
          </w:r>
        </w:sdtContent>
      </w:sdt>
      <w:r w:rsidRPr="009C1C05">
        <w:t>:</w:t>
      </w:r>
    </w:p>
    <w:p w14:paraId="53A55281" w14:textId="77777777" w:rsidR="009C1C05" w:rsidRDefault="009C1C05">
      <w:pPr>
        <w:pStyle w:val="Prrafodelista"/>
        <w:numPr>
          <w:ilvl w:val="0"/>
          <w:numId w:val="25"/>
        </w:numPr>
        <w:spacing w:line="360" w:lineRule="auto"/>
        <w:jc w:val="both"/>
        <w:pPrChange w:id="1666" w:author="Roca Neyra Renzo Jaime" w:date="2019-09-09T23:52:00Z">
          <w:pPr>
            <w:pStyle w:val="Prrafodelista"/>
            <w:numPr>
              <w:numId w:val="25"/>
            </w:numPr>
            <w:ind w:left="1440" w:hanging="360"/>
          </w:pPr>
        </w:pPrChange>
      </w:pPr>
      <w:r w:rsidRPr="009C1C05">
        <w:t xml:space="preserve">Cable de ECG I, </w:t>
      </w:r>
      <w:r>
        <w:t>grabado</w:t>
      </w:r>
      <w:r w:rsidRPr="009C1C05">
        <w:t xml:space="preserve"> durante 20 segundos, digitalizado a 500 Hz con resolución de 12 bits</w:t>
      </w:r>
      <w:r>
        <w:t xml:space="preserve"> en un rango nominal de ± 10 </w:t>
      </w:r>
      <w:proofErr w:type="spellStart"/>
      <w:r>
        <w:t>mV</w:t>
      </w:r>
      <w:proofErr w:type="spellEnd"/>
      <w:r>
        <w:t>.</w:t>
      </w:r>
    </w:p>
    <w:p w14:paraId="085B139B" w14:textId="77777777" w:rsidR="009C1C05" w:rsidRDefault="009C1C05">
      <w:pPr>
        <w:pStyle w:val="Prrafodelista"/>
        <w:numPr>
          <w:ilvl w:val="0"/>
          <w:numId w:val="25"/>
        </w:numPr>
        <w:spacing w:line="360" w:lineRule="auto"/>
        <w:jc w:val="both"/>
        <w:pPrChange w:id="1667" w:author="Roca Neyra Renzo Jaime" w:date="2019-09-09T23:52:00Z">
          <w:pPr>
            <w:pStyle w:val="Prrafodelista"/>
            <w:numPr>
              <w:numId w:val="25"/>
            </w:numPr>
            <w:ind w:left="1440" w:hanging="360"/>
          </w:pPr>
        </w:pPrChange>
      </w:pPr>
      <w:r w:rsidRPr="009C1C05">
        <w:t>10 pulsaciones anotadas (anotaciones de picos de onda R y T no auditados de un detector automático)</w:t>
      </w:r>
    </w:p>
    <w:p w14:paraId="290BD4A3" w14:textId="77777777" w:rsidR="00C8360C" w:rsidRDefault="009C1C05">
      <w:pPr>
        <w:pStyle w:val="Prrafodelista"/>
        <w:numPr>
          <w:ilvl w:val="0"/>
          <w:numId w:val="25"/>
        </w:numPr>
        <w:spacing w:line="360" w:lineRule="auto"/>
        <w:jc w:val="both"/>
        <w:pPrChange w:id="1668" w:author="Roca Neyra Renzo Jaime" w:date="2019-09-09T23:52:00Z">
          <w:pPr>
            <w:pStyle w:val="Prrafodelista"/>
            <w:numPr>
              <w:numId w:val="25"/>
            </w:numPr>
            <w:ind w:left="1440" w:hanging="360"/>
          </w:pPr>
        </w:pPrChange>
      </w:pPr>
      <w:r w:rsidRPr="009C1C05">
        <w:t>Información (en el archivo .</w:t>
      </w:r>
      <w:proofErr w:type="spellStart"/>
      <w:r w:rsidRPr="009C1C05">
        <w:t>hea</w:t>
      </w:r>
      <w:proofErr w:type="spellEnd"/>
      <w:r w:rsidRPr="009C1C05">
        <w:t xml:space="preserve"> para el registro) que contiene edad, sexo y fecha de registro.</w:t>
      </w:r>
    </w:p>
    <w:p w14:paraId="45E934F3" w14:textId="77777777" w:rsidR="00C8360C" w:rsidRDefault="00C8360C">
      <w:pPr>
        <w:spacing w:line="360" w:lineRule="auto"/>
        <w:jc w:val="both"/>
        <w:pPrChange w:id="1669" w:author="Roca Neyra Renzo Jaime" w:date="2019-09-09T23:52:00Z">
          <w:pPr/>
        </w:pPrChange>
      </w:pPr>
      <w:r>
        <w:t xml:space="preserve"> Cada registro incluye 2 señales:</w:t>
      </w:r>
    </w:p>
    <w:p w14:paraId="1EA12FE9" w14:textId="77777777" w:rsidR="00C8360C" w:rsidRDefault="00C8360C">
      <w:pPr>
        <w:pStyle w:val="Prrafodelista"/>
        <w:numPr>
          <w:ilvl w:val="0"/>
          <w:numId w:val="28"/>
        </w:numPr>
        <w:spacing w:line="360" w:lineRule="auto"/>
        <w:jc w:val="both"/>
        <w:pPrChange w:id="1670" w:author="Roca Neyra Renzo Jaime" w:date="2019-09-09T23:52:00Z">
          <w:pPr>
            <w:pStyle w:val="Prrafodelista"/>
            <w:numPr>
              <w:numId w:val="28"/>
            </w:numPr>
            <w:ind w:hanging="360"/>
          </w:pPr>
        </w:pPrChange>
      </w:pPr>
      <w:r>
        <w:t>Señal 0: ECG I (señal sin procesar con ruido)</w:t>
      </w:r>
    </w:p>
    <w:p w14:paraId="28B7CB1F" w14:textId="77777777" w:rsidR="00C8360C" w:rsidRDefault="00C8360C">
      <w:pPr>
        <w:pStyle w:val="Prrafodelista"/>
        <w:numPr>
          <w:ilvl w:val="0"/>
          <w:numId w:val="28"/>
        </w:numPr>
        <w:spacing w:line="360" w:lineRule="auto"/>
        <w:jc w:val="both"/>
        <w:pPrChange w:id="1671" w:author="Roca Neyra Renzo Jaime" w:date="2019-09-09T23:52:00Z">
          <w:pPr>
            <w:pStyle w:val="Prrafodelista"/>
            <w:numPr>
              <w:numId w:val="28"/>
            </w:numPr>
            <w:ind w:hanging="360"/>
          </w:pPr>
        </w:pPrChange>
      </w:pPr>
      <w:r>
        <w:t>Señal 1: ECG I filtrado (señal filtrada sin ruido)</w:t>
      </w:r>
    </w:p>
    <w:p w14:paraId="2DF8370F" w14:textId="77777777" w:rsidR="009C1C05" w:rsidRDefault="00BF439A">
      <w:pPr>
        <w:spacing w:line="360" w:lineRule="auto"/>
        <w:jc w:val="both"/>
        <w:pPrChange w:id="1672" w:author="Roca Neyra Renzo Jaime" w:date="2019-09-09T23:52:00Z">
          <w:pPr/>
        </w:pPrChange>
      </w:pPr>
      <w:r>
        <w:br/>
      </w:r>
      <w:r w:rsidR="00A87469">
        <w:t>Para esta prueba, se realizará la lectura de los ficheros del primer registro (</w:t>
      </w:r>
      <w:r w:rsidR="00A87469" w:rsidRPr="00C8360C">
        <w:rPr>
          <w:i/>
        </w:rPr>
        <w:t>rec_1</w:t>
      </w:r>
      <w:r w:rsidR="00A87469">
        <w:t>) de la primera persona.</w:t>
      </w:r>
    </w:p>
    <w:p w14:paraId="26650947" w14:textId="77777777" w:rsidR="00A87469" w:rsidRDefault="00A87469">
      <w:pPr>
        <w:pStyle w:val="Ttulo4"/>
        <w:spacing w:line="360" w:lineRule="auto"/>
        <w:jc w:val="both"/>
        <w:rPr>
          <w:u w:val="single"/>
        </w:rPr>
        <w:pPrChange w:id="1673" w:author="Roca Neyra Renzo Jaime" w:date="2019-09-09T23:52:00Z">
          <w:pPr>
            <w:pStyle w:val="Ttulo4"/>
          </w:pPr>
        </w:pPrChange>
      </w:pPr>
      <w:r>
        <w:lastRenderedPageBreak/>
        <w:t>Lectura del fichero de cabecera</w:t>
      </w:r>
    </w:p>
    <w:p w14:paraId="0D219F92" w14:textId="77777777" w:rsidR="00A87469" w:rsidRDefault="00EA1776">
      <w:pPr>
        <w:spacing w:line="360" w:lineRule="auto"/>
        <w:jc w:val="both"/>
        <w:pPrChange w:id="1674" w:author="Roca Neyra Renzo Jaime" w:date="2019-09-09T23:52:00Z">
          <w:pPr/>
        </w:pPrChange>
      </w:pPr>
      <w:r>
        <w:t xml:space="preserve">Se ha </w:t>
      </w:r>
      <w:r w:rsidR="00787648">
        <w:t xml:space="preserve">realizado la prueba utilizando el método de exportación del fichero de cabecera en JSON. </w:t>
      </w:r>
      <w:r w:rsidR="007F5064">
        <w:t xml:space="preserve">Comparando </w:t>
      </w:r>
      <w:proofErr w:type="gramStart"/>
      <w:r w:rsidR="00787648">
        <w:t xml:space="preserve">el </w:t>
      </w:r>
      <w:r w:rsidR="007F5064">
        <w:t xml:space="preserve"> </w:t>
      </w:r>
      <w:r w:rsidR="00787648">
        <w:t>JSON</w:t>
      </w:r>
      <w:proofErr w:type="gramEnd"/>
      <w:r w:rsidR="007F5064">
        <w:t xml:space="preserve"> obtenido </w:t>
      </w:r>
      <w:r w:rsidR="00787648">
        <w:t xml:space="preserve">con el resultado </w:t>
      </w:r>
      <w:r>
        <w:t xml:space="preserve">obtenido en </w:t>
      </w:r>
      <w:r w:rsidR="00787648">
        <w:t xml:space="preserve">aplicación </w:t>
      </w:r>
      <w:proofErr w:type="spellStart"/>
      <w:r>
        <w:t>PhysioBank</w:t>
      </w:r>
      <w:proofErr w:type="spellEnd"/>
      <w:r>
        <w:t xml:space="preserve"> ATM</w:t>
      </w:r>
      <w:r w:rsidR="00257D27">
        <w:t>.</w:t>
      </w:r>
    </w:p>
    <w:p w14:paraId="5DF34F0C" w14:textId="14954CCB" w:rsidR="00257D27" w:rsidRDefault="00420485">
      <w:pPr>
        <w:spacing w:line="360" w:lineRule="auto"/>
        <w:jc w:val="both"/>
        <w:pPrChange w:id="1675" w:author="Roca Neyra Renzo Jaime" w:date="2019-09-09T23:52:00Z">
          <w:pPr/>
        </w:pPrChange>
      </w:pPr>
      <w:r>
        <w:rPr>
          <w:noProof/>
          <w:lang w:eastAsia="es-ES"/>
        </w:rPr>
        <mc:AlternateContent>
          <mc:Choice Requires="wps">
            <w:drawing>
              <wp:anchor distT="45720" distB="45720" distL="114300" distR="114300" simplePos="0" relativeHeight="251659264" behindDoc="0" locked="0" layoutInCell="1" allowOverlap="1" wp14:anchorId="6F2DD772" wp14:editId="4CAF1BF0">
                <wp:simplePos x="0" y="0"/>
                <wp:positionH relativeFrom="margin">
                  <wp:align>left</wp:align>
                </wp:positionH>
                <wp:positionV relativeFrom="paragraph">
                  <wp:posOffset>180975</wp:posOffset>
                </wp:positionV>
                <wp:extent cx="5112385" cy="1404620"/>
                <wp:effectExtent l="0" t="0" r="12065"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689" cy="1404620"/>
                        </a:xfrm>
                        <a:prstGeom prst="rect">
                          <a:avLst/>
                        </a:prstGeom>
                        <a:solidFill>
                          <a:srgbClr val="FFFFFF"/>
                        </a:solidFill>
                        <a:ln w="9525">
                          <a:solidFill>
                            <a:srgbClr val="000000"/>
                          </a:solidFill>
                          <a:miter lim="800000"/>
                          <a:headEnd/>
                          <a:tailEnd/>
                        </a:ln>
                      </wps:spPr>
                      <wps:txbx>
                        <w:txbxContent>
                          <w:p w14:paraId="4781EB6B" w14:textId="77777777" w:rsidR="00E04204" w:rsidRPr="007629B1" w:rsidRDefault="00E04204" w:rsidP="00B63E54">
                            <w:pPr>
                              <w:autoSpaceDE w:val="0"/>
                              <w:autoSpaceDN w:val="0"/>
                              <w:adjustRightInd w:val="0"/>
                              <w:spacing w:after="0" w:line="240" w:lineRule="auto"/>
                              <w:ind w:left="708"/>
                              <w:rPr>
                                <w:rFonts w:ascii="Consolas" w:hAnsi="Consolas" w:cs="Consolas"/>
                                <w:color w:val="000000"/>
                                <w:sz w:val="19"/>
                                <w:szCs w:val="19"/>
                                <w:lang w:val="en-US"/>
                              </w:rPr>
                            </w:pPr>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TestMethod</w:t>
                            </w:r>
                            <w:proofErr w:type="spellEnd"/>
                            <w:r w:rsidRPr="007629B1">
                              <w:rPr>
                                <w:rFonts w:ascii="Consolas" w:hAnsi="Consolas" w:cs="Consolas"/>
                                <w:color w:val="000000"/>
                                <w:sz w:val="19"/>
                                <w:szCs w:val="19"/>
                                <w:lang w:val="en-US"/>
                              </w:rPr>
                              <w:t>]</w:t>
                            </w:r>
                          </w:p>
                          <w:p w14:paraId="5E3140F6" w14:textId="77777777" w:rsidR="00E04204" w:rsidRPr="007629B1" w:rsidRDefault="00E04204" w:rsidP="00420485">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void</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ReadHeader_</w:t>
                            </w:r>
                            <w:proofErr w:type="gramStart"/>
                            <w:r w:rsidRPr="007629B1">
                              <w:rPr>
                                <w:rFonts w:ascii="Consolas" w:hAnsi="Consolas" w:cs="Consolas"/>
                                <w:color w:val="000000"/>
                                <w:sz w:val="19"/>
                                <w:szCs w:val="19"/>
                                <w:lang w:val="en-US"/>
                              </w:rPr>
                              <w:t>ECGID</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00"/>
                                <w:sz w:val="19"/>
                                <w:szCs w:val="19"/>
                                <w:lang w:val="en-US"/>
                              </w:rPr>
                              <w:t>)</w:t>
                            </w:r>
                          </w:p>
                          <w:p w14:paraId="2295F616" w14:textId="77777777" w:rsidR="00E04204" w:rsidRPr="007629B1" w:rsidRDefault="00E04204" w:rsidP="00420485">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
                          <w:p w14:paraId="6E0E5FDD" w14:textId="77777777" w:rsidR="00E04204" w:rsidRPr="007629B1" w:rsidRDefault="00E04204" w:rsidP="00420485">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jsonPath</w:t>
                            </w:r>
                            <w:proofErr w:type="spellEnd"/>
                            <w:r w:rsidRPr="007629B1">
                              <w:rPr>
                                <w:rFonts w:ascii="Consolas" w:hAnsi="Consolas" w:cs="Consolas"/>
                                <w:color w:val="000000"/>
                                <w:sz w:val="19"/>
                                <w:szCs w:val="19"/>
                                <w:lang w:val="en-US"/>
                              </w:rPr>
                              <w:t>;</w:t>
                            </w:r>
                          </w:p>
                          <w:p w14:paraId="38809221" w14:textId="77777777" w:rsidR="00E04204" w:rsidRPr="007629B1" w:rsidRDefault="00E04204" w:rsidP="00420485">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jsonPath</w:t>
                            </w:r>
                            <w:proofErr w:type="spellEnd"/>
                            <w:r w:rsidRPr="007629B1">
                              <w:rPr>
                                <w:rFonts w:ascii="Consolas" w:hAnsi="Consolas" w:cs="Consolas"/>
                                <w:color w:val="000000"/>
                                <w:sz w:val="19"/>
                                <w:szCs w:val="19"/>
                                <w:lang w:val="en-US"/>
                              </w:rPr>
                              <w:t xml:space="preserve"> = </w:t>
                            </w:r>
                            <w:proofErr w:type="spellStart"/>
                            <w:r w:rsidRPr="007629B1">
                              <w:rPr>
                                <w:rFonts w:ascii="Consolas" w:hAnsi="Consolas" w:cs="Consolas"/>
                                <w:color w:val="000000"/>
                                <w:sz w:val="19"/>
                                <w:szCs w:val="19"/>
                                <w:lang w:val="en-US"/>
                              </w:rPr>
                              <w:t>ManagerWFDB.ExportRecordJSON</w:t>
                            </w:r>
                            <w:proofErr w:type="spellEnd"/>
                            <w:r w:rsidRPr="007629B1">
                              <w:rPr>
                                <w:rFonts w:ascii="Consolas" w:hAnsi="Consolas" w:cs="Consolas"/>
                                <w:color w:val="000000"/>
                                <w:sz w:val="19"/>
                                <w:szCs w:val="19"/>
                                <w:lang w:val="en-US"/>
                              </w:rPr>
                              <w:t>(</w:t>
                            </w:r>
                            <w:r w:rsidRPr="007629B1">
                              <w:rPr>
                                <w:rFonts w:ascii="Consolas" w:hAnsi="Consolas" w:cs="Consolas"/>
                                <w:color w:val="A31515"/>
                                <w:sz w:val="19"/>
                                <w:szCs w:val="19"/>
                                <w:lang w:val="en-US"/>
                              </w:rPr>
                              <w:t>"rec_1"</w:t>
                            </w:r>
                            <w:r w:rsidRPr="007629B1">
                              <w:rPr>
                                <w:rFonts w:ascii="Consolas" w:hAnsi="Consolas" w:cs="Consolas"/>
                                <w:color w:val="000000"/>
                                <w:sz w:val="19"/>
                                <w:szCs w:val="19"/>
                                <w:lang w:val="en-US"/>
                              </w:rPr>
                              <w:t>);</w:t>
                            </w:r>
                          </w:p>
                          <w:p w14:paraId="3772C4BF" w14:textId="77777777" w:rsidR="00E04204" w:rsidRPr="007629B1" w:rsidRDefault="00E04204" w:rsidP="00420485">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Assert.IsTrue</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File.Exists</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jsonPath</w:t>
                            </w:r>
                            <w:proofErr w:type="spellEnd"/>
                            <w:r w:rsidRPr="007629B1">
                              <w:rPr>
                                <w:rFonts w:ascii="Consolas" w:hAnsi="Consolas" w:cs="Consolas"/>
                                <w:color w:val="000000"/>
                                <w:sz w:val="19"/>
                                <w:szCs w:val="19"/>
                                <w:lang w:val="en-US"/>
                              </w:rPr>
                              <w:t>));</w:t>
                            </w:r>
                          </w:p>
                          <w:p w14:paraId="48F2952C" w14:textId="77777777" w:rsidR="00E04204" w:rsidRDefault="00E04204" w:rsidP="00420485">
                            <w:r w:rsidRPr="007629B1">
                              <w:rPr>
                                <w:rFonts w:ascii="Consolas" w:hAnsi="Consolas" w:cs="Consolas"/>
                                <w:color w:val="000000"/>
                                <w:sz w:val="19"/>
                                <w:szCs w:val="19"/>
                                <w:lang w:val="en-US"/>
                              </w:rPr>
                              <w:t xml:space="preserve">        </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DD772" id="_x0000_s1028" type="#_x0000_t202" style="position:absolute;left:0;text-align:left;margin-left:0;margin-top:14.25pt;width:402.5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">
                <v:textbox style="mso-fit-shape-to-text:t">
                  <w:txbxContent>
                    <w:p w14:paraId="4781EB6B" w14:textId="77777777" w:rsidR="00E04204" w:rsidRPr="007629B1" w:rsidRDefault="00E04204" w:rsidP="00B63E54">
                      <w:pPr>
                        <w:autoSpaceDE w:val="0"/>
                        <w:autoSpaceDN w:val="0"/>
                        <w:adjustRightInd w:val="0"/>
                        <w:spacing w:after="0" w:line="240" w:lineRule="auto"/>
                        <w:ind w:left="708"/>
                        <w:rPr>
                          <w:rFonts w:ascii="Consolas" w:hAnsi="Consolas" w:cs="Consolas"/>
                          <w:color w:val="000000"/>
                          <w:sz w:val="19"/>
                          <w:szCs w:val="19"/>
                          <w:lang w:val="en-US"/>
                        </w:rPr>
                      </w:pPr>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TestMethod</w:t>
                      </w:r>
                      <w:proofErr w:type="spellEnd"/>
                      <w:r w:rsidRPr="007629B1">
                        <w:rPr>
                          <w:rFonts w:ascii="Consolas" w:hAnsi="Consolas" w:cs="Consolas"/>
                          <w:color w:val="000000"/>
                          <w:sz w:val="19"/>
                          <w:szCs w:val="19"/>
                          <w:lang w:val="en-US"/>
                        </w:rPr>
                        <w:t>]</w:t>
                      </w:r>
                    </w:p>
                    <w:p w14:paraId="5E3140F6" w14:textId="77777777" w:rsidR="00E04204" w:rsidRPr="007629B1" w:rsidRDefault="00E04204" w:rsidP="00420485">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void</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ReadHeader_</w:t>
                      </w:r>
                      <w:proofErr w:type="gramStart"/>
                      <w:r w:rsidRPr="007629B1">
                        <w:rPr>
                          <w:rFonts w:ascii="Consolas" w:hAnsi="Consolas" w:cs="Consolas"/>
                          <w:color w:val="000000"/>
                          <w:sz w:val="19"/>
                          <w:szCs w:val="19"/>
                          <w:lang w:val="en-US"/>
                        </w:rPr>
                        <w:t>ECGID</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00"/>
                          <w:sz w:val="19"/>
                          <w:szCs w:val="19"/>
                          <w:lang w:val="en-US"/>
                        </w:rPr>
                        <w:t>)</w:t>
                      </w:r>
                    </w:p>
                    <w:p w14:paraId="2295F616" w14:textId="77777777" w:rsidR="00E04204" w:rsidRPr="007629B1" w:rsidRDefault="00E04204" w:rsidP="00420485">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
                    <w:p w14:paraId="6E0E5FDD" w14:textId="77777777" w:rsidR="00E04204" w:rsidRPr="007629B1" w:rsidRDefault="00E04204" w:rsidP="00420485">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jsonPath</w:t>
                      </w:r>
                      <w:proofErr w:type="spellEnd"/>
                      <w:r w:rsidRPr="007629B1">
                        <w:rPr>
                          <w:rFonts w:ascii="Consolas" w:hAnsi="Consolas" w:cs="Consolas"/>
                          <w:color w:val="000000"/>
                          <w:sz w:val="19"/>
                          <w:szCs w:val="19"/>
                          <w:lang w:val="en-US"/>
                        </w:rPr>
                        <w:t>;</w:t>
                      </w:r>
                    </w:p>
                    <w:p w14:paraId="38809221" w14:textId="77777777" w:rsidR="00E04204" w:rsidRPr="007629B1" w:rsidRDefault="00E04204" w:rsidP="00420485">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jsonPath</w:t>
                      </w:r>
                      <w:proofErr w:type="spellEnd"/>
                      <w:r w:rsidRPr="007629B1">
                        <w:rPr>
                          <w:rFonts w:ascii="Consolas" w:hAnsi="Consolas" w:cs="Consolas"/>
                          <w:color w:val="000000"/>
                          <w:sz w:val="19"/>
                          <w:szCs w:val="19"/>
                          <w:lang w:val="en-US"/>
                        </w:rPr>
                        <w:t xml:space="preserve"> = </w:t>
                      </w:r>
                      <w:proofErr w:type="spellStart"/>
                      <w:r w:rsidRPr="007629B1">
                        <w:rPr>
                          <w:rFonts w:ascii="Consolas" w:hAnsi="Consolas" w:cs="Consolas"/>
                          <w:color w:val="000000"/>
                          <w:sz w:val="19"/>
                          <w:szCs w:val="19"/>
                          <w:lang w:val="en-US"/>
                        </w:rPr>
                        <w:t>ManagerWFDB.ExportRecordJSON</w:t>
                      </w:r>
                      <w:proofErr w:type="spellEnd"/>
                      <w:r w:rsidRPr="007629B1">
                        <w:rPr>
                          <w:rFonts w:ascii="Consolas" w:hAnsi="Consolas" w:cs="Consolas"/>
                          <w:color w:val="000000"/>
                          <w:sz w:val="19"/>
                          <w:szCs w:val="19"/>
                          <w:lang w:val="en-US"/>
                        </w:rPr>
                        <w:t>(</w:t>
                      </w:r>
                      <w:r w:rsidRPr="007629B1">
                        <w:rPr>
                          <w:rFonts w:ascii="Consolas" w:hAnsi="Consolas" w:cs="Consolas"/>
                          <w:color w:val="A31515"/>
                          <w:sz w:val="19"/>
                          <w:szCs w:val="19"/>
                          <w:lang w:val="en-US"/>
                        </w:rPr>
                        <w:t>"rec_1"</w:t>
                      </w:r>
                      <w:r w:rsidRPr="007629B1">
                        <w:rPr>
                          <w:rFonts w:ascii="Consolas" w:hAnsi="Consolas" w:cs="Consolas"/>
                          <w:color w:val="000000"/>
                          <w:sz w:val="19"/>
                          <w:szCs w:val="19"/>
                          <w:lang w:val="en-US"/>
                        </w:rPr>
                        <w:t>);</w:t>
                      </w:r>
                    </w:p>
                    <w:p w14:paraId="3772C4BF" w14:textId="77777777" w:rsidR="00E04204" w:rsidRPr="007629B1" w:rsidRDefault="00E04204" w:rsidP="00420485">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Assert.IsTrue</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File.Exists</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jsonPath</w:t>
                      </w:r>
                      <w:proofErr w:type="spellEnd"/>
                      <w:r w:rsidRPr="007629B1">
                        <w:rPr>
                          <w:rFonts w:ascii="Consolas" w:hAnsi="Consolas" w:cs="Consolas"/>
                          <w:color w:val="000000"/>
                          <w:sz w:val="19"/>
                          <w:szCs w:val="19"/>
                          <w:lang w:val="en-US"/>
                        </w:rPr>
                        <w:t>));</w:t>
                      </w:r>
                    </w:p>
                    <w:p w14:paraId="48F2952C" w14:textId="77777777" w:rsidR="00E04204" w:rsidRDefault="00E04204" w:rsidP="00420485">
                      <w:r w:rsidRPr="007629B1">
                        <w:rPr>
                          <w:rFonts w:ascii="Consolas" w:hAnsi="Consolas" w:cs="Consolas"/>
                          <w:color w:val="000000"/>
                          <w:sz w:val="19"/>
                          <w:szCs w:val="19"/>
                          <w:lang w:val="en-US"/>
                        </w:rPr>
                        <w:t xml:space="preserve">        </w:t>
                      </w:r>
                      <w:r>
                        <w:rPr>
                          <w:rFonts w:ascii="Consolas" w:hAnsi="Consolas" w:cs="Consolas"/>
                          <w:color w:val="000000"/>
                          <w:sz w:val="19"/>
                          <w:szCs w:val="19"/>
                        </w:rPr>
                        <w:t>}</w:t>
                      </w:r>
                    </w:p>
                  </w:txbxContent>
                </v:textbox>
                <w10:wrap type="square" anchorx="margin"/>
              </v:shape>
            </w:pict>
          </mc:Fallback>
        </mc:AlternateContent>
      </w:r>
      <w:r w:rsidR="00257D27">
        <w:t>Como se puede observar en las siguie</w:t>
      </w:r>
      <w:r w:rsidR="005C74D2">
        <w:t xml:space="preserve">ntes imágenes el resultado obtenido por la aplicación son iguales que los obtenidos por el método </w:t>
      </w:r>
      <w:proofErr w:type="spellStart"/>
      <w:r w:rsidR="005C74D2">
        <w:rPr>
          <w:rFonts w:ascii="Consolas" w:hAnsi="Consolas" w:cs="Consolas"/>
          <w:color w:val="000000"/>
          <w:sz w:val="19"/>
          <w:szCs w:val="19"/>
        </w:rPr>
        <w:t>ExportRecordJSON</w:t>
      </w:r>
      <w:proofErr w:type="spellEnd"/>
      <w:r w:rsidR="005C74D2">
        <w:t xml:space="preserve">. </w:t>
      </w:r>
      <w:del w:id="1676" w:author="Roca Neyra Renzo Jaime" w:date="2019-09-09T23:42:00Z">
        <w:r w:rsidR="005C74D2" w:rsidDel="00EC4D54">
          <w:delText>Además</w:delText>
        </w:r>
      </w:del>
      <w:ins w:id="1677" w:author="Roca Neyra Renzo Jaime" w:date="2019-09-09T23:42:00Z">
        <w:r w:rsidR="00EC4D54">
          <w:t>Además,</w:t>
        </w:r>
      </w:ins>
      <w:del w:id="1678" w:author="Roca Neyra Renzo Jaime" w:date="2019-09-09T23:42:00Z">
        <w:r w:rsidR="005C74D2" w:rsidDel="00EC4D54">
          <w:delText xml:space="preserve"> las</w:delText>
        </w:r>
      </w:del>
      <w:ins w:id="1679" w:author="Roca Neyra Renzo Jaime" w:date="2019-09-09T23:42:00Z">
        <w:r w:rsidR="00EC4D54">
          <w:t xml:space="preserve"> </w:t>
        </w:r>
      </w:ins>
      <w:del w:id="1680" w:author="Roca Neyra Renzo Jaime" w:date="2019-09-09T23:42:00Z">
        <w:r w:rsidR="005C74D2" w:rsidDel="00EC4D54">
          <w:delText xml:space="preserve"> </w:delText>
        </w:r>
      </w:del>
      <w:r w:rsidR="005C74D2">
        <w:t xml:space="preserve">el JSON obtenido tiene </w:t>
      </w:r>
      <w:del w:id="1681" w:author="Roca Neyra Renzo Jaime" w:date="2019-09-09T23:53:00Z">
        <w:r w:rsidR="005C74D2" w:rsidDel="00AD0AFE">
          <w:delText>mayor información</w:delText>
        </w:r>
      </w:del>
      <w:ins w:id="1682" w:author="Roca Neyra Renzo Jaime" w:date="2019-09-09T23:53:00Z">
        <w:r w:rsidR="00AD0AFE">
          <w:t>más información</w:t>
        </w:r>
      </w:ins>
      <w:r w:rsidR="005C74D2">
        <w:t xml:space="preserve"> del registro.</w:t>
      </w:r>
      <w:r>
        <w:t xml:space="preserve"> </w:t>
      </w:r>
    </w:p>
    <w:p w14:paraId="5A2C633D" w14:textId="59BB4A02" w:rsidR="00FB2A83" w:rsidDel="003378C1" w:rsidRDefault="00EA1776">
      <w:pPr>
        <w:spacing w:line="360" w:lineRule="auto"/>
        <w:jc w:val="both"/>
        <w:rPr>
          <w:del w:id="1683" w:author="Roca Neyra Renzo Jaime" w:date="2019-09-10T23:56:00Z"/>
          <w:noProof/>
          <w:lang w:eastAsia="es-ES"/>
        </w:rPr>
        <w:pPrChange w:id="1684" w:author="Roca Neyra Renzo Jaime" w:date="2019-09-09T23:52:00Z">
          <w:pPr/>
        </w:pPrChange>
      </w:pPr>
      <w:r w:rsidRPr="00EA1776">
        <w:rPr>
          <w:noProof/>
          <w:lang w:eastAsia="es-ES"/>
        </w:rPr>
        <w:t xml:space="preserve"> </w:t>
      </w:r>
    </w:p>
    <w:p w14:paraId="73E7F9DE" w14:textId="01130439" w:rsidR="001F7516" w:rsidDel="003378C1" w:rsidRDefault="001F7516">
      <w:pPr>
        <w:spacing w:line="360" w:lineRule="auto"/>
        <w:jc w:val="both"/>
        <w:rPr>
          <w:del w:id="1685" w:author="Roca Neyra Renzo Jaime" w:date="2019-09-10T23:56:00Z"/>
          <w:noProof/>
          <w:lang w:eastAsia="es-ES"/>
        </w:rPr>
        <w:pPrChange w:id="1686" w:author="Roca Neyra Renzo Jaime" w:date="2019-09-09T23:52:00Z">
          <w:pPr/>
        </w:pPrChange>
      </w:pPr>
    </w:p>
    <w:p w14:paraId="2569AA45" w14:textId="5195BBD9" w:rsidR="001F7516" w:rsidDel="003378C1" w:rsidRDefault="001F7516">
      <w:pPr>
        <w:spacing w:line="360" w:lineRule="auto"/>
        <w:jc w:val="both"/>
        <w:rPr>
          <w:del w:id="1687" w:author="Roca Neyra Renzo Jaime" w:date="2019-09-10T23:56:00Z"/>
          <w:noProof/>
          <w:lang w:eastAsia="es-ES"/>
        </w:rPr>
        <w:pPrChange w:id="1688" w:author="Roca Neyra Renzo Jaime" w:date="2019-09-09T23:52:00Z">
          <w:pPr/>
        </w:pPrChange>
      </w:pPr>
    </w:p>
    <w:p w14:paraId="61B5CCD7" w14:textId="78545610" w:rsidR="001F7516" w:rsidDel="003378C1" w:rsidRDefault="001F7516">
      <w:pPr>
        <w:spacing w:line="360" w:lineRule="auto"/>
        <w:jc w:val="both"/>
        <w:rPr>
          <w:del w:id="1689" w:author="Roca Neyra Renzo Jaime" w:date="2019-09-10T23:56:00Z"/>
          <w:noProof/>
          <w:lang w:eastAsia="es-ES"/>
        </w:rPr>
        <w:pPrChange w:id="1690" w:author="Roca Neyra Renzo Jaime" w:date="2019-09-09T23:52:00Z">
          <w:pPr/>
        </w:pPrChange>
      </w:pPr>
    </w:p>
    <w:p w14:paraId="168041A7" w14:textId="56768E22" w:rsidR="001F7516" w:rsidDel="003378C1" w:rsidRDefault="001F7516">
      <w:pPr>
        <w:spacing w:line="360" w:lineRule="auto"/>
        <w:jc w:val="both"/>
        <w:rPr>
          <w:del w:id="1691" w:author="Roca Neyra Renzo Jaime" w:date="2019-09-10T23:56:00Z"/>
          <w:noProof/>
          <w:lang w:eastAsia="es-ES"/>
        </w:rPr>
        <w:pPrChange w:id="1692" w:author="Roca Neyra Renzo Jaime" w:date="2019-09-09T23:52:00Z">
          <w:pPr/>
        </w:pPrChange>
      </w:pPr>
    </w:p>
    <w:p w14:paraId="51636C93" w14:textId="1D37A4F7" w:rsidR="001F7516" w:rsidDel="003378C1" w:rsidRDefault="001F7516">
      <w:pPr>
        <w:spacing w:line="360" w:lineRule="auto"/>
        <w:jc w:val="both"/>
        <w:rPr>
          <w:del w:id="1693" w:author="Roca Neyra Renzo Jaime" w:date="2019-09-10T23:56:00Z"/>
          <w:noProof/>
          <w:lang w:eastAsia="es-ES"/>
        </w:rPr>
        <w:pPrChange w:id="1694" w:author="Roca Neyra Renzo Jaime" w:date="2019-09-09T23:53:00Z">
          <w:pPr/>
        </w:pPrChange>
      </w:pPr>
    </w:p>
    <w:p w14:paraId="6E491320" w14:textId="7AC05FCF" w:rsidR="001F7516" w:rsidDel="003378C1" w:rsidRDefault="001F7516">
      <w:pPr>
        <w:spacing w:line="360" w:lineRule="auto"/>
        <w:jc w:val="both"/>
        <w:rPr>
          <w:del w:id="1695" w:author="Roca Neyra Renzo Jaime" w:date="2019-09-10T23:56:00Z"/>
          <w:noProof/>
          <w:lang w:eastAsia="es-ES"/>
        </w:rPr>
        <w:pPrChange w:id="1696" w:author="Roca Neyra Renzo Jaime" w:date="2019-09-09T23:53:00Z">
          <w:pPr/>
        </w:pPrChange>
      </w:pPr>
    </w:p>
    <w:p w14:paraId="046F96A9" w14:textId="41287E5D" w:rsidR="00A47513" w:rsidDel="003378C1" w:rsidRDefault="00A47513">
      <w:pPr>
        <w:spacing w:line="360" w:lineRule="auto"/>
        <w:jc w:val="both"/>
        <w:rPr>
          <w:del w:id="1697" w:author="Roca Neyra Renzo Jaime" w:date="2019-09-10T23:56:00Z"/>
          <w:noProof/>
          <w:lang w:eastAsia="es-ES"/>
        </w:rPr>
        <w:pPrChange w:id="1698" w:author="Roca Neyra Renzo Jaime" w:date="2019-09-09T23:53:00Z">
          <w:pPr/>
        </w:pPrChange>
      </w:pPr>
    </w:p>
    <w:p w14:paraId="47F37164" w14:textId="49847A7F" w:rsidR="001F7516" w:rsidRPr="00A87469" w:rsidDel="003378C1" w:rsidRDefault="001F7516">
      <w:pPr>
        <w:spacing w:line="360" w:lineRule="auto"/>
        <w:jc w:val="both"/>
        <w:rPr>
          <w:del w:id="1699" w:author="Roca Neyra Renzo Jaime" w:date="2019-09-10T23:56:00Z"/>
          <w:u w:val="single"/>
        </w:rPr>
        <w:pPrChange w:id="1700" w:author="Roca Neyra Renzo Jaime" w:date="2019-09-09T23:53:00Z">
          <w:pPr/>
        </w:pPrChange>
      </w:pPr>
    </w:p>
    <w:tbl>
      <w:tblPr>
        <w:tblStyle w:val="Tablaconcuadrcula4-nfasis3"/>
        <w:tblW w:w="0" w:type="auto"/>
        <w:tblLook w:val="04A0" w:firstRow="1" w:lastRow="0" w:firstColumn="1" w:lastColumn="0" w:noHBand="0" w:noVBand="1"/>
      </w:tblPr>
      <w:tblGrid>
        <w:gridCol w:w="4247"/>
        <w:gridCol w:w="4247"/>
      </w:tblGrid>
      <w:tr w:rsidR="00FB2A83" w14:paraId="1C08973D" w14:textId="77777777" w:rsidTr="004204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51D24E" w14:textId="77777777" w:rsidR="00FB2A83" w:rsidRDefault="00FB2A83">
            <w:pPr>
              <w:spacing w:line="276" w:lineRule="auto"/>
              <w:jc w:val="both"/>
              <w:rPr>
                <w:u w:val="single"/>
              </w:rPr>
              <w:pPrChange w:id="1701" w:author="Roca Neyra Renzo Jaime" w:date="2019-09-09T23:53:00Z">
                <w:pPr/>
              </w:pPrChange>
            </w:pPr>
            <w:proofErr w:type="spellStart"/>
            <w:r>
              <w:t>PhysioBank</w:t>
            </w:r>
            <w:proofErr w:type="spellEnd"/>
            <w:r>
              <w:t xml:space="preserve"> ATM</w:t>
            </w:r>
          </w:p>
        </w:tc>
        <w:tc>
          <w:tcPr>
            <w:tcW w:w="4247" w:type="dxa"/>
          </w:tcPr>
          <w:p w14:paraId="1AFDF765" w14:textId="77777777" w:rsidR="00FB2A83" w:rsidRPr="00FB2A83" w:rsidRDefault="00FB2A83">
            <w:pPr>
              <w:spacing w:line="276" w:lineRule="auto"/>
              <w:jc w:val="both"/>
              <w:cnfStyle w:val="100000000000" w:firstRow="1" w:lastRow="0" w:firstColumn="0" w:lastColumn="0" w:oddVBand="0" w:evenVBand="0" w:oddHBand="0" w:evenHBand="0" w:firstRowFirstColumn="0" w:firstRowLastColumn="0" w:lastRowFirstColumn="0" w:lastRowLastColumn="0"/>
              <w:pPrChange w:id="1702" w:author="Roca Neyra Renzo Jaime" w:date="2019-09-09T23:53:00Z">
                <w:pPr>
                  <w:cnfStyle w:val="100000000000" w:firstRow="1" w:lastRow="0" w:firstColumn="0" w:lastColumn="0" w:oddVBand="0" w:evenVBand="0" w:oddHBand="0" w:evenHBand="0" w:firstRowFirstColumn="0" w:firstRowLastColumn="0" w:lastRowFirstColumn="0" w:lastRowLastColumn="0"/>
                </w:pPr>
              </w:pPrChange>
            </w:pPr>
            <w:proofErr w:type="spellStart"/>
            <w:r>
              <w:t>ManagerWFDB</w:t>
            </w:r>
            <w:proofErr w:type="spellEnd"/>
          </w:p>
        </w:tc>
      </w:tr>
      <w:tr w:rsidR="00FB2A83" w14:paraId="495809DD"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09EC5D2" w14:textId="77777777" w:rsidR="00FB2A83" w:rsidRPr="001F7516" w:rsidRDefault="00FB2A83">
            <w:pPr>
              <w:spacing w:line="276" w:lineRule="auto"/>
              <w:jc w:val="both"/>
              <w:rPr>
                <w:sz w:val="19"/>
                <w:szCs w:val="19"/>
              </w:rPr>
              <w:pPrChange w:id="1703" w:author="Roca Neyra Renzo Jaime" w:date="2019-09-09T23:53:00Z">
                <w:pPr/>
              </w:pPrChange>
            </w:pPr>
            <w:r w:rsidRPr="001F7516">
              <w:rPr>
                <w:sz w:val="19"/>
                <w:szCs w:val="19"/>
              </w:rPr>
              <w:t xml:space="preserve">Record </w:t>
            </w:r>
            <w:proofErr w:type="spellStart"/>
            <w:r w:rsidRPr="001F7516">
              <w:rPr>
                <w:sz w:val="19"/>
                <w:szCs w:val="19"/>
              </w:rPr>
              <w:t>ecgiddb</w:t>
            </w:r>
            <w:proofErr w:type="spellEnd"/>
            <w:r w:rsidRPr="001F7516">
              <w:rPr>
                <w:sz w:val="19"/>
                <w:szCs w:val="19"/>
              </w:rPr>
              <w:t>/Person_01/rec_1</w:t>
            </w:r>
          </w:p>
        </w:tc>
        <w:tc>
          <w:tcPr>
            <w:tcW w:w="4247" w:type="dxa"/>
          </w:tcPr>
          <w:p w14:paraId="3617C7C8" w14:textId="77777777" w:rsidR="00FB2A83" w:rsidRDefault="00FB2A83">
            <w:pPr>
              <w:spacing w:line="276" w:lineRule="auto"/>
              <w:jc w:val="both"/>
              <w:cnfStyle w:val="000000100000" w:firstRow="0" w:lastRow="0" w:firstColumn="0" w:lastColumn="0" w:oddVBand="0" w:evenVBand="0" w:oddHBand="1" w:evenHBand="0" w:firstRowFirstColumn="0" w:firstRowLastColumn="0" w:lastRowFirstColumn="0" w:lastRowLastColumn="0"/>
              <w:rPr>
                <w:u w:val="single"/>
              </w:rPr>
              <w:pPrChange w:id="1704" w:author="Roca Neyra Renzo Jaime" w:date="2019-09-09T23:53:00Z">
                <w:pPr>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"rec_1"</w:t>
            </w:r>
            <w:r>
              <w:rPr>
                <w:rFonts w:ascii="Consolas" w:hAnsi="Consolas" w:cs="Consolas"/>
                <w:color w:val="000000"/>
                <w:sz w:val="19"/>
                <w:szCs w:val="19"/>
              </w:rPr>
              <w:t>,</w:t>
            </w:r>
          </w:p>
        </w:tc>
      </w:tr>
      <w:tr w:rsidR="00FB2A83" w14:paraId="40597BD8"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517F44B1" w14:textId="77777777" w:rsidR="00FB2A83" w:rsidRPr="007629B1" w:rsidRDefault="00FB2A83">
            <w:pPr>
              <w:spacing w:line="276" w:lineRule="auto"/>
              <w:jc w:val="both"/>
              <w:rPr>
                <w:sz w:val="19"/>
                <w:szCs w:val="19"/>
                <w:lang w:val="en-US"/>
              </w:rPr>
              <w:pPrChange w:id="1705" w:author="Roca Neyra Renzo Jaime" w:date="2019-09-09T23:53:00Z">
                <w:pPr/>
              </w:pPrChange>
            </w:pPr>
            <w:r w:rsidRPr="007629B1">
              <w:rPr>
                <w:sz w:val="19"/>
                <w:szCs w:val="19"/>
                <w:lang w:val="en-US"/>
              </w:rPr>
              <w:t>Notes</w:t>
            </w:r>
          </w:p>
          <w:p w14:paraId="1A7B193D" w14:textId="77777777" w:rsidR="00FB2A83" w:rsidRPr="007629B1" w:rsidRDefault="00FB2A83">
            <w:pPr>
              <w:spacing w:line="276" w:lineRule="auto"/>
              <w:jc w:val="both"/>
              <w:rPr>
                <w:sz w:val="19"/>
                <w:szCs w:val="19"/>
                <w:lang w:val="en-US"/>
              </w:rPr>
              <w:pPrChange w:id="1706" w:author="Roca Neyra Renzo Jaime" w:date="2019-09-09T23:53:00Z">
                <w:pPr/>
              </w:pPrChange>
            </w:pPr>
            <w:r w:rsidRPr="007629B1">
              <w:rPr>
                <w:sz w:val="19"/>
                <w:szCs w:val="19"/>
                <w:lang w:val="en-US"/>
              </w:rPr>
              <w:t>=====</w:t>
            </w:r>
          </w:p>
          <w:p w14:paraId="7F83F1F4" w14:textId="77777777" w:rsidR="00FB2A83" w:rsidRPr="007629B1" w:rsidRDefault="00FB2A83">
            <w:pPr>
              <w:spacing w:line="276" w:lineRule="auto"/>
              <w:jc w:val="both"/>
              <w:rPr>
                <w:sz w:val="19"/>
                <w:szCs w:val="19"/>
                <w:lang w:val="en-US"/>
              </w:rPr>
              <w:pPrChange w:id="1707" w:author="Roca Neyra Renzo Jaime" w:date="2019-09-09T23:53:00Z">
                <w:pPr/>
              </w:pPrChange>
            </w:pPr>
            <w:r w:rsidRPr="007629B1">
              <w:rPr>
                <w:sz w:val="19"/>
                <w:szCs w:val="19"/>
                <w:lang w:val="en-US"/>
              </w:rPr>
              <w:t xml:space="preserve"> Age: 25</w:t>
            </w:r>
          </w:p>
          <w:p w14:paraId="03E611B5" w14:textId="77777777" w:rsidR="00FB2A83" w:rsidRPr="007629B1" w:rsidRDefault="00FB2A83">
            <w:pPr>
              <w:spacing w:line="276" w:lineRule="auto"/>
              <w:jc w:val="both"/>
              <w:rPr>
                <w:sz w:val="19"/>
                <w:szCs w:val="19"/>
                <w:lang w:val="en-US"/>
              </w:rPr>
              <w:pPrChange w:id="1708" w:author="Roca Neyra Renzo Jaime" w:date="2019-09-09T23:53:00Z">
                <w:pPr/>
              </w:pPrChange>
            </w:pPr>
            <w:r w:rsidRPr="007629B1">
              <w:rPr>
                <w:sz w:val="19"/>
                <w:szCs w:val="19"/>
                <w:lang w:val="en-US"/>
              </w:rPr>
              <w:t xml:space="preserve"> Sex: male</w:t>
            </w:r>
          </w:p>
          <w:p w14:paraId="2C420E2B" w14:textId="77777777" w:rsidR="00FB2A83" w:rsidRPr="007629B1" w:rsidRDefault="00FB2A83">
            <w:pPr>
              <w:spacing w:line="276" w:lineRule="auto"/>
              <w:jc w:val="both"/>
              <w:rPr>
                <w:sz w:val="19"/>
                <w:szCs w:val="19"/>
                <w:lang w:val="en-US"/>
              </w:rPr>
              <w:pPrChange w:id="1709" w:author="Roca Neyra Renzo Jaime" w:date="2019-09-09T23:53:00Z">
                <w:pPr/>
              </w:pPrChange>
            </w:pPr>
            <w:r w:rsidRPr="007629B1">
              <w:rPr>
                <w:sz w:val="19"/>
                <w:szCs w:val="19"/>
                <w:lang w:val="en-US"/>
              </w:rPr>
              <w:t xml:space="preserve"> ECG date: 07.12.2004</w:t>
            </w:r>
          </w:p>
          <w:p w14:paraId="7D26510C" w14:textId="77777777" w:rsidR="00FB2A83" w:rsidRPr="001F7516" w:rsidRDefault="00FB2A83">
            <w:pPr>
              <w:spacing w:line="276" w:lineRule="auto"/>
              <w:jc w:val="both"/>
              <w:rPr>
                <w:sz w:val="19"/>
                <w:szCs w:val="19"/>
              </w:rPr>
              <w:pPrChange w:id="1710" w:author="Roca Neyra Renzo Jaime" w:date="2019-09-09T23:53:00Z">
                <w:pPr/>
              </w:pPrChange>
            </w:pPr>
            <w:r w:rsidRPr="001F7516">
              <w:rPr>
                <w:sz w:val="19"/>
                <w:szCs w:val="19"/>
              </w:rPr>
              <w:t>=====</w:t>
            </w:r>
          </w:p>
          <w:p w14:paraId="420039DD" w14:textId="77777777" w:rsidR="00FB2A83" w:rsidRPr="001F7516" w:rsidRDefault="00FB2A83">
            <w:pPr>
              <w:spacing w:line="276" w:lineRule="auto"/>
              <w:jc w:val="both"/>
              <w:rPr>
                <w:sz w:val="19"/>
                <w:szCs w:val="19"/>
                <w:u w:val="single"/>
              </w:rPr>
              <w:pPrChange w:id="1711" w:author="Roca Neyra Renzo Jaime" w:date="2019-09-09T23:53:00Z">
                <w:pPr/>
              </w:pPrChange>
            </w:pPr>
          </w:p>
        </w:tc>
        <w:tc>
          <w:tcPr>
            <w:tcW w:w="4247" w:type="dxa"/>
          </w:tcPr>
          <w:p w14:paraId="1DB89A8B" w14:textId="77777777" w:rsidR="00FB2A83" w:rsidRPr="007629B1" w:rsidRDefault="00FB2A8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712"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2E75B6"/>
                <w:sz w:val="19"/>
                <w:szCs w:val="19"/>
                <w:lang w:val="en-US"/>
              </w:rPr>
              <w:t>"Info"</w:t>
            </w:r>
            <w:r w:rsidRPr="007629B1">
              <w:rPr>
                <w:rFonts w:ascii="Consolas" w:hAnsi="Consolas" w:cs="Consolas"/>
                <w:color w:val="000000"/>
                <w:sz w:val="19"/>
                <w:szCs w:val="19"/>
                <w:lang w:val="en-US"/>
              </w:rPr>
              <w:t>: [</w:t>
            </w:r>
          </w:p>
          <w:p w14:paraId="4E0D965E" w14:textId="77777777" w:rsidR="00FB2A83" w:rsidRPr="007629B1" w:rsidRDefault="00FB2A8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713"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w:t>
            </w:r>
            <w:r w:rsidRPr="007629B1">
              <w:rPr>
                <w:rFonts w:ascii="Consolas" w:hAnsi="Consolas" w:cs="Consolas"/>
                <w:color w:val="000000"/>
                <w:sz w:val="19"/>
                <w:szCs w:val="19"/>
                <w:lang w:val="en-US"/>
              </w:rPr>
              <w:t>,</w:t>
            </w:r>
          </w:p>
          <w:p w14:paraId="7A4E861C" w14:textId="77777777" w:rsidR="00FB2A83" w:rsidRPr="007629B1" w:rsidRDefault="00FB2A8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714"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"Age: 25"</w:t>
            </w:r>
            <w:r w:rsidRPr="007629B1">
              <w:rPr>
                <w:rFonts w:ascii="Consolas" w:hAnsi="Consolas" w:cs="Consolas"/>
                <w:color w:val="000000"/>
                <w:sz w:val="19"/>
                <w:szCs w:val="19"/>
                <w:lang w:val="en-US"/>
              </w:rPr>
              <w:t>,</w:t>
            </w:r>
          </w:p>
          <w:p w14:paraId="317BEAF1" w14:textId="77777777" w:rsidR="00FB2A83" w:rsidRPr="007629B1" w:rsidRDefault="00FB2A8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715"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"Sex: male"</w:t>
            </w:r>
            <w:r w:rsidRPr="007629B1">
              <w:rPr>
                <w:rFonts w:ascii="Consolas" w:hAnsi="Consolas" w:cs="Consolas"/>
                <w:color w:val="000000"/>
                <w:sz w:val="19"/>
                <w:szCs w:val="19"/>
                <w:lang w:val="en-US"/>
              </w:rPr>
              <w:t>,</w:t>
            </w:r>
          </w:p>
          <w:p w14:paraId="79F0E24F" w14:textId="77777777" w:rsidR="00FB2A83" w:rsidRPr="007629B1" w:rsidRDefault="00FB2A8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716"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"ECG date: 07.12.2004"</w:t>
            </w:r>
          </w:p>
          <w:p w14:paraId="2926EAD6" w14:textId="77777777" w:rsidR="00FB2A83" w:rsidRDefault="00FB2A8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717"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Pr>
                <w:rFonts w:ascii="Consolas" w:hAnsi="Consolas" w:cs="Consolas"/>
                <w:color w:val="000000"/>
                <w:sz w:val="19"/>
                <w:szCs w:val="19"/>
              </w:rPr>
              <w:t>],</w:t>
            </w:r>
          </w:p>
          <w:p w14:paraId="550BCA37" w14:textId="77777777" w:rsidR="00FB2A83" w:rsidRDefault="00FB2A83">
            <w:pPr>
              <w:spacing w:line="276" w:lineRule="auto"/>
              <w:jc w:val="both"/>
              <w:cnfStyle w:val="000000000000" w:firstRow="0" w:lastRow="0" w:firstColumn="0" w:lastColumn="0" w:oddVBand="0" w:evenVBand="0" w:oddHBand="0" w:evenHBand="0" w:firstRowFirstColumn="0" w:firstRowLastColumn="0" w:lastRowFirstColumn="0" w:lastRowLastColumn="0"/>
              <w:rPr>
                <w:u w:val="single"/>
              </w:rPr>
              <w:pPrChange w:id="1718" w:author="Roca Neyra Renzo Jaime" w:date="2019-09-09T23:53:00Z">
                <w:pPr>
                  <w:cnfStyle w:val="000000000000" w:firstRow="0" w:lastRow="0" w:firstColumn="0" w:lastColumn="0" w:oddVBand="0" w:evenVBand="0" w:oddHBand="0" w:evenHBand="0" w:firstRowFirstColumn="0" w:firstRowLastColumn="0" w:lastRowFirstColumn="0" w:lastRowLastColumn="0"/>
                </w:pPr>
              </w:pPrChange>
            </w:pPr>
          </w:p>
        </w:tc>
      </w:tr>
      <w:tr w:rsidR="00FB2A83" w14:paraId="183B222E"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3F0DB78" w14:textId="77777777" w:rsidR="00FB2A83" w:rsidRPr="001F7516" w:rsidRDefault="00FB2A83">
            <w:pPr>
              <w:spacing w:line="276" w:lineRule="auto"/>
              <w:jc w:val="both"/>
              <w:rPr>
                <w:sz w:val="19"/>
                <w:szCs w:val="19"/>
              </w:rPr>
              <w:pPrChange w:id="1719" w:author="Roca Neyra Renzo Jaime" w:date="2019-09-09T23:53:00Z">
                <w:pPr/>
              </w:pPrChange>
            </w:pPr>
            <w:proofErr w:type="spellStart"/>
            <w:r w:rsidRPr="001F7516">
              <w:rPr>
                <w:sz w:val="19"/>
                <w:szCs w:val="19"/>
              </w:rPr>
              <w:t>Starting</w:t>
            </w:r>
            <w:proofErr w:type="spellEnd"/>
            <w:r w:rsidRPr="001F7516">
              <w:rPr>
                <w:sz w:val="19"/>
                <w:szCs w:val="19"/>
              </w:rPr>
              <w:t xml:space="preserve"> time: </w:t>
            </w:r>
            <w:proofErr w:type="spellStart"/>
            <w:r w:rsidRPr="001F7516">
              <w:rPr>
                <w:sz w:val="19"/>
                <w:szCs w:val="19"/>
              </w:rPr>
              <w:t>not</w:t>
            </w:r>
            <w:proofErr w:type="spellEnd"/>
            <w:r w:rsidRPr="001F7516">
              <w:rPr>
                <w:sz w:val="19"/>
                <w:szCs w:val="19"/>
              </w:rPr>
              <w:t xml:space="preserve"> </w:t>
            </w:r>
            <w:proofErr w:type="spellStart"/>
            <w:r w:rsidRPr="001F7516">
              <w:rPr>
                <w:sz w:val="19"/>
                <w:szCs w:val="19"/>
              </w:rPr>
              <w:t>specified</w:t>
            </w:r>
            <w:proofErr w:type="spellEnd"/>
          </w:p>
        </w:tc>
        <w:tc>
          <w:tcPr>
            <w:tcW w:w="4247" w:type="dxa"/>
          </w:tcPr>
          <w:p w14:paraId="0A2067CF" w14:textId="77777777" w:rsidR="00FB2A83" w:rsidRPr="00FB2A83" w:rsidRDefault="00FB2A8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720"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StartDateTime</w:t>
            </w:r>
            <w:proofErr w:type="spellEnd"/>
            <w:r>
              <w:rPr>
                <w:rFonts w:ascii="Consolas" w:hAnsi="Consolas" w:cs="Consolas"/>
                <w:color w:val="2E75B6"/>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tc>
      </w:tr>
      <w:tr w:rsidR="00787648" w14:paraId="3386368F"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2F9AF81B" w14:textId="77777777" w:rsidR="00787648" w:rsidRPr="001F7516" w:rsidRDefault="00787648">
            <w:pPr>
              <w:spacing w:line="276" w:lineRule="auto"/>
              <w:jc w:val="both"/>
              <w:rPr>
                <w:sz w:val="19"/>
                <w:szCs w:val="19"/>
              </w:rPr>
              <w:pPrChange w:id="1721" w:author="Roca Neyra Renzo Jaime" w:date="2019-09-09T23:53:00Z">
                <w:pPr/>
              </w:pPrChange>
            </w:pPr>
            <w:proofErr w:type="spellStart"/>
            <w:r w:rsidRPr="001F7516">
              <w:rPr>
                <w:sz w:val="19"/>
                <w:szCs w:val="19"/>
              </w:rPr>
              <w:t>Length</w:t>
            </w:r>
            <w:proofErr w:type="spellEnd"/>
            <w:r w:rsidRPr="001F7516">
              <w:rPr>
                <w:sz w:val="19"/>
                <w:szCs w:val="19"/>
              </w:rPr>
              <w:t xml:space="preserve">: 0:20.000 (10000 </w:t>
            </w:r>
            <w:proofErr w:type="spellStart"/>
            <w:r w:rsidRPr="001F7516">
              <w:rPr>
                <w:sz w:val="19"/>
                <w:szCs w:val="19"/>
              </w:rPr>
              <w:t>sample</w:t>
            </w:r>
            <w:proofErr w:type="spellEnd"/>
            <w:r w:rsidRPr="001F7516">
              <w:rPr>
                <w:sz w:val="19"/>
                <w:szCs w:val="19"/>
              </w:rPr>
              <w:t xml:space="preserve"> </w:t>
            </w:r>
            <w:proofErr w:type="spellStart"/>
            <w:r w:rsidRPr="001F7516">
              <w:rPr>
                <w:sz w:val="19"/>
                <w:szCs w:val="19"/>
              </w:rPr>
              <w:t>intervals</w:t>
            </w:r>
            <w:proofErr w:type="spellEnd"/>
            <w:r w:rsidRPr="001F7516">
              <w:rPr>
                <w:sz w:val="19"/>
                <w:szCs w:val="19"/>
              </w:rPr>
              <w:t>)</w:t>
            </w:r>
          </w:p>
        </w:tc>
        <w:tc>
          <w:tcPr>
            <w:tcW w:w="4247" w:type="dxa"/>
          </w:tcPr>
          <w:p w14:paraId="672D02E4" w14:textId="77777777" w:rsidR="00787648" w:rsidRDefault="0046026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722"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NumberOfSamplesPerSignal</w:t>
            </w:r>
            <w:proofErr w:type="spellEnd"/>
            <w:r>
              <w:rPr>
                <w:rFonts w:ascii="Consolas" w:hAnsi="Consolas" w:cs="Consolas"/>
                <w:color w:val="2E75B6"/>
                <w:sz w:val="19"/>
                <w:szCs w:val="19"/>
              </w:rPr>
              <w:t>"</w:t>
            </w:r>
            <w:r>
              <w:rPr>
                <w:rFonts w:ascii="Consolas" w:hAnsi="Consolas" w:cs="Consolas"/>
                <w:color w:val="000000"/>
                <w:sz w:val="19"/>
                <w:szCs w:val="19"/>
              </w:rPr>
              <w:t>: 10000,</w:t>
            </w:r>
          </w:p>
          <w:p w14:paraId="44D4D1EC" w14:textId="77777777" w:rsidR="0046026E" w:rsidRDefault="0046026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723"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DurationInSeconds</w:t>
            </w:r>
            <w:proofErr w:type="spellEnd"/>
            <w:r>
              <w:rPr>
                <w:rFonts w:ascii="Consolas" w:hAnsi="Consolas" w:cs="Consolas"/>
                <w:color w:val="2E75B6"/>
                <w:sz w:val="19"/>
                <w:szCs w:val="19"/>
              </w:rPr>
              <w:t>"</w:t>
            </w:r>
            <w:r>
              <w:rPr>
                <w:rFonts w:ascii="Consolas" w:hAnsi="Consolas" w:cs="Consolas"/>
                <w:color w:val="000000"/>
                <w:sz w:val="19"/>
                <w:szCs w:val="19"/>
              </w:rPr>
              <w:t>: 20.0,</w:t>
            </w:r>
          </w:p>
        </w:tc>
      </w:tr>
      <w:tr w:rsidR="00FB2A83" w14:paraId="4512FB23"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EE7CE09" w14:textId="77777777" w:rsidR="00FB2A83" w:rsidRPr="001F7516" w:rsidRDefault="00FB2A83">
            <w:pPr>
              <w:spacing w:line="276" w:lineRule="auto"/>
              <w:jc w:val="both"/>
              <w:rPr>
                <w:sz w:val="19"/>
                <w:szCs w:val="19"/>
              </w:rPr>
              <w:pPrChange w:id="1724" w:author="Roca Neyra Renzo Jaime" w:date="2019-09-09T23:53:00Z">
                <w:pPr/>
              </w:pPrChange>
            </w:pPr>
            <w:proofErr w:type="spellStart"/>
            <w:r w:rsidRPr="001F7516">
              <w:rPr>
                <w:sz w:val="19"/>
                <w:szCs w:val="19"/>
              </w:rPr>
              <w:t>Sampling</w:t>
            </w:r>
            <w:proofErr w:type="spellEnd"/>
            <w:r w:rsidRPr="001F7516">
              <w:rPr>
                <w:sz w:val="19"/>
                <w:szCs w:val="19"/>
              </w:rPr>
              <w:t xml:space="preserve"> </w:t>
            </w:r>
            <w:proofErr w:type="spellStart"/>
            <w:r w:rsidRPr="001F7516">
              <w:rPr>
                <w:sz w:val="19"/>
                <w:szCs w:val="19"/>
              </w:rPr>
              <w:t>frequency</w:t>
            </w:r>
            <w:proofErr w:type="spellEnd"/>
            <w:r w:rsidRPr="001F7516">
              <w:rPr>
                <w:sz w:val="19"/>
                <w:szCs w:val="19"/>
              </w:rPr>
              <w:t>: 500 Hz</w:t>
            </w:r>
          </w:p>
        </w:tc>
        <w:tc>
          <w:tcPr>
            <w:tcW w:w="4247" w:type="dxa"/>
          </w:tcPr>
          <w:p w14:paraId="5DD8110D" w14:textId="77777777" w:rsidR="00FB2A83" w:rsidRPr="00FB2A83" w:rsidRDefault="00FB2A8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725"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SamplingFrequencyPerSignal</w:t>
            </w:r>
            <w:proofErr w:type="spellEnd"/>
            <w:r>
              <w:rPr>
                <w:rFonts w:ascii="Consolas" w:hAnsi="Consolas" w:cs="Consolas"/>
                <w:color w:val="2E75B6"/>
                <w:sz w:val="19"/>
                <w:szCs w:val="19"/>
              </w:rPr>
              <w:t>"</w:t>
            </w:r>
            <w:r>
              <w:rPr>
                <w:rFonts w:ascii="Consolas" w:hAnsi="Consolas" w:cs="Consolas"/>
                <w:color w:val="000000"/>
                <w:sz w:val="19"/>
                <w:szCs w:val="19"/>
              </w:rPr>
              <w:t>: 500.0,</w:t>
            </w:r>
          </w:p>
        </w:tc>
      </w:tr>
      <w:tr w:rsidR="00FB2A83" w14:paraId="39772FAC" w14:textId="77777777" w:rsidTr="00420485">
        <w:tc>
          <w:tcPr>
            <w:cnfStyle w:val="001000000000" w:firstRow="0" w:lastRow="0" w:firstColumn="1" w:lastColumn="0" w:oddVBand="0" w:evenVBand="0" w:oddHBand="0" w:evenHBand="0" w:firstRowFirstColumn="0" w:firstRowLastColumn="0" w:lastRowFirstColumn="0" w:lastRowLastColumn="0"/>
            <w:tcW w:w="4247" w:type="dxa"/>
            <w:tcBorders>
              <w:bottom w:val="single" w:sz="8" w:space="0" w:color="auto"/>
            </w:tcBorders>
          </w:tcPr>
          <w:p w14:paraId="04393846" w14:textId="77777777" w:rsidR="00FB2A83" w:rsidRPr="001F7516" w:rsidRDefault="00FB2A83">
            <w:pPr>
              <w:spacing w:line="276" w:lineRule="auto"/>
              <w:jc w:val="both"/>
              <w:rPr>
                <w:sz w:val="19"/>
                <w:szCs w:val="19"/>
              </w:rPr>
              <w:pPrChange w:id="1726" w:author="Roca Neyra Renzo Jaime" w:date="2019-09-09T23:53:00Z">
                <w:pPr/>
              </w:pPrChange>
            </w:pPr>
            <w:r w:rsidRPr="001F7516">
              <w:rPr>
                <w:sz w:val="19"/>
                <w:szCs w:val="19"/>
              </w:rPr>
              <w:t xml:space="preserve">2 </w:t>
            </w:r>
            <w:proofErr w:type="spellStart"/>
            <w:r w:rsidRPr="001F7516">
              <w:rPr>
                <w:sz w:val="19"/>
                <w:szCs w:val="19"/>
              </w:rPr>
              <w:t>signals</w:t>
            </w:r>
            <w:proofErr w:type="spellEnd"/>
          </w:p>
        </w:tc>
        <w:tc>
          <w:tcPr>
            <w:tcW w:w="4247" w:type="dxa"/>
            <w:tcBorders>
              <w:bottom w:val="single" w:sz="8" w:space="0" w:color="auto"/>
            </w:tcBorders>
          </w:tcPr>
          <w:p w14:paraId="22307EA4" w14:textId="77777777" w:rsidR="00FB2A83" w:rsidRDefault="00FB2A83">
            <w:pPr>
              <w:spacing w:line="276" w:lineRule="auto"/>
              <w:jc w:val="both"/>
              <w:cnfStyle w:val="000000000000" w:firstRow="0" w:lastRow="0" w:firstColumn="0" w:lastColumn="0" w:oddVBand="0" w:evenVBand="0" w:oddHBand="0" w:evenHBand="0" w:firstRowFirstColumn="0" w:firstRowLastColumn="0" w:lastRowFirstColumn="0" w:lastRowLastColumn="0"/>
              <w:rPr>
                <w:u w:val="single"/>
              </w:rPr>
              <w:pPrChange w:id="1727" w:author="Roca Neyra Renzo Jaime" w:date="2019-09-09T23:53:00Z">
                <w:pPr>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NumberOfSignals</w:t>
            </w:r>
            <w:proofErr w:type="spellEnd"/>
            <w:r>
              <w:rPr>
                <w:rFonts w:ascii="Consolas" w:hAnsi="Consolas" w:cs="Consolas"/>
                <w:color w:val="2E75B6"/>
                <w:sz w:val="19"/>
                <w:szCs w:val="19"/>
              </w:rPr>
              <w:t>"</w:t>
            </w:r>
            <w:r>
              <w:rPr>
                <w:rFonts w:ascii="Consolas" w:hAnsi="Consolas" w:cs="Consolas"/>
                <w:color w:val="000000"/>
                <w:sz w:val="19"/>
                <w:szCs w:val="19"/>
              </w:rPr>
              <w:t>: 2,</w:t>
            </w:r>
          </w:p>
        </w:tc>
      </w:tr>
      <w:tr w:rsidR="00FB2A83" w14:paraId="5FCB459A"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8" w:space="0" w:color="auto"/>
            </w:tcBorders>
          </w:tcPr>
          <w:p w14:paraId="2C6CA803" w14:textId="77777777" w:rsidR="00FB2A83" w:rsidRPr="001F7516" w:rsidRDefault="00FB2A83">
            <w:pPr>
              <w:spacing w:line="276" w:lineRule="auto"/>
              <w:jc w:val="both"/>
              <w:rPr>
                <w:sz w:val="19"/>
                <w:szCs w:val="19"/>
              </w:rPr>
              <w:pPrChange w:id="1728" w:author="Roca Neyra Renzo Jaime" w:date="2019-09-09T23:53:00Z">
                <w:pPr/>
              </w:pPrChange>
            </w:pPr>
            <w:proofErr w:type="spellStart"/>
            <w:r w:rsidRPr="001F7516">
              <w:rPr>
                <w:sz w:val="19"/>
                <w:szCs w:val="19"/>
              </w:rPr>
              <w:t>Group</w:t>
            </w:r>
            <w:proofErr w:type="spellEnd"/>
            <w:r w:rsidRPr="001F7516">
              <w:rPr>
                <w:sz w:val="19"/>
                <w:szCs w:val="19"/>
              </w:rPr>
              <w:t xml:space="preserve"> 0, </w:t>
            </w:r>
            <w:proofErr w:type="spellStart"/>
            <w:r w:rsidRPr="001F7516">
              <w:rPr>
                <w:sz w:val="19"/>
                <w:szCs w:val="19"/>
              </w:rPr>
              <w:t>Signal</w:t>
            </w:r>
            <w:proofErr w:type="spellEnd"/>
            <w:r w:rsidRPr="001F7516">
              <w:rPr>
                <w:sz w:val="19"/>
                <w:szCs w:val="19"/>
              </w:rPr>
              <w:t xml:space="preserve"> 0:</w:t>
            </w:r>
          </w:p>
        </w:tc>
        <w:tc>
          <w:tcPr>
            <w:tcW w:w="4247" w:type="dxa"/>
            <w:tcBorders>
              <w:top w:val="single" w:sz="8" w:space="0" w:color="auto"/>
            </w:tcBorders>
          </w:tcPr>
          <w:p w14:paraId="5F763C5A" w14:textId="77777777" w:rsidR="00FB2A83" w:rsidRDefault="00FB2A8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729"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Group</w:t>
            </w:r>
            <w:proofErr w:type="spellEnd"/>
            <w:r>
              <w:rPr>
                <w:rFonts w:ascii="Consolas" w:hAnsi="Consolas" w:cs="Consolas"/>
                <w:color w:val="2E75B6"/>
                <w:sz w:val="19"/>
                <w:szCs w:val="19"/>
              </w:rPr>
              <w:t>"</w:t>
            </w:r>
            <w:r>
              <w:rPr>
                <w:rFonts w:ascii="Consolas" w:hAnsi="Consolas" w:cs="Consolas"/>
                <w:color w:val="000000"/>
                <w:sz w:val="19"/>
                <w:szCs w:val="19"/>
              </w:rPr>
              <w:t>: 0,</w:t>
            </w:r>
          </w:p>
          <w:p w14:paraId="55F62A8D" w14:textId="77777777" w:rsidR="00FB2A83" w:rsidRPr="00FB2A83" w:rsidRDefault="00FB2A8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730"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FB2A83" w14:paraId="0905A408"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143A11BF" w14:textId="77777777" w:rsidR="00FB2A83" w:rsidRPr="001F7516" w:rsidRDefault="00FB2A83">
            <w:pPr>
              <w:spacing w:line="276" w:lineRule="auto"/>
              <w:jc w:val="both"/>
              <w:rPr>
                <w:sz w:val="19"/>
                <w:szCs w:val="19"/>
              </w:rPr>
              <w:pPrChange w:id="1731" w:author="Roca Neyra Renzo Jaime" w:date="2019-09-09T23:53:00Z">
                <w:pPr/>
              </w:pPrChange>
            </w:pPr>
            <w:r w:rsidRPr="001F7516">
              <w:rPr>
                <w:sz w:val="19"/>
                <w:szCs w:val="19"/>
              </w:rPr>
              <w:t>File: rec_1.dat</w:t>
            </w:r>
          </w:p>
        </w:tc>
        <w:tc>
          <w:tcPr>
            <w:tcW w:w="4247" w:type="dxa"/>
          </w:tcPr>
          <w:p w14:paraId="12C775FA" w14:textId="77777777" w:rsidR="00FB2A83" w:rsidRDefault="00FB2A8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u w:val="single"/>
              </w:rPr>
              <w:pPrChange w:id="1732"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FileName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"rec_1.dat"</w:t>
            </w:r>
          </w:p>
        </w:tc>
      </w:tr>
      <w:tr w:rsidR="00787648" w14:paraId="70D6906A"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87280D4" w14:textId="77777777" w:rsidR="00787648" w:rsidRPr="001F7516" w:rsidRDefault="0046026E">
            <w:pPr>
              <w:spacing w:line="276" w:lineRule="auto"/>
              <w:jc w:val="both"/>
              <w:rPr>
                <w:sz w:val="19"/>
                <w:szCs w:val="19"/>
              </w:rPr>
              <w:pPrChange w:id="1733" w:author="Roca Neyra Renzo Jaime" w:date="2019-09-09T23:53:00Z">
                <w:pPr/>
              </w:pPrChange>
            </w:pPr>
            <w:proofErr w:type="spellStart"/>
            <w:r w:rsidRPr="001F7516">
              <w:rPr>
                <w:sz w:val="19"/>
                <w:szCs w:val="19"/>
              </w:rPr>
              <w:t>Description</w:t>
            </w:r>
            <w:proofErr w:type="spellEnd"/>
            <w:r w:rsidRPr="001F7516">
              <w:rPr>
                <w:sz w:val="19"/>
                <w:szCs w:val="19"/>
              </w:rPr>
              <w:t>: ECG I</w:t>
            </w:r>
          </w:p>
        </w:tc>
        <w:tc>
          <w:tcPr>
            <w:tcW w:w="4247" w:type="dxa"/>
          </w:tcPr>
          <w:p w14:paraId="1BC50827" w14:textId="77777777" w:rsidR="00787648" w:rsidRDefault="0046026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734"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Description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"ECG I"</w:t>
            </w:r>
            <w:r>
              <w:rPr>
                <w:rFonts w:ascii="Consolas" w:hAnsi="Consolas" w:cs="Consolas"/>
                <w:color w:val="000000"/>
                <w:sz w:val="19"/>
                <w:szCs w:val="19"/>
              </w:rPr>
              <w:t>,</w:t>
            </w:r>
          </w:p>
        </w:tc>
      </w:tr>
      <w:tr w:rsidR="00787648" w14:paraId="14337381"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726F20F3" w14:textId="77777777" w:rsidR="00787648" w:rsidRPr="001F7516" w:rsidRDefault="0046026E">
            <w:pPr>
              <w:spacing w:line="276" w:lineRule="auto"/>
              <w:jc w:val="both"/>
              <w:rPr>
                <w:sz w:val="19"/>
                <w:szCs w:val="19"/>
              </w:rPr>
              <w:pPrChange w:id="1735" w:author="Roca Neyra Renzo Jaime" w:date="2019-09-09T23:53:00Z">
                <w:pPr/>
              </w:pPrChange>
            </w:pPr>
            <w:r w:rsidRPr="001F7516">
              <w:rPr>
                <w:sz w:val="19"/>
                <w:szCs w:val="19"/>
              </w:rPr>
              <w:t xml:space="preserve">Gain: 200 </w:t>
            </w:r>
            <w:proofErr w:type="spellStart"/>
            <w:r w:rsidRPr="001F7516">
              <w:rPr>
                <w:sz w:val="19"/>
                <w:szCs w:val="19"/>
              </w:rPr>
              <w:t>adu</w:t>
            </w:r>
            <w:proofErr w:type="spellEnd"/>
            <w:r w:rsidRPr="001F7516">
              <w:rPr>
                <w:sz w:val="19"/>
                <w:szCs w:val="19"/>
              </w:rPr>
              <w:t>/</w:t>
            </w:r>
            <w:proofErr w:type="spellStart"/>
            <w:r w:rsidRPr="001F7516">
              <w:rPr>
                <w:sz w:val="19"/>
                <w:szCs w:val="19"/>
              </w:rPr>
              <w:t>mV</w:t>
            </w:r>
            <w:proofErr w:type="spellEnd"/>
          </w:p>
        </w:tc>
        <w:tc>
          <w:tcPr>
            <w:tcW w:w="4247" w:type="dxa"/>
          </w:tcPr>
          <w:p w14:paraId="2C500097" w14:textId="77777777" w:rsidR="00787648" w:rsidRDefault="0046026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736"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"Gain"</w:t>
            </w:r>
            <w:r>
              <w:rPr>
                <w:rFonts w:ascii="Consolas" w:hAnsi="Consolas" w:cs="Consolas"/>
                <w:color w:val="000000"/>
                <w:sz w:val="19"/>
                <w:szCs w:val="19"/>
              </w:rPr>
              <w:t>: 200.0,</w:t>
            </w:r>
          </w:p>
        </w:tc>
      </w:tr>
      <w:tr w:rsidR="00787648" w14:paraId="2F219D9D"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4E2DCC1" w14:textId="77777777" w:rsidR="00787648" w:rsidRPr="001F7516" w:rsidRDefault="0046026E">
            <w:pPr>
              <w:spacing w:line="276" w:lineRule="auto"/>
              <w:jc w:val="both"/>
              <w:rPr>
                <w:sz w:val="19"/>
                <w:szCs w:val="19"/>
              </w:rPr>
              <w:pPrChange w:id="1737" w:author="Roca Neyra Renzo Jaime" w:date="2019-09-09T23:53:00Z">
                <w:pPr/>
              </w:pPrChange>
            </w:pPr>
            <w:proofErr w:type="spellStart"/>
            <w:r w:rsidRPr="001F7516">
              <w:rPr>
                <w:sz w:val="19"/>
                <w:szCs w:val="19"/>
              </w:rPr>
              <w:t>Initial</w:t>
            </w:r>
            <w:proofErr w:type="spellEnd"/>
            <w:r w:rsidRPr="001F7516">
              <w:rPr>
                <w:sz w:val="19"/>
                <w:szCs w:val="19"/>
              </w:rPr>
              <w:t xml:space="preserve"> </w:t>
            </w:r>
            <w:proofErr w:type="spellStart"/>
            <w:r w:rsidRPr="001F7516">
              <w:rPr>
                <w:sz w:val="19"/>
                <w:szCs w:val="19"/>
              </w:rPr>
              <w:t>value</w:t>
            </w:r>
            <w:proofErr w:type="spellEnd"/>
            <w:r w:rsidRPr="001F7516">
              <w:rPr>
                <w:sz w:val="19"/>
                <w:szCs w:val="19"/>
              </w:rPr>
              <w:t>: -17</w:t>
            </w:r>
          </w:p>
        </w:tc>
        <w:tc>
          <w:tcPr>
            <w:tcW w:w="4247" w:type="dxa"/>
          </w:tcPr>
          <w:p w14:paraId="5E3B9720" w14:textId="77777777" w:rsidR="00787648" w:rsidRDefault="001F751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738"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InitValue</w:t>
            </w:r>
            <w:proofErr w:type="spellEnd"/>
            <w:r>
              <w:rPr>
                <w:rFonts w:ascii="Consolas" w:hAnsi="Consolas" w:cs="Consolas"/>
                <w:color w:val="2E75B6"/>
                <w:sz w:val="19"/>
                <w:szCs w:val="19"/>
              </w:rPr>
              <w:t>"</w:t>
            </w:r>
            <w:r>
              <w:rPr>
                <w:rFonts w:ascii="Consolas" w:hAnsi="Consolas" w:cs="Consolas"/>
                <w:color w:val="000000"/>
                <w:sz w:val="19"/>
                <w:szCs w:val="19"/>
              </w:rPr>
              <w:t>: -17,</w:t>
            </w:r>
          </w:p>
        </w:tc>
      </w:tr>
      <w:tr w:rsidR="00787648" w14:paraId="673C94CC"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37A85498" w14:textId="77777777" w:rsidR="00787648" w:rsidRPr="001F7516" w:rsidRDefault="0046026E">
            <w:pPr>
              <w:spacing w:line="276" w:lineRule="auto"/>
              <w:jc w:val="both"/>
              <w:rPr>
                <w:sz w:val="19"/>
                <w:szCs w:val="19"/>
              </w:rPr>
              <w:pPrChange w:id="1739" w:author="Roca Neyra Renzo Jaime" w:date="2019-09-09T23:53:00Z">
                <w:pPr/>
              </w:pPrChange>
            </w:pPr>
            <w:r w:rsidRPr="001F7516">
              <w:rPr>
                <w:sz w:val="19"/>
                <w:szCs w:val="19"/>
              </w:rPr>
              <w:t xml:space="preserve">Storage </w:t>
            </w:r>
            <w:proofErr w:type="spellStart"/>
            <w:r w:rsidRPr="001F7516">
              <w:rPr>
                <w:sz w:val="19"/>
                <w:szCs w:val="19"/>
              </w:rPr>
              <w:t>format</w:t>
            </w:r>
            <w:proofErr w:type="spellEnd"/>
            <w:r w:rsidRPr="001F7516">
              <w:rPr>
                <w:sz w:val="19"/>
                <w:szCs w:val="19"/>
              </w:rPr>
              <w:t>: 16</w:t>
            </w:r>
          </w:p>
        </w:tc>
        <w:tc>
          <w:tcPr>
            <w:tcW w:w="4247" w:type="dxa"/>
          </w:tcPr>
          <w:p w14:paraId="4FC22CC6" w14:textId="77777777" w:rsidR="00787648" w:rsidRDefault="001F751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740"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Format</w:t>
            </w:r>
            <w:proofErr w:type="spellEnd"/>
            <w:r>
              <w:rPr>
                <w:rFonts w:ascii="Consolas" w:hAnsi="Consolas" w:cs="Consolas"/>
                <w:color w:val="2E75B6"/>
                <w:sz w:val="19"/>
                <w:szCs w:val="19"/>
              </w:rPr>
              <w:t>"</w:t>
            </w:r>
            <w:r>
              <w:rPr>
                <w:rFonts w:ascii="Consolas" w:hAnsi="Consolas" w:cs="Consolas"/>
                <w:color w:val="000000"/>
                <w:sz w:val="19"/>
                <w:szCs w:val="19"/>
              </w:rPr>
              <w:t>: 16,</w:t>
            </w:r>
          </w:p>
        </w:tc>
      </w:tr>
      <w:tr w:rsidR="00787648" w:rsidRPr="002B24BF" w14:paraId="16D43FF4"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255364" w14:textId="77777777" w:rsidR="00787648" w:rsidRPr="007629B1" w:rsidRDefault="0046026E">
            <w:pPr>
              <w:spacing w:line="276" w:lineRule="auto"/>
              <w:jc w:val="both"/>
              <w:rPr>
                <w:sz w:val="19"/>
                <w:szCs w:val="19"/>
                <w:lang w:val="en-US"/>
              </w:rPr>
              <w:pPrChange w:id="1741" w:author="Roca Neyra Renzo Jaime" w:date="2019-09-09T23:53:00Z">
                <w:pPr/>
              </w:pPrChange>
            </w:pPr>
            <w:r w:rsidRPr="007629B1">
              <w:rPr>
                <w:sz w:val="19"/>
                <w:szCs w:val="19"/>
                <w:lang w:val="en-US"/>
              </w:rPr>
              <w:t>I/O: can be unbuffered</w:t>
            </w:r>
          </w:p>
        </w:tc>
        <w:tc>
          <w:tcPr>
            <w:tcW w:w="4247" w:type="dxa"/>
          </w:tcPr>
          <w:p w14:paraId="24FCF1C8" w14:textId="77777777" w:rsidR="00787648" w:rsidRPr="007629B1" w:rsidRDefault="0078764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lang w:val="en-US"/>
              </w:rPr>
              <w:pPrChange w:id="1742"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p>
        </w:tc>
      </w:tr>
      <w:tr w:rsidR="00787648" w14:paraId="701B6BB7"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67A63341" w14:textId="77777777" w:rsidR="00787648" w:rsidRPr="001F7516" w:rsidRDefault="00D269E2">
            <w:pPr>
              <w:spacing w:line="276" w:lineRule="auto"/>
              <w:jc w:val="both"/>
              <w:rPr>
                <w:sz w:val="19"/>
                <w:szCs w:val="19"/>
              </w:rPr>
              <w:pPrChange w:id="1743" w:author="Roca Neyra Renzo Jaime" w:date="2019-09-09T23:53:00Z">
                <w:pPr/>
              </w:pPrChange>
            </w:pPr>
            <w:r w:rsidRPr="001F7516">
              <w:rPr>
                <w:sz w:val="19"/>
                <w:szCs w:val="19"/>
              </w:rPr>
              <w:t xml:space="preserve">ADC </w:t>
            </w:r>
            <w:proofErr w:type="spellStart"/>
            <w:r w:rsidRPr="001F7516">
              <w:rPr>
                <w:sz w:val="19"/>
                <w:szCs w:val="19"/>
              </w:rPr>
              <w:t>resolution</w:t>
            </w:r>
            <w:proofErr w:type="spellEnd"/>
            <w:r w:rsidRPr="001F7516">
              <w:rPr>
                <w:sz w:val="19"/>
                <w:szCs w:val="19"/>
              </w:rPr>
              <w:t>: 12 bits</w:t>
            </w:r>
          </w:p>
        </w:tc>
        <w:tc>
          <w:tcPr>
            <w:tcW w:w="4247" w:type="dxa"/>
          </w:tcPr>
          <w:p w14:paraId="6E09269E" w14:textId="77777777" w:rsidR="00787648" w:rsidRDefault="001F751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744"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AdcResolution</w:t>
            </w:r>
            <w:proofErr w:type="spellEnd"/>
            <w:r>
              <w:rPr>
                <w:rFonts w:ascii="Consolas" w:hAnsi="Consolas" w:cs="Consolas"/>
                <w:color w:val="2E75B6"/>
                <w:sz w:val="19"/>
                <w:szCs w:val="19"/>
              </w:rPr>
              <w:t>"</w:t>
            </w:r>
            <w:r>
              <w:rPr>
                <w:rFonts w:ascii="Consolas" w:hAnsi="Consolas" w:cs="Consolas"/>
                <w:color w:val="000000"/>
                <w:sz w:val="19"/>
                <w:szCs w:val="19"/>
              </w:rPr>
              <w:t>: 12,</w:t>
            </w:r>
          </w:p>
        </w:tc>
      </w:tr>
      <w:tr w:rsidR="00D269E2" w14:paraId="4A4BD462"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00301B" w14:textId="77777777" w:rsidR="00D269E2" w:rsidRPr="001F7516" w:rsidRDefault="001F7516">
            <w:pPr>
              <w:tabs>
                <w:tab w:val="left" w:pos="1083"/>
              </w:tabs>
              <w:spacing w:line="276" w:lineRule="auto"/>
              <w:jc w:val="both"/>
              <w:rPr>
                <w:sz w:val="19"/>
                <w:szCs w:val="19"/>
              </w:rPr>
              <w:pPrChange w:id="1745" w:author="Roca Neyra Renzo Jaime" w:date="2019-09-09T23:53:00Z">
                <w:pPr>
                  <w:tabs>
                    <w:tab w:val="left" w:pos="1083"/>
                  </w:tabs>
                </w:pPr>
              </w:pPrChange>
            </w:pPr>
            <w:r w:rsidRPr="001F7516">
              <w:rPr>
                <w:sz w:val="19"/>
                <w:szCs w:val="19"/>
              </w:rPr>
              <w:t xml:space="preserve">ADC </w:t>
            </w:r>
            <w:proofErr w:type="spellStart"/>
            <w:r w:rsidRPr="001F7516">
              <w:rPr>
                <w:sz w:val="19"/>
                <w:szCs w:val="19"/>
              </w:rPr>
              <w:t>zero</w:t>
            </w:r>
            <w:proofErr w:type="spellEnd"/>
            <w:r w:rsidRPr="001F7516">
              <w:rPr>
                <w:sz w:val="19"/>
                <w:szCs w:val="19"/>
              </w:rPr>
              <w:t>: 0</w:t>
            </w:r>
          </w:p>
        </w:tc>
        <w:tc>
          <w:tcPr>
            <w:tcW w:w="4247" w:type="dxa"/>
          </w:tcPr>
          <w:p w14:paraId="0D4279EB" w14:textId="77777777" w:rsidR="00D269E2" w:rsidRDefault="001F751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746"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"AdcZero"</w:t>
            </w:r>
            <w:r>
              <w:rPr>
                <w:rFonts w:ascii="Consolas" w:hAnsi="Consolas" w:cs="Consolas"/>
                <w:color w:val="000000"/>
                <w:sz w:val="19"/>
                <w:szCs w:val="19"/>
              </w:rPr>
              <w:t>: 0,</w:t>
            </w:r>
          </w:p>
        </w:tc>
      </w:tr>
      <w:tr w:rsidR="00D269E2" w14:paraId="43C933D1"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5A1F8D4A" w14:textId="77777777" w:rsidR="00D269E2" w:rsidRPr="001F7516" w:rsidRDefault="001F7516">
            <w:pPr>
              <w:spacing w:line="276" w:lineRule="auto"/>
              <w:jc w:val="both"/>
              <w:rPr>
                <w:sz w:val="19"/>
                <w:szCs w:val="19"/>
              </w:rPr>
              <w:pPrChange w:id="1747" w:author="Roca Neyra Renzo Jaime" w:date="2019-09-09T23:53:00Z">
                <w:pPr/>
              </w:pPrChange>
            </w:pPr>
            <w:proofErr w:type="spellStart"/>
            <w:r w:rsidRPr="001F7516">
              <w:rPr>
                <w:sz w:val="19"/>
                <w:szCs w:val="19"/>
              </w:rPr>
              <w:t>Baseline</w:t>
            </w:r>
            <w:proofErr w:type="spellEnd"/>
            <w:r w:rsidRPr="001F7516">
              <w:rPr>
                <w:sz w:val="19"/>
                <w:szCs w:val="19"/>
              </w:rPr>
              <w:t>: 0</w:t>
            </w:r>
          </w:p>
        </w:tc>
        <w:tc>
          <w:tcPr>
            <w:tcW w:w="4247" w:type="dxa"/>
          </w:tcPr>
          <w:p w14:paraId="077C39FC" w14:textId="77777777" w:rsidR="00D269E2" w:rsidRDefault="001F751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748"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Baseline</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D269E2" w14:paraId="3B725CCE"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8" w:space="0" w:color="auto"/>
            </w:tcBorders>
          </w:tcPr>
          <w:p w14:paraId="18D5A668" w14:textId="77777777" w:rsidR="00D269E2" w:rsidRPr="001F7516" w:rsidRDefault="001F7516">
            <w:pPr>
              <w:spacing w:line="276" w:lineRule="auto"/>
              <w:jc w:val="both"/>
              <w:rPr>
                <w:sz w:val="19"/>
                <w:szCs w:val="19"/>
              </w:rPr>
              <w:pPrChange w:id="1749" w:author="Roca Neyra Renzo Jaime" w:date="2019-09-09T23:53:00Z">
                <w:pPr/>
              </w:pPrChange>
            </w:pPr>
            <w:proofErr w:type="spellStart"/>
            <w:r w:rsidRPr="001F7516">
              <w:rPr>
                <w:sz w:val="19"/>
                <w:szCs w:val="19"/>
              </w:rPr>
              <w:t>Checksum</w:t>
            </w:r>
            <w:proofErr w:type="spellEnd"/>
            <w:r w:rsidRPr="001F7516">
              <w:rPr>
                <w:sz w:val="19"/>
                <w:szCs w:val="19"/>
              </w:rPr>
              <w:t>: 17532</w:t>
            </w:r>
          </w:p>
        </w:tc>
        <w:tc>
          <w:tcPr>
            <w:tcW w:w="4247" w:type="dxa"/>
            <w:tcBorders>
              <w:bottom w:val="single" w:sz="8" w:space="0" w:color="auto"/>
            </w:tcBorders>
          </w:tcPr>
          <w:p w14:paraId="575D9036" w14:textId="77777777" w:rsidR="00D269E2" w:rsidRDefault="001F751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750"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CheckSum</w:t>
            </w:r>
            <w:proofErr w:type="spellEnd"/>
            <w:r>
              <w:rPr>
                <w:rFonts w:ascii="Consolas" w:hAnsi="Consolas" w:cs="Consolas"/>
                <w:color w:val="2E75B6"/>
                <w:sz w:val="19"/>
                <w:szCs w:val="19"/>
              </w:rPr>
              <w:t>"</w:t>
            </w:r>
            <w:r>
              <w:rPr>
                <w:rFonts w:ascii="Consolas" w:hAnsi="Consolas" w:cs="Consolas"/>
                <w:color w:val="000000"/>
                <w:sz w:val="19"/>
                <w:szCs w:val="19"/>
              </w:rPr>
              <w:t>: 17532,</w:t>
            </w:r>
          </w:p>
        </w:tc>
      </w:tr>
      <w:tr w:rsidR="001F7516" w14:paraId="7564E3E6" w14:textId="77777777" w:rsidTr="00420485">
        <w:tc>
          <w:tcPr>
            <w:cnfStyle w:val="001000000000" w:firstRow="0" w:lastRow="0" w:firstColumn="1" w:lastColumn="0" w:oddVBand="0" w:evenVBand="0" w:oddHBand="0" w:evenHBand="0" w:firstRowFirstColumn="0" w:firstRowLastColumn="0" w:lastRowFirstColumn="0" w:lastRowLastColumn="0"/>
            <w:tcW w:w="4247" w:type="dxa"/>
            <w:tcBorders>
              <w:top w:val="single" w:sz="8" w:space="0" w:color="auto"/>
            </w:tcBorders>
          </w:tcPr>
          <w:p w14:paraId="2D5F27F9" w14:textId="77777777" w:rsidR="001F7516" w:rsidRPr="001F7516" w:rsidRDefault="001F7516">
            <w:pPr>
              <w:tabs>
                <w:tab w:val="left" w:pos="1117"/>
              </w:tabs>
              <w:spacing w:line="276" w:lineRule="auto"/>
              <w:jc w:val="both"/>
              <w:rPr>
                <w:sz w:val="19"/>
                <w:szCs w:val="19"/>
              </w:rPr>
              <w:pPrChange w:id="1751" w:author="Roca Neyra Renzo Jaime" w:date="2019-09-09T23:53:00Z">
                <w:pPr>
                  <w:tabs>
                    <w:tab w:val="left" w:pos="1117"/>
                  </w:tabs>
                </w:pPr>
              </w:pPrChange>
            </w:pPr>
            <w:proofErr w:type="spellStart"/>
            <w:r w:rsidRPr="001F7516">
              <w:rPr>
                <w:sz w:val="19"/>
                <w:szCs w:val="19"/>
              </w:rPr>
              <w:t>Group</w:t>
            </w:r>
            <w:proofErr w:type="spellEnd"/>
            <w:r w:rsidRPr="001F7516">
              <w:rPr>
                <w:sz w:val="19"/>
                <w:szCs w:val="19"/>
              </w:rPr>
              <w:t xml:space="preserve"> 0, </w:t>
            </w:r>
            <w:proofErr w:type="spellStart"/>
            <w:r w:rsidRPr="001F7516">
              <w:rPr>
                <w:sz w:val="19"/>
                <w:szCs w:val="19"/>
              </w:rPr>
              <w:t>Signal</w:t>
            </w:r>
            <w:proofErr w:type="spellEnd"/>
            <w:r w:rsidRPr="001F7516">
              <w:rPr>
                <w:sz w:val="19"/>
                <w:szCs w:val="19"/>
              </w:rPr>
              <w:t xml:space="preserve"> 1:</w:t>
            </w:r>
          </w:p>
        </w:tc>
        <w:tc>
          <w:tcPr>
            <w:tcW w:w="4247" w:type="dxa"/>
            <w:tcBorders>
              <w:top w:val="single" w:sz="8" w:space="0" w:color="auto"/>
            </w:tcBorders>
          </w:tcPr>
          <w:p w14:paraId="368D4CD4" w14:textId="77777777" w:rsidR="001F7516" w:rsidRDefault="001F751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752"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Group</w:t>
            </w:r>
            <w:proofErr w:type="spellEnd"/>
            <w:r>
              <w:rPr>
                <w:rFonts w:ascii="Consolas" w:hAnsi="Consolas" w:cs="Consolas"/>
                <w:color w:val="2E75B6"/>
                <w:sz w:val="19"/>
                <w:szCs w:val="19"/>
              </w:rPr>
              <w:t>"</w:t>
            </w:r>
            <w:r>
              <w:rPr>
                <w:rFonts w:ascii="Consolas" w:hAnsi="Consolas" w:cs="Consolas"/>
                <w:color w:val="000000"/>
                <w:sz w:val="19"/>
                <w:szCs w:val="19"/>
              </w:rPr>
              <w:t>: 0,</w:t>
            </w:r>
          </w:p>
          <w:p w14:paraId="65C944E5" w14:textId="77777777" w:rsidR="001F7516" w:rsidRDefault="001F751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753"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w:t>
            </w:r>
            <w:proofErr w:type="spellEnd"/>
            <w:r>
              <w:rPr>
                <w:rFonts w:ascii="Consolas" w:hAnsi="Consolas" w:cs="Consolas"/>
                <w:color w:val="2E75B6"/>
                <w:sz w:val="19"/>
                <w:szCs w:val="19"/>
              </w:rPr>
              <w:t>"</w:t>
            </w:r>
            <w:r>
              <w:rPr>
                <w:rFonts w:ascii="Consolas" w:hAnsi="Consolas" w:cs="Consolas"/>
                <w:color w:val="000000"/>
                <w:sz w:val="19"/>
                <w:szCs w:val="19"/>
              </w:rPr>
              <w:t>: 1,</w:t>
            </w:r>
          </w:p>
        </w:tc>
      </w:tr>
      <w:tr w:rsidR="001F7516" w14:paraId="795F13CE"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A87DF2C" w14:textId="77777777" w:rsidR="001F7516" w:rsidRPr="001F7516" w:rsidRDefault="001F7516">
            <w:pPr>
              <w:spacing w:line="276" w:lineRule="auto"/>
              <w:jc w:val="both"/>
              <w:rPr>
                <w:sz w:val="19"/>
                <w:szCs w:val="19"/>
              </w:rPr>
              <w:pPrChange w:id="1754" w:author="Roca Neyra Renzo Jaime" w:date="2019-09-09T23:53:00Z">
                <w:pPr/>
              </w:pPrChange>
            </w:pPr>
            <w:r w:rsidRPr="001F7516">
              <w:rPr>
                <w:sz w:val="19"/>
                <w:szCs w:val="19"/>
              </w:rPr>
              <w:t>File: rec_1.dat</w:t>
            </w:r>
          </w:p>
        </w:tc>
        <w:tc>
          <w:tcPr>
            <w:tcW w:w="4247" w:type="dxa"/>
          </w:tcPr>
          <w:p w14:paraId="09897520" w14:textId="77777777" w:rsidR="001F7516" w:rsidRDefault="001F751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755"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FileName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"rec_1.dat"</w:t>
            </w:r>
          </w:p>
        </w:tc>
      </w:tr>
      <w:tr w:rsidR="001F7516" w14:paraId="1DF3D14F"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4F87B51B" w14:textId="77777777" w:rsidR="001F7516" w:rsidRPr="001F7516" w:rsidRDefault="001F7516">
            <w:pPr>
              <w:spacing w:line="276" w:lineRule="auto"/>
              <w:jc w:val="both"/>
              <w:rPr>
                <w:sz w:val="19"/>
                <w:szCs w:val="19"/>
              </w:rPr>
              <w:pPrChange w:id="1756" w:author="Roca Neyra Renzo Jaime" w:date="2019-09-09T23:53:00Z">
                <w:pPr/>
              </w:pPrChange>
            </w:pPr>
            <w:proofErr w:type="spellStart"/>
            <w:r w:rsidRPr="001F7516">
              <w:rPr>
                <w:sz w:val="19"/>
                <w:szCs w:val="19"/>
              </w:rPr>
              <w:t>Description</w:t>
            </w:r>
            <w:proofErr w:type="spellEnd"/>
            <w:r w:rsidRPr="001F7516">
              <w:rPr>
                <w:sz w:val="19"/>
                <w:szCs w:val="19"/>
              </w:rPr>
              <w:t xml:space="preserve">: ECG I </w:t>
            </w:r>
            <w:proofErr w:type="spellStart"/>
            <w:r w:rsidRPr="001F7516">
              <w:rPr>
                <w:sz w:val="19"/>
                <w:szCs w:val="19"/>
              </w:rPr>
              <w:t>filtered</w:t>
            </w:r>
            <w:proofErr w:type="spellEnd"/>
          </w:p>
        </w:tc>
        <w:tc>
          <w:tcPr>
            <w:tcW w:w="4247" w:type="dxa"/>
          </w:tcPr>
          <w:p w14:paraId="243B9C9C" w14:textId="77777777" w:rsidR="001F7516" w:rsidRDefault="001F751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757"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Description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 xml:space="preserve">"ECG I </w:t>
            </w:r>
            <w:proofErr w:type="spellStart"/>
            <w:r>
              <w:rPr>
                <w:rFonts w:ascii="Consolas" w:hAnsi="Consolas" w:cs="Consolas"/>
                <w:color w:val="A31515"/>
                <w:sz w:val="19"/>
                <w:szCs w:val="19"/>
              </w:rPr>
              <w:t>filtered</w:t>
            </w:r>
            <w:proofErr w:type="spellEnd"/>
            <w:r>
              <w:rPr>
                <w:rFonts w:ascii="Consolas" w:hAnsi="Consolas" w:cs="Consolas"/>
                <w:color w:val="A31515"/>
                <w:sz w:val="19"/>
                <w:szCs w:val="19"/>
              </w:rPr>
              <w:t>"</w:t>
            </w:r>
            <w:r>
              <w:rPr>
                <w:rFonts w:ascii="Consolas" w:hAnsi="Consolas" w:cs="Consolas"/>
                <w:color w:val="000000"/>
                <w:sz w:val="19"/>
                <w:szCs w:val="19"/>
              </w:rPr>
              <w:t>,</w:t>
            </w:r>
          </w:p>
        </w:tc>
      </w:tr>
      <w:tr w:rsidR="001F7516" w14:paraId="3C441F39"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B185DD" w14:textId="77777777" w:rsidR="001F7516" w:rsidRPr="001F7516" w:rsidRDefault="001F7516">
            <w:pPr>
              <w:spacing w:line="276" w:lineRule="auto"/>
              <w:jc w:val="both"/>
              <w:rPr>
                <w:sz w:val="19"/>
                <w:szCs w:val="19"/>
              </w:rPr>
              <w:pPrChange w:id="1758" w:author="Roca Neyra Renzo Jaime" w:date="2019-09-09T23:53:00Z">
                <w:pPr/>
              </w:pPrChange>
            </w:pPr>
            <w:r w:rsidRPr="001F7516">
              <w:rPr>
                <w:sz w:val="19"/>
                <w:szCs w:val="19"/>
              </w:rPr>
              <w:t xml:space="preserve">Gain: 200 </w:t>
            </w:r>
            <w:proofErr w:type="spellStart"/>
            <w:r w:rsidRPr="001F7516">
              <w:rPr>
                <w:sz w:val="19"/>
                <w:szCs w:val="19"/>
              </w:rPr>
              <w:t>adu</w:t>
            </w:r>
            <w:proofErr w:type="spellEnd"/>
            <w:r w:rsidRPr="001F7516">
              <w:rPr>
                <w:sz w:val="19"/>
                <w:szCs w:val="19"/>
              </w:rPr>
              <w:t>/</w:t>
            </w:r>
            <w:proofErr w:type="spellStart"/>
            <w:r w:rsidRPr="001F7516">
              <w:rPr>
                <w:sz w:val="19"/>
                <w:szCs w:val="19"/>
              </w:rPr>
              <w:t>mV</w:t>
            </w:r>
            <w:proofErr w:type="spellEnd"/>
          </w:p>
        </w:tc>
        <w:tc>
          <w:tcPr>
            <w:tcW w:w="4247" w:type="dxa"/>
          </w:tcPr>
          <w:p w14:paraId="0E6931AD" w14:textId="77777777" w:rsidR="001F7516" w:rsidRDefault="001F751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759"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"Gain"</w:t>
            </w:r>
            <w:r>
              <w:rPr>
                <w:rFonts w:ascii="Consolas" w:hAnsi="Consolas" w:cs="Consolas"/>
                <w:color w:val="000000"/>
                <w:sz w:val="19"/>
                <w:szCs w:val="19"/>
              </w:rPr>
              <w:t>: 200.0,</w:t>
            </w:r>
          </w:p>
          <w:p w14:paraId="74A36AC6" w14:textId="77777777" w:rsidR="00E05C26" w:rsidRDefault="00E05C2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760"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lastRenderedPageBreak/>
              <w:t>"</w:t>
            </w:r>
            <w:proofErr w:type="spellStart"/>
            <w:r>
              <w:rPr>
                <w:rFonts w:ascii="Consolas" w:hAnsi="Consolas" w:cs="Consolas"/>
                <w:color w:val="2E75B6"/>
                <w:sz w:val="19"/>
                <w:szCs w:val="19"/>
              </w:rPr>
              <w:t>Units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mV</w:t>
            </w:r>
            <w:proofErr w:type="spellEnd"/>
            <w:r>
              <w:rPr>
                <w:rFonts w:ascii="Consolas" w:hAnsi="Consolas" w:cs="Consolas"/>
                <w:color w:val="A31515"/>
                <w:sz w:val="19"/>
                <w:szCs w:val="19"/>
              </w:rPr>
              <w:t>"</w:t>
            </w:r>
            <w:r>
              <w:rPr>
                <w:rFonts w:ascii="Consolas" w:hAnsi="Consolas" w:cs="Consolas"/>
                <w:color w:val="000000"/>
                <w:sz w:val="19"/>
                <w:szCs w:val="19"/>
              </w:rPr>
              <w:t>,</w:t>
            </w:r>
          </w:p>
        </w:tc>
      </w:tr>
      <w:tr w:rsidR="001F7516" w14:paraId="554059EA"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1C6E99C3" w14:textId="77777777" w:rsidR="001F7516" w:rsidRPr="001F7516" w:rsidRDefault="001F7516">
            <w:pPr>
              <w:tabs>
                <w:tab w:val="left" w:pos="1509"/>
              </w:tabs>
              <w:spacing w:line="276" w:lineRule="auto"/>
              <w:jc w:val="both"/>
              <w:rPr>
                <w:sz w:val="19"/>
                <w:szCs w:val="19"/>
              </w:rPr>
              <w:pPrChange w:id="1761" w:author="Roca Neyra Renzo Jaime" w:date="2019-09-09T23:53:00Z">
                <w:pPr>
                  <w:tabs>
                    <w:tab w:val="left" w:pos="1509"/>
                  </w:tabs>
                </w:pPr>
              </w:pPrChange>
            </w:pPr>
            <w:proofErr w:type="spellStart"/>
            <w:r w:rsidRPr="001F7516">
              <w:rPr>
                <w:sz w:val="19"/>
                <w:szCs w:val="19"/>
              </w:rPr>
              <w:lastRenderedPageBreak/>
              <w:t>Initial</w:t>
            </w:r>
            <w:proofErr w:type="spellEnd"/>
            <w:r w:rsidRPr="001F7516">
              <w:rPr>
                <w:sz w:val="19"/>
                <w:szCs w:val="19"/>
              </w:rPr>
              <w:t xml:space="preserve"> </w:t>
            </w:r>
            <w:proofErr w:type="spellStart"/>
            <w:r w:rsidRPr="001F7516">
              <w:rPr>
                <w:sz w:val="19"/>
                <w:szCs w:val="19"/>
              </w:rPr>
              <w:t>value</w:t>
            </w:r>
            <w:proofErr w:type="spellEnd"/>
            <w:r w:rsidRPr="001F7516">
              <w:rPr>
                <w:sz w:val="19"/>
                <w:szCs w:val="19"/>
              </w:rPr>
              <w:t>: -23</w:t>
            </w:r>
          </w:p>
        </w:tc>
        <w:tc>
          <w:tcPr>
            <w:tcW w:w="4247" w:type="dxa"/>
          </w:tcPr>
          <w:p w14:paraId="5A0D8F53" w14:textId="77777777" w:rsidR="001F7516" w:rsidRDefault="001F751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762"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InitValue</w:t>
            </w:r>
            <w:proofErr w:type="spellEnd"/>
            <w:r>
              <w:rPr>
                <w:rFonts w:ascii="Consolas" w:hAnsi="Consolas" w:cs="Consolas"/>
                <w:color w:val="2E75B6"/>
                <w:sz w:val="19"/>
                <w:szCs w:val="19"/>
              </w:rPr>
              <w:t>"</w:t>
            </w:r>
            <w:r>
              <w:rPr>
                <w:rFonts w:ascii="Consolas" w:hAnsi="Consolas" w:cs="Consolas"/>
                <w:color w:val="000000"/>
                <w:sz w:val="19"/>
                <w:szCs w:val="19"/>
              </w:rPr>
              <w:t>: -23,</w:t>
            </w:r>
          </w:p>
        </w:tc>
      </w:tr>
      <w:tr w:rsidR="001F7516" w14:paraId="567FCAD4"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C63C07" w14:textId="77777777" w:rsidR="001F7516" w:rsidRPr="001F7516" w:rsidRDefault="001F7516">
            <w:pPr>
              <w:spacing w:line="276" w:lineRule="auto"/>
              <w:jc w:val="both"/>
              <w:rPr>
                <w:sz w:val="19"/>
                <w:szCs w:val="19"/>
              </w:rPr>
              <w:pPrChange w:id="1763" w:author="Roca Neyra Renzo Jaime" w:date="2019-09-09T23:53:00Z">
                <w:pPr/>
              </w:pPrChange>
            </w:pPr>
            <w:r w:rsidRPr="001F7516">
              <w:rPr>
                <w:sz w:val="19"/>
                <w:szCs w:val="19"/>
              </w:rPr>
              <w:t xml:space="preserve">Storage </w:t>
            </w:r>
            <w:proofErr w:type="spellStart"/>
            <w:r w:rsidRPr="001F7516">
              <w:rPr>
                <w:sz w:val="19"/>
                <w:szCs w:val="19"/>
              </w:rPr>
              <w:t>format</w:t>
            </w:r>
            <w:proofErr w:type="spellEnd"/>
            <w:r w:rsidRPr="001F7516">
              <w:rPr>
                <w:sz w:val="19"/>
                <w:szCs w:val="19"/>
              </w:rPr>
              <w:t>: 16</w:t>
            </w:r>
          </w:p>
        </w:tc>
        <w:tc>
          <w:tcPr>
            <w:tcW w:w="4247" w:type="dxa"/>
          </w:tcPr>
          <w:p w14:paraId="6FF9A019" w14:textId="77777777" w:rsidR="001F7516" w:rsidRDefault="001F751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764"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Format</w:t>
            </w:r>
            <w:proofErr w:type="spellEnd"/>
            <w:r>
              <w:rPr>
                <w:rFonts w:ascii="Consolas" w:hAnsi="Consolas" w:cs="Consolas"/>
                <w:color w:val="2E75B6"/>
                <w:sz w:val="19"/>
                <w:szCs w:val="19"/>
              </w:rPr>
              <w:t>"</w:t>
            </w:r>
            <w:r>
              <w:rPr>
                <w:rFonts w:ascii="Consolas" w:hAnsi="Consolas" w:cs="Consolas"/>
                <w:color w:val="000000"/>
                <w:sz w:val="19"/>
                <w:szCs w:val="19"/>
              </w:rPr>
              <w:t>: 16,</w:t>
            </w:r>
          </w:p>
        </w:tc>
      </w:tr>
      <w:tr w:rsidR="001F7516" w:rsidRPr="002B24BF" w14:paraId="3A73EC9A"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7F9508A5" w14:textId="77777777" w:rsidR="001F7516" w:rsidRPr="007629B1" w:rsidRDefault="001F7516">
            <w:pPr>
              <w:spacing w:line="276" w:lineRule="auto"/>
              <w:jc w:val="both"/>
              <w:rPr>
                <w:sz w:val="19"/>
                <w:szCs w:val="19"/>
                <w:lang w:val="en-US"/>
              </w:rPr>
              <w:pPrChange w:id="1765" w:author="Roca Neyra Renzo Jaime" w:date="2019-09-09T23:53:00Z">
                <w:pPr/>
              </w:pPrChange>
            </w:pPr>
            <w:r w:rsidRPr="007629B1">
              <w:rPr>
                <w:sz w:val="19"/>
                <w:szCs w:val="19"/>
                <w:lang w:val="en-US"/>
              </w:rPr>
              <w:t>I/O: can be unbuffered</w:t>
            </w:r>
          </w:p>
        </w:tc>
        <w:tc>
          <w:tcPr>
            <w:tcW w:w="4247" w:type="dxa"/>
          </w:tcPr>
          <w:p w14:paraId="137995C9" w14:textId="77777777" w:rsidR="001F7516" w:rsidRPr="007629B1" w:rsidRDefault="001F751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lang w:val="en-US"/>
              </w:rPr>
              <w:pPrChange w:id="1766"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p>
        </w:tc>
      </w:tr>
      <w:tr w:rsidR="001F7516" w14:paraId="06EC626E"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48ACB6" w14:textId="77777777" w:rsidR="001F7516" w:rsidRPr="001F7516" w:rsidRDefault="001F7516">
            <w:pPr>
              <w:spacing w:line="276" w:lineRule="auto"/>
              <w:jc w:val="both"/>
              <w:rPr>
                <w:sz w:val="19"/>
                <w:szCs w:val="19"/>
              </w:rPr>
              <w:pPrChange w:id="1767" w:author="Roca Neyra Renzo Jaime" w:date="2019-09-09T23:53:00Z">
                <w:pPr/>
              </w:pPrChange>
            </w:pPr>
            <w:r w:rsidRPr="001F7516">
              <w:rPr>
                <w:sz w:val="19"/>
                <w:szCs w:val="19"/>
              </w:rPr>
              <w:t xml:space="preserve">ADC </w:t>
            </w:r>
            <w:proofErr w:type="spellStart"/>
            <w:r w:rsidRPr="001F7516">
              <w:rPr>
                <w:sz w:val="19"/>
                <w:szCs w:val="19"/>
              </w:rPr>
              <w:t>resolution</w:t>
            </w:r>
            <w:proofErr w:type="spellEnd"/>
            <w:r w:rsidRPr="001F7516">
              <w:rPr>
                <w:sz w:val="19"/>
                <w:szCs w:val="19"/>
              </w:rPr>
              <w:t>: 12 bits</w:t>
            </w:r>
          </w:p>
        </w:tc>
        <w:tc>
          <w:tcPr>
            <w:tcW w:w="4247" w:type="dxa"/>
          </w:tcPr>
          <w:p w14:paraId="5B1670A5" w14:textId="77777777" w:rsidR="001F7516" w:rsidRDefault="001F751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768"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AdcResolution</w:t>
            </w:r>
            <w:proofErr w:type="spellEnd"/>
            <w:r>
              <w:rPr>
                <w:rFonts w:ascii="Consolas" w:hAnsi="Consolas" w:cs="Consolas"/>
                <w:color w:val="2E75B6"/>
                <w:sz w:val="19"/>
                <w:szCs w:val="19"/>
              </w:rPr>
              <w:t>"</w:t>
            </w:r>
            <w:r>
              <w:rPr>
                <w:rFonts w:ascii="Consolas" w:hAnsi="Consolas" w:cs="Consolas"/>
                <w:color w:val="000000"/>
                <w:sz w:val="19"/>
                <w:szCs w:val="19"/>
              </w:rPr>
              <w:t>: 12,</w:t>
            </w:r>
          </w:p>
        </w:tc>
      </w:tr>
      <w:tr w:rsidR="001F7516" w14:paraId="1082F171"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3588CC6F" w14:textId="77777777" w:rsidR="001F7516" w:rsidRPr="001F7516" w:rsidRDefault="001F7516">
            <w:pPr>
              <w:spacing w:line="276" w:lineRule="auto"/>
              <w:jc w:val="both"/>
              <w:rPr>
                <w:sz w:val="19"/>
                <w:szCs w:val="19"/>
              </w:rPr>
              <w:pPrChange w:id="1769" w:author="Roca Neyra Renzo Jaime" w:date="2019-09-09T23:53:00Z">
                <w:pPr/>
              </w:pPrChange>
            </w:pPr>
            <w:r w:rsidRPr="001F7516">
              <w:rPr>
                <w:sz w:val="19"/>
                <w:szCs w:val="19"/>
              </w:rPr>
              <w:t xml:space="preserve">ADC </w:t>
            </w:r>
            <w:proofErr w:type="spellStart"/>
            <w:r w:rsidRPr="001F7516">
              <w:rPr>
                <w:sz w:val="19"/>
                <w:szCs w:val="19"/>
              </w:rPr>
              <w:t>zero</w:t>
            </w:r>
            <w:proofErr w:type="spellEnd"/>
            <w:r w:rsidRPr="001F7516">
              <w:rPr>
                <w:sz w:val="19"/>
                <w:szCs w:val="19"/>
              </w:rPr>
              <w:t>: 0</w:t>
            </w:r>
          </w:p>
        </w:tc>
        <w:tc>
          <w:tcPr>
            <w:tcW w:w="4247" w:type="dxa"/>
          </w:tcPr>
          <w:p w14:paraId="5C179A2F" w14:textId="77777777" w:rsidR="001F7516" w:rsidRDefault="001F751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770"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"AdcZero"</w:t>
            </w:r>
            <w:r>
              <w:rPr>
                <w:rFonts w:ascii="Consolas" w:hAnsi="Consolas" w:cs="Consolas"/>
                <w:color w:val="000000"/>
                <w:sz w:val="19"/>
                <w:szCs w:val="19"/>
              </w:rPr>
              <w:t>: 0,</w:t>
            </w:r>
          </w:p>
        </w:tc>
      </w:tr>
      <w:tr w:rsidR="001F7516" w14:paraId="0B0725F4"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7532E7" w14:textId="77777777" w:rsidR="001F7516" w:rsidRPr="001F7516" w:rsidRDefault="001F7516">
            <w:pPr>
              <w:spacing w:line="276" w:lineRule="auto"/>
              <w:jc w:val="both"/>
              <w:rPr>
                <w:sz w:val="19"/>
                <w:szCs w:val="19"/>
              </w:rPr>
              <w:pPrChange w:id="1771" w:author="Roca Neyra Renzo Jaime" w:date="2019-09-09T23:53:00Z">
                <w:pPr/>
              </w:pPrChange>
            </w:pPr>
            <w:proofErr w:type="spellStart"/>
            <w:r w:rsidRPr="001F7516">
              <w:rPr>
                <w:sz w:val="19"/>
                <w:szCs w:val="19"/>
              </w:rPr>
              <w:t>Baseline</w:t>
            </w:r>
            <w:proofErr w:type="spellEnd"/>
            <w:r w:rsidRPr="001F7516">
              <w:rPr>
                <w:sz w:val="19"/>
                <w:szCs w:val="19"/>
              </w:rPr>
              <w:t>: 0</w:t>
            </w:r>
          </w:p>
        </w:tc>
        <w:tc>
          <w:tcPr>
            <w:tcW w:w="4247" w:type="dxa"/>
          </w:tcPr>
          <w:p w14:paraId="4D2E79E5" w14:textId="77777777" w:rsidR="001F7516" w:rsidRDefault="001F751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772"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Baseline</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1F7516" w14:paraId="697BDBC6"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2C47BA5D" w14:textId="77777777" w:rsidR="001F7516" w:rsidRPr="001F7516" w:rsidRDefault="001F7516">
            <w:pPr>
              <w:spacing w:line="276" w:lineRule="auto"/>
              <w:jc w:val="both"/>
              <w:rPr>
                <w:sz w:val="19"/>
                <w:szCs w:val="19"/>
              </w:rPr>
              <w:pPrChange w:id="1773" w:author="Roca Neyra Renzo Jaime" w:date="2019-09-09T23:53:00Z">
                <w:pPr/>
              </w:pPrChange>
            </w:pPr>
            <w:proofErr w:type="spellStart"/>
            <w:r w:rsidRPr="001F7516">
              <w:rPr>
                <w:sz w:val="19"/>
                <w:szCs w:val="19"/>
              </w:rPr>
              <w:t>Checksum</w:t>
            </w:r>
            <w:proofErr w:type="spellEnd"/>
            <w:r w:rsidRPr="001F7516">
              <w:rPr>
                <w:sz w:val="19"/>
                <w:szCs w:val="19"/>
              </w:rPr>
              <w:t>: 2004</w:t>
            </w:r>
          </w:p>
        </w:tc>
        <w:tc>
          <w:tcPr>
            <w:tcW w:w="4247" w:type="dxa"/>
          </w:tcPr>
          <w:p w14:paraId="56C54884" w14:textId="77777777" w:rsidR="001F7516" w:rsidRDefault="001F7516">
            <w:pPr>
              <w:keepNext/>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774" w:author="Roca Neyra Renzo Jaime" w:date="2019-09-09T23:53:00Z">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CheckSum</w:t>
            </w:r>
            <w:proofErr w:type="spellEnd"/>
            <w:r>
              <w:rPr>
                <w:rFonts w:ascii="Consolas" w:hAnsi="Consolas" w:cs="Consolas"/>
                <w:color w:val="2E75B6"/>
                <w:sz w:val="19"/>
                <w:szCs w:val="19"/>
              </w:rPr>
              <w:t>"</w:t>
            </w:r>
            <w:r>
              <w:rPr>
                <w:rFonts w:ascii="Consolas" w:hAnsi="Consolas" w:cs="Consolas"/>
                <w:color w:val="000000"/>
                <w:sz w:val="19"/>
                <w:szCs w:val="19"/>
              </w:rPr>
              <w:t xml:space="preserve">: </w:t>
            </w:r>
            <w:r w:rsidR="00A47513">
              <w:rPr>
                <w:rFonts w:ascii="Consolas" w:hAnsi="Consolas" w:cs="Consolas"/>
                <w:color w:val="000000"/>
                <w:sz w:val="19"/>
                <w:szCs w:val="19"/>
              </w:rPr>
              <w:t>2004</w:t>
            </w:r>
            <w:r>
              <w:rPr>
                <w:rFonts w:ascii="Consolas" w:hAnsi="Consolas" w:cs="Consolas"/>
                <w:color w:val="000000"/>
                <w:sz w:val="19"/>
                <w:szCs w:val="19"/>
              </w:rPr>
              <w:t>,</w:t>
            </w:r>
          </w:p>
        </w:tc>
      </w:tr>
    </w:tbl>
    <w:p w14:paraId="4FAB2361" w14:textId="635FE10D" w:rsidR="00A87469" w:rsidRDefault="00EC4D54">
      <w:pPr>
        <w:pStyle w:val="Descripcin"/>
        <w:spacing w:line="276" w:lineRule="auto"/>
        <w:jc w:val="both"/>
        <w:rPr>
          <w:u w:val="single"/>
        </w:rPr>
        <w:pPrChange w:id="1775" w:author="Roca Neyra Renzo Jaime" w:date="2019-09-09T23:53:00Z">
          <w:pPr>
            <w:pStyle w:val="Descripcin"/>
            <w:jc w:val="center"/>
          </w:pPr>
        </w:pPrChange>
      </w:pPr>
      <w:bookmarkStart w:id="1776" w:name="_Toc17721582"/>
      <w:ins w:id="1777" w:author="Roca Neyra Renzo Jaime" w:date="2019-09-09T23:42:00Z">
        <w:r>
          <w:tab/>
        </w:r>
        <w:r>
          <w:tab/>
        </w:r>
      </w:ins>
      <w:r w:rsidR="00A47513">
        <w:t xml:space="preserve">Tabla </w:t>
      </w:r>
      <w:r w:rsidR="004D7AFA">
        <w:rPr>
          <w:noProof/>
        </w:rPr>
        <w:fldChar w:fldCharType="begin"/>
      </w:r>
      <w:r w:rsidR="004D7AFA">
        <w:rPr>
          <w:noProof/>
        </w:rPr>
        <w:instrText xml:space="preserve"> SEQ Tabla \* ARABIC </w:instrText>
      </w:r>
      <w:r w:rsidR="004D7AFA">
        <w:rPr>
          <w:noProof/>
        </w:rPr>
        <w:fldChar w:fldCharType="separate"/>
      </w:r>
      <w:r w:rsidR="00955E0F">
        <w:rPr>
          <w:noProof/>
        </w:rPr>
        <w:t>6</w:t>
      </w:r>
      <w:r w:rsidR="004D7AFA">
        <w:rPr>
          <w:noProof/>
        </w:rPr>
        <w:fldChar w:fldCharType="end"/>
      </w:r>
      <w:r w:rsidR="00A47513">
        <w:t xml:space="preserve"> Comparación Lectura del fichero de cabecera de rec_1</w:t>
      </w:r>
      <w:bookmarkEnd w:id="1776"/>
    </w:p>
    <w:p w14:paraId="73792204" w14:textId="77777777" w:rsidR="00A47513" w:rsidRDefault="00A47513">
      <w:pPr>
        <w:spacing w:line="276" w:lineRule="auto"/>
        <w:jc w:val="both"/>
        <w:rPr>
          <w:u w:val="single"/>
        </w:rPr>
        <w:pPrChange w:id="1778" w:author="Roca Neyra Renzo Jaime" w:date="2019-09-09T23:53:00Z">
          <w:pPr/>
        </w:pPrChange>
      </w:pPr>
    </w:p>
    <w:tbl>
      <w:tblPr>
        <w:tblStyle w:val="Tablaconcuadrcula"/>
        <w:tblW w:w="9067" w:type="dxa"/>
        <w:tblLayout w:type="fixed"/>
        <w:tblLook w:val="04A0" w:firstRow="1" w:lastRow="0" w:firstColumn="1" w:lastColumn="0" w:noHBand="0" w:noVBand="1"/>
      </w:tblPr>
      <w:tblGrid>
        <w:gridCol w:w="4957"/>
        <w:gridCol w:w="4110"/>
      </w:tblGrid>
      <w:tr w:rsidR="00A47513" w14:paraId="7FFF937B" w14:textId="77777777" w:rsidTr="00605646">
        <w:tc>
          <w:tcPr>
            <w:tcW w:w="4957" w:type="dxa"/>
          </w:tcPr>
          <w:p w14:paraId="091AF53C" w14:textId="77777777" w:rsidR="00A47513" w:rsidRDefault="00A47513">
            <w:pPr>
              <w:spacing w:line="276" w:lineRule="auto"/>
              <w:jc w:val="both"/>
              <w:rPr>
                <w:u w:val="single"/>
              </w:rPr>
              <w:pPrChange w:id="1779" w:author="Roca Neyra Renzo Jaime" w:date="2019-09-09T23:53:00Z">
                <w:pPr/>
              </w:pPrChange>
            </w:pPr>
            <w:r>
              <w:rPr>
                <w:noProof/>
                <w:lang w:eastAsia="es-ES"/>
              </w:rPr>
              <w:drawing>
                <wp:inline distT="0" distB="0" distL="0" distR="0" wp14:anchorId="74CF92D6" wp14:editId="5A4114FA">
                  <wp:extent cx="3064510" cy="5891282"/>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825"/>
                          <a:stretch/>
                        </pic:blipFill>
                        <pic:spPr bwMode="auto">
                          <a:xfrm>
                            <a:off x="0" y="0"/>
                            <a:ext cx="3084712" cy="5930118"/>
                          </a:xfrm>
                          <a:prstGeom prst="rect">
                            <a:avLst/>
                          </a:prstGeom>
                          <a:ln>
                            <a:noFill/>
                          </a:ln>
                          <a:extLst>
                            <a:ext uri="{53640926-AAD7-44D8-BBD7-CCE9431645EC}">
                              <a14:shadowObscured xmlns:a14="http://schemas.microsoft.com/office/drawing/2010/main"/>
                            </a:ext>
                          </a:extLst>
                        </pic:spPr>
                      </pic:pic>
                    </a:graphicData>
                  </a:graphic>
                </wp:inline>
              </w:drawing>
            </w:r>
          </w:p>
        </w:tc>
        <w:tc>
          <w:tcPr>
            <w:tcW w:w="4110" w:type="dxa"/>
          </w:tcPr>
          <w:p w14:paraId="6A3EA2FC" w14:textId="77777777" w:rsidR="00A47513" w:rsidRDefault="00A47513">
            <w:pPr>
              <w:keepNext/>
              <w:spacing w:line="276" w:lineRule="auto"/>
              <w:jc w:val="both"/>
              <w:rPr>
                <w:u w:val="single"/>
              </w:rPr>
              <w:pPrChange w:id="1780" w:author="Roca Neyra Renzo Jaime" w:date="2019-09-09T23:53:00Z">
                <w:pPr>
                  <w:keepNext/>
                </w:pPr>
              </w:pPrChange>
            </w:pPr>
            <w:r>
              <w:rPr>
                <w:noProof/>
                <w:lang w:eastAsia="es-ES"/>
              </w:rPr>
              <w:drawing>
                <wp:inline distT="0" distB="0" distL="0" distR="0" wp14:anchorId="0DCE90C4" wp14:editId="48946FCB">
                  <wp:extent cx="3211195" cy="5836257"/>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7460" cy="5847644"/>
                          </a:xfrm>
                          <a:prstGeom prst="rect">
                            <a:avLst/>
                          </a:prstGeom>
                        </pic:spPr>
                      </pic:pic>
                    </a:graphicData>
                  </a:graphic>
                </wp:inline>
              </w:drawing>
            </w:r>
          </w:p>
        </w:tc>
      </w:tr>
    </w:tbl>
    <w:p w14:paraId="0AC9D225" w14:textId="70499C97" w:rsidR="00A47513" w:rsidRDefault="00EC4D54">
      <w:pPr>
        <w:pStyle w:val="Descripcin"/>
        <w:spacing w:line="276" w:lineRule="auto"/>
        <w:ind w:left="708" w:firstLine="708"/>
        <w:jc w:val="both"/>
        <w:rPr>
          <w:u w:val="single"/>
        </w:rPr>
        <w:pPrChange w:id="1781" w:author="Roca Neyra Renzo Jaime" w:date="2019-09-09T23:53:00Z">
          <w:pPr>
            <w:pStyle w:val="Descripcin"/>
            <w:ind w:left="708" w:firstLine="708"/>
          </w:pPr>
        </w:pPrChange>
      </w:pPr>
      <w:ins w:id="1782" w:author="Roca Neyra Renzo Jaime" w:date="2019-09-09T23:42:00Z">
        <w:r>
          <w:tab/>
        </w:r>
      </w:ins>
      <w:r w:rsidR="0068693E">
        <w:t xml:space="preserve">Ilustración </w:t>
      </w:r>
      <w:r w:rsidR="004D7AFA">
        <w:rPr>
          <w:noProof/>
        </w:rPr>
        <w:fldChar w:fldCharType="begin"/>
      </w:r>
      <w:r w:rsidR="004D7AFA">
        <w:rPr>
          <w:noProof/>
        </w:rPr>
        <w:instrText xml:space="preserve"> STYLEREF 1 \s </w:instrText>
      </w:r>
      <w:r w:rsidR="004D7AFA">
        <w:rPr>
          <w:noProof/>
        </w:rPr>
        <w:fldChar w:fldCharType="separate"/>
      </w:r>
      <w:r w:rsidR="00955E0F">
        <w:rPr>
          <w:noProof/>
        </w:rPr>
        <w:t>3</w:t>
      </w:r>
      <w:r w:rsidR="004D7AFA">
        <w:rPr>
          <w:noProof/>
        </w:rPr>
        <w:fldChar w:fldCharType="end"/>
      </w:r>
      <w:r w:rsidR="0068693E">
        <w:noBreakHyphen/>
      </w:r>
      <w:r w:rsidR="004D7AFA">
        <w:rPr>
          <w:noProof/>
        </w:rPr>
        <w:fldChar w:fldCharType="begin"/>
      </w:r>
      <w:r w:rsidR="004D7AFA">
        <w:rPr>
          <w:noProof/>
        </w:rPr>
        <w:instrText xml:space="preserve"> SEQ Ilustración \* ARABIC \s 1 </w:instrText>
      </w:r>
      <w:r w:rsidR="004D7AFA">
        <w:rPr>
          <w:noProof/>
        </w:rPr>
        <w:fldChar w:fldCharType="separate"/>
      </w:r>
      <w:r w:rsidR="00955E0F">
        <w:rPr>
          <w:noProof/>
        </w:rPr>
        <w:t>1</w:t>
      </w:r>
      <w:r w:rsidR="004D7AFA">
        <w:rPr>
          <w:noProof/>
        </w:rPr>
        <w:fldChar w:fldCharType="end"/>
      </w:r>
      <w:r w:rsidR="0068693E">
        <w:t xml:space="preserve"> Resultados de la lectura del fichero de cabecera de rec_1</w:t>
      </w:r>
    </w:p>
    <w:p w14:paraId="7B8F7DAD" w14:textId="77777777" w:rsidR="00A47513" w:rsidRPr="00A87469" w:rsidRDefault="00A47513">
      <w:pPr>
        <w:spacing w:line="276" w:lineRule="auto"/>
        <w:jc w:val="both"/>
        <w:rPr>
          <w:u w:val="single"/>
        </w:rPr>
        <w:pPrChange w:id="1783" w:author="Roca Neyra Renzo Jaime" w:date="2019-09-09T23:53:00Z">
          <w:pPr/>
        </w:pPrChange>
      </w:pPr>
    </w:p>
    <w:p w14:paraId="4AD54471" w14:textId="77777777" w:rsidR="00A87469" w:rsidRDefault="00A87469">
      <w:pPr>
        <w:pStyle w:val="Ttulo4"/>
        <w:spacing w:line="276" w:lineRule="auto"/>
        <w:jc w:val="both"/>
        <w:pPrChange w:id="1784" w:author="Roca Neyra Renzo Jaime" w:date="2019-09-09T23:53:00Z">
          <w:pPr>
            <w:pStyle w:val="Ttulo4"/>
          </w:pPr>
        </w:pPrChange>
      </w:pPr>
      <w:r>
        <w:lastRenderedPageBreak/>
        <w:t>Lectura del fichero de señal</w:t>
      </w:r>
    </w:p>
    <w:p w14:paraId="72AF80C9" w14:textId="77777777" w:rsidR="007F5064" w:rsidRDefault="007F5064">
      <w:pPr>
        <w:spacing w:line="276" w:lineRule="auto"/>
        <w:jc w:val="both"/>
        <w:pPrChange w:id="1785" w:author="Roca Neyra Renzo Jaime" w:date="2019-09-09T23:53:00Z">
          <w:pPr/>
        </w:pPrChange>
      </w:pPr>
      <w:r>
        <w:t>Se ha realizado la prueba utilizando el método de exportación del fichero de señal en CSV. Se va a comparar las primeras 10 muestras y las últimas 10 del registro con el resultado obtenido con la aplicación web.</w:t>
      </w:r>
    </w:p>
    <w:p w14:paraId="51EC81C6" w14:textId="77777777" w:rsidR="00A63B5F" w:rsidRDefault="00A63B5F">
      <w:pPr>
        <w:spacing w:line="276" w:lineRule="auto"/>
        <w:jc w:val="both"/>
        <w:pPrChange w:id="1786" w:author="Roca Neyra Renzo Jaime" w:date="2019-09-09T23:53:00Z">
          <w:pPr/>
        </w:pPrChange>
      </w:pPr>
      <w:r>
        <w:rPr>
          <w:noProof/>
          <w:lang w:eastAsia="es-ES"/>
        </w:rPr>
        <mc:AlternateContent>
          <mc:Choice Requires="wps">
            <w:drawing>
              <wp:anchor distT="45720" distB="45720" distL="114300" distR="114300" simplePos="0" relativeHeight="251661312" behindDoc="0" locked="0" layoutInCell="1" allowOverlap="1" wp14:anchorId="01918841" wp14:editId="4724E05B">
                <wp:simplePos x="0" y="0"/>
                <wp:positionH relativeFrom="margin">
                  <wp:posOffset>0</wp:posOffset>
                </wp:positionH>
                <wp:positionV relativeFrom="paragraph">
                  <wp:posOffset>327660</wp:posOffset>
                </wp:positionV>
                <wp:extent cx="5112385" cy="1404620"/>
                <wp:effectExtent l="0" t="0" r="12065" b="1714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689" cy="1404620"/>
                        </a:xfrm>
                        <a:prstGeom prst="rect">
                          <a:avLst/>
                        </a:prstGeom>
                        <a:solidFill>
                          <a:srgbClr val="FFFFFF"/>
                        </a:solidFill>
                        <a:ln w="9525">
                          <a:solidFill>
                            <a:srgbClr val="000000"/>
                          </a:solidFill>
                          <a:miter lim="800000"/>
                          <a:headEnd/>
                          <a:tailEnd/>
                        </a:ln>
                      </wps:spPr>
                      <wps:txbx>
                        <w:txbxContent>
                          <w:p w14:paraId="603D9A82" w14:textId="77777777" w:rsidR="00E04204" w:rsidRPr="007629B1" w:rsidRDefault="00E04204" w:rsidP="007F5064">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00"/>
                                <w:sz w:val="19"/>
                                <w:szCs w:val="19"/>
                                <w:lang w:val="en-US"/>
                              </w:rPr>
                              <w:tab/>
                              <w:t xml:space="preserve"> [</w:t>
                            </w:r>
                            <w:proofErr w:type="spellStart"/>
                            <w:r w:rsidRPr="007629B1">
                              <w:rPr>
                                <w:rFonts w:ascii="Consolas" w:hAnsi="Consolas" w:cs="Consolas"/>
                                <w:color w:val="000000"/>
                                <w:sz w:val="19"/>
                                <w:szCs w:val="19"/>
                                <w:lang w:val="en-US"/>
                              </w:rPr>
                              <w:t>TestMethod</w:t>
                            </w:r>
                            <w:proofErr w:type="spellEnd"/>
                            <w:r w:rsidRPr="007629B1">
                              <w:rPr>
                                <w:rFonts w:ascii="Consolas" w:hAnsi="Consolas" w:cs="Consolas"/>
                                <w:color w:val="000000"/>
                                <w:sz w:val="19"/>
                                <w:szCs w:val="19"/>
                                <w:lang w:val="en-US"/>
                              </w:rPr>
                              <w:t>]</w:t>
                            </w:r>
                          </w:p>
                          <w:p w14:paraId="365D5CA5" w14:textId="77777777" w:rsidR="00E04204" w:rsidRPr="007629B1" w:rsidRDefault="00E04204" w:rsidP="007F5064">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void</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ReadSignals_</w:t>
                            </w:r>
                            <w:proofErr w:type="gramStart"/>
                            <w:r w:rsidRPr="007629B1">
                              <w:rPr>
                                <w:rFonts w:ascii="Consolas" w:hAnsi="Consolas" w:cs="Consolas"/>
                                <w:color w:val="000000"/>
                                <w:sz w:val="19"/>
                                <w:szCs w:val="19"/>
                                <w:lang w:val="en-US"/>
                              </w:rPr>
                              <w:t>ECGID</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00"/>
                                <w:sz w:val="19"/>
                                <w:szCs w:val="19"/>
                                <w:lang w:val="en-US"/>
                              </w:rPr>
                              <w:t>)</w:t>
                            </w:r>
                          </w:p>
                          <w:p w14:paraId="36B8039A" w14:textId="77777777" w:rsidR="00E04204" w:rsidRPr="007629B1" w:rsidRDefault="00E04204" w:rsidP="007F5064">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           </w:t>
                            </w:r>
                          </w:p>
                          <w:p w14:paraId="4C6F06BB" w14:textId="77777777" w:rsidR="00E04204" w:rsidRPr="007629B1" w:rsidRDefault="00E04204" w:rsidP="007F5064">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csvPath</w:t>
                            </w:r>
                            <w:proofErr w:type="spellEnd"/>
                            <w:r w:rsidRPr="007629B1">
                              <w:rPr>
                                <w:rFonts w:ascii="Consolas" w:hAnsi="Consolas" w:cs="Consolas"/>
                                <w:color w:val="000000"/>
                                <w:sz w:val="19"/>
                                <w:szCs w:val="19"/>
                                <w:lang w:val="en-US"/>
                              </w:rPr>
                              <w:t>;</w:t>
                            </w:r>
                          </w:p>
                          <w:p w14:paraId="5A622154" w14:textId="77777777" w:rsidR="00E04204" w:rsidRPr="007629B1" w:rsidRDefault="00E04204" w:rsidP="007F5064">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csvPath</w:t>
                            </w:r>
                            <w:proofErr w:type="spellEnd"/>
                            <w:r w:rsidRPr="007629B1">
                              <w:rPr>
                                <w:rFonts w:ascii="Consolas" w:hAnsi="Consolas" w:cs="Consolas"/>
                                <w:color w:val="000000"/>
                                <w:sz w:val="19"/>
                                <w:szCs w:val="19"/>
                                <w:lang w:val="en-US"/>
                              </w:rPr>
                              <w:t xml:space="preserve"> = </w:t>
                            </w:r>
                            <w:proofErr w:type="spellStart"/>
                            <w:r w:rsidRPr="007629B1">
                              <w:rPr>
                                <w:rFonts w:ascii="Consolas" w:hAnsi="Consolas" w:cs="Consolas"/>
                                <w:color w:val="000000"/>
                                <w:sz w:val="19"/>
                                <w:szCs w:val="19"/>
                                <w:lang w:val="en-US"/>
                              </w:rPr>
                              <w:t>ManagerWFDB.ExportSamplesCSV</w:t>
                            </w:r>
                            <w:proofErr w:type="spellEnd"/>
                            <w:r w:rsidRPr="007629B1">
                              <w:rPr>
                                <w:rFonts w:ascii="Consolas" w:hAnsi="Consolas" w:cs="Consolas"/>
                                <w:color w:val="000000"/>
                                <w:sz w:val="19"/>
                                <w:szCs w:val="19"/>
                                <w:lang w:val="en-US"/>
                              </w:rPr>
                              <w:t>(</w:t>
                            </w:r>
                            <w:r w:rsidRPr="007629B1">
                              <w:rPr>
                                <w:rFonts w:ascii="Consolas" w:hAnsi="Consolas" w:cs="Consolas"/>
                                <w:color w:val="A31515"/>
                                <w:sz w:val="19"/>
                                <w:szCs w:val="19"/>
                                <w:lang w:val="en-US"/>
                              </w:rPr>
                              <w:t>"rec_1"</w:t>
                            </w:r>
                            <w:r w:rsidRPr="007629B1">
                              <w:rPr>
                                <w:rFonts w:ascii="Consolas" w:hAnsi="Consolas" w:cs="Consolas"/>
                                <w:color w:val="000000"/>
                                <w:sz w:val="19"/>
                                <w:szCs w:val="19"/>
                                <w:lang w:val="en-US"/>
                              </w:rPr>
                              <w:t>);</w:t>
                            </w:r>
                          </w:p>
                          <w:p w14:paraId="01A574DA" w14:textId="77777777" w:rsidR="00E04204" w:rsidRPr="007629B1" w:rsidRDefault="00E04204" w:rsidP="007F5064">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Assert.IsTrue</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File.Exists</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csvPath</w:t>
                            </w:r>
                            <w:proofErr w:type="spellEnd"/>
                            <w:r w:rsidRPr="007629B1">
                              <w:rPr>
                                <w:rFonts w:ascii="Consolas" w:hAnsi="Consolas" w:cs="Consolas"/>
                                <w:color w:val="000000"/>
                                <w:sz w:val="19"/>
                                <w:szCs w:val="19"/>
                                <w:lang w:val="en-US"/>
                              </w:rPr>
                              <w:t>));</w:t>
                            </w:r>
                          </w:p>
                          <w:p w14:paraId="438080CC" w14:textId="77777777" w:rsidR="00E04204" w:rsidRDefault="00E04204" w:rsidP="007F5064">
                            <w:r w:rsidRPr="007629B1">
                              <w:rPr>
                                <w:rFonts w:ascii="Consolas" w:hAnsi="Consolas" w:cs="Consolas"/>
                                <w:color w:val="000000"/>
                                <w:sz w:val="19"/>
                                <w:szCs w:val="19"/>
                                <w:lang w:val="en-US"/>
                              </w:rPr>
                              <w:t xml:space="preserve">        </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918841" id="_x0000_s1029" type="#_x0000_t202" style="position:absolute;left:0;text-align:left;margin-left:0;margin-top:25.8pt;width:402.5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">
                <v:textbox style="mso-fit-shape-to-text:t">
                  <w:txbxContent>
                    <w:p w14:paraId="603D9A82" w14:textId="77777777" w:rsidR="00E04204" w:rsidRPr="007629B1" w:rsidRDefault="00E04204" w:rsidP="007F5064">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00"/>
                          <w:sz w:val="19"/>
                          <w:szCs w:val="19"/>
                          <w:lang w:val="en-US"/>
                        </w:rPr>
                        <w:tab/>
                        <w:t xml:space="preserve"> [</w:t>
                      </w:r>
                      <w:proofErr w:type="spellStart"/>
                      <w:r w:rsidRPr="007629B1">
                        <w:rPr>
                          <w:rFonts w:ascii="Consolas" w:hAnsi="Consolas" w:cs="Consolas"/>
                          <w:color w:val="000000"/>
                          <w:sz w:val="19"/>
                          <w:szCs w:val="19"/>
                          <w:lang w:val="en-US"/>
                        </w:rPr>
                        <w:t>TestMethod</w:t>
                      </w:r>
                      <w:proofErr w:type="spellEnd"/>
                      <w:r w:rsidRPr="007629B1">
                        <w:rPr>
                          <w:rFonts w:ascii="Consolas" w:hAnsi="Consolas" w:cs="Consolas"/>
                          <w:color w:val="000000"/>
                          <w:sz w:val="19"/>
                          <w:szCs w:val="19"/>
                          <w:lang w:val="en-US"/>
                        </w:rPr>
                        <w:t>]</w:t>
                      </w:r>
                    </w:p>
                    <w:p w14:paraId="365D5CA5" w14:textId="77777777" w:rsidR="00E04204" w:rsidRPr="007629B1" w:rsidRDefault="00E04204" w:rsidP="007F5064">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void</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ReadSignals_</w:t>
                      </w:r>
                      <w:proofErr w:type="gramStart"/>
                      <w:r w:rsidRPr="007629B1">
                        <w:rPr>
                          <w:rFonts w:ascii="Consolas" w:hAnsi="Consolas" w:cs="Consolas"/>
                          <w:color w:val="000000"/>
                          <w:sz w:val="19"/>
                          <w:szCs w:val="19"/>
                          <w:lang w:val="en-US"/>
                        </w:rPr>
                        <w:t>ECGID</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00"/>
                          <w:sz w:val="19"/>
                          <w:szCs w:val="19"/>
                          <w:lang w:val="en-US"/>
                        </w:rPr>
                        <w:t>)</w:t>
                      </w:r>
                    </w:p>
                    <w:p w14:paraId="36B8039A" w14:textId="77777777" w:rsidR="00E04204" w:rsidRPr="007629B1" w:rsidRDefault="00E04204" w:rsidP="007F5064">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           </w:t>
                      </w:r>
                    </w:p>
                    <w:p w14:paraId="4C6F06BB" w14:textId="77777777" w:rsidR="00E04204" w:rsidRPr="007629B1" w:rsidRDefault="00E04204" w:rsidP="007F5064">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csvPath</w:t>
                      </w:r>
                      <w:proofErr w:type="spellEnd"/>
                      <w:r w:rsidRPr="007629B1">
                        <w:rPr>
                          <w:rFonts w:ascii="Consolas" w:hAnsi="Consolas" w:cs="Consolas"/>
                          <w:color w:val="000000"/>
                          <w:sz w:val="19"/>
                          <w:szCs w:val="19"/>
                          <w:lang w:val="en-US"/>
                        </w:rPr>
                        <w:t>;</w:t>
                      </w:r>
                    </w:p>
                    <w:p w14:paraId="5A622154" w14:textId="77777777" w:rsidR="00E04204" w:rsidRPr="007629B1" w:rsidRDefault="00E04204" w:rsidP="007F5064">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csvPath</w:t>
                      </w:r>
                      <w:proofErr w:type="spellEnd"/>
                      <w:r w:rsidRPr="007629B1">
                        <w:rPr>
                          <w:rFonts w:ascii="Consolas" w:hAnsi="Consolas" w:cs="Consolas"/>
                          <w:color w:val="000000"/>
                          <w:sz w:val="19"/>
                          <w:szCs w:val="19"/>
                          <w:lang w:val="en-US"/>
                        </w:rPr>
                        <w:t xml:space="preserve"> = </w:t>
                      </w:r>
                      <w:proofErr w:type="spellStart"/>
                      <w:r w:rsidRPr="007629B1">
                        <w:rPr>
                          <w:rFonts w:ascii="Consolas" w:hAnsi="Consolas" w:cs="Consolas"/>
                          <w:color w:val="000000"/>
                          <w:sz w:val="19"/>
                          <w:szCs w:val="19"/>
                          <w:lang w:val="en-US"/>
                        </w:rPr>
                        <w:t>ManagerWFDB.ExportSamplesCSV</w:t>
                      </w:r>
                      <w:proofErr w:type="spellEnd"/>
                      <w:r w:rsidRPr="007629B1">
                        <w:rPr>
                          <w:rFonts w:ascii="Consolas" w:hAnsi="Consolas" w:cs="Consolas"/>
                          <w:color w:val="000000"/>
                          <w:sz w:val="19"/>
                          <w:szCs w:val="19"/>
                          <w:lang w:val="en-US"/>
                        </w:rPr>
                        <w:t>(</w:t>
                      </w:r>
                      <w:r w:rsidRPr="007629B1">
                        <w:rPr>
                          <w:rFonts w:ascii="Consolas" w:hAnsi="Consolas" w:cs="Consolas"/>
                          <w:color w:val="A31515"/>
                          <w:sz w:val="19"/>
                          <w:szCs w:val="19"/>
                          <w:lang w:val="en-US"/>
                        </w:rPr>
                        <w:t>"rec_1"</w:t>
                      </w:r>
                      <w:r w:rsidRPr="007629B1">
                        <w:rPr>
                          <w:rFonts w:ascii="Consolas" w:hAnsi="Consolas" w:cs="Consolas"/>
                          <w:color w:val="000000"/>
                          <w:sz w:val="19"/>
                          <w:szCs w:val="19"/>
                          <w:lang w:val="en-US"/>
                        </w:rPr>
                        <w:t>);</w:t>
                      </w:r>
                    </w:p>
                    <w:p w14:paraId="01A574DA" w14:textId="77777777" w:rsidR="00E04204" w:rsidRPr="007629B1" w:rsidRDefault="00E04204" w:rsidP="007F5064">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Assert.IsTrue</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File.Exists</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csvPath</w:t>
                      </w:r>
                      <w:proofErr w:type="spellEnd"/>
                      <w:r w:rsidRPr="007629B1">
                        <w:rPr>
                          <w:rFonts w:ascii="Consolas" w:hAnsi="Consolas" w:cs="Consolas"/>
                          <w:color w:val="000000"/>
                          <w:sz w:val="19"/>
                          <w:szCs w:val="19"/>
                          <w:lang w:val="en-US"/>
                        </w:rPr>
                        <w:t>));</w:t>
                      </w:r>
                    </w:p>
                    <w:p w14:paraId="438080CC" w14:textId="77777777" w:rsidR="00E04204" w:rsidRDefault="00E04204" w:rsidP="007F5064">
                      <w:r w:rsidRPr="007629B1">
                        <w:rPr>
                          <w:rFonts w:ascii="Consolas" w:hAnsi="Consolas" w:cs="Consolas"/>
                          <w:color w:val="000000"/>
                          <w:sz w:val="19"/>
                          <w:szCs w:val="19"/>
                          <w:lang w:val="en-US"/>
                        </w:rPr>
                        <w:t xml:space="preserve">        </w:t>
                      </w:r>
                      <w:r>
                        <w:rPr>
                          <w:rFonts w:ascii="Consolas" w:hAnsi="Consolas" w:cs="Consolas"/>
                          <w:color w:val="000000"/>
                          <w:sz w:val="19"/>
                          <w:szCs w:val="19"/>
                        </w:rPr>
                        <w:t>}</w:t>
                      </w:r>
                    </w:p>
                  </w:txbxContent>
                </v:textbox>
                <w10:wrap type="square" anchorx="margin"/>
              </v:shape>
            </w:pict>
          </mc:Fallback>
        </mc:AlternateContent>
      </w:r>
    </w:p>
    <w:tbl>
      <w:tblPr>
        <w:tblStyle w:val="Tablaconcuadrcula"/>
        <w:tblW w:w="9067" w:type="dxa"/>
        <w:tblLayout w:type="fixed"/>
        <w:tblLook w:val="04A0" w:firstRow="1" w:lastRow="0" w:firstColumn="1" w:lastColumn="0" w:noHBand="0" w:noVBand="1"/>
      </w:tblPr>
      <w:tblGrid>
        <w:gridCol w:w="4957"/>
        <w:gridCol w:w="4110"/>
      </w:tblGrid>
      <w:tr w:rsidR="007F5064" w14:paraId="009193F6" w14:textId="77777777" w:rsidTr="00374307">
        <w:tc>
          <w:tcPr>
            <w:tcW w:w="4957" w:type="dxa"/>
          </w:tcPr>
          <w:p w14:paraId="793B725A" w14:textId="77777777" w:rsidR="007F5064" w:rsidRDefault="004744CF">
            <w:pPr>
              <w:spacing w:line="276" w:lineRule="auto"/>
              <w:jc w:val="both"/>
              <w:rPr>
                <w:u w:val="single"/>
              </w:rPr>
              <w:pPrChange w:id="1787" w:author="Roca Neyra Renzo Jaime" w:date="2019-09-09T23:53:00Z">
                <w:pPr/>
              </w:pPrChange>
            </w:pPr>
            <w:r>
              <w:rPr>
                <w:noProof/>
                <w:lang w:eastAsia="es-ES"/>
              </w:rPr>
              <w:drawing>
                <wp:inline distT="0" distB="0" distL="0" distR="0" wp14:anchorId="6CBFEC7B" wp14:editId="19E025CB">
                  <wp:extent cx="3010535" cy="16052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0535" cy="1605280"/>
                          </a:xfrm>
                          <a:prstGeom prst="rect">
                            <a:avLst/>
                          </a:prstGeom>
                        </pic:spPr>
                      </pic:pic>
                    </a:graphicData>
                  </a:graphic>
                </wp:inline>
              </w:drawing>
            </w:r>
          </w:p>
        </w:tc>
        <w:tc>
          <w:tcPr>
            <w:tcW w:w="4110" w:type="dxa"/>
          </w:tcPr>
          <w:p w14:paraId="789ED656" w14:textId="77777777" w:rsidR="007F5064" w:rsidRDefault="00F8595D">
            <w:pPr>
              <w:keepNext/>
              <w:spacing w:line="276" w:lineRule="auto"/>
              <w:jc w:val="both"/>
              <w:rPr>
                <w:u w:val="single"/>
              </w:rPr>
              <w:pPrChange w:id="1788" w:author="Roca Neyra Renzo Jaime" w:date="2019-09-09T23:53:00Z">
                <w:pPr>
                  <w:keepNext/>
                </w:pPr>
              </w:pPrChange>
            </w:pPr>
            <w:r>
              <w:rPr>
                <w:noProof/>
                <w:lang w:eastAsia="es-ES"/>
              </w:rPr>
              <w:drawing>
                <wp:inline distT="0" distB="0" distL="0" distR="0" wp14:anchorId="4716A101" wp14:editId="4A2B8F69">
                  <wp:extent cx="2086669" cy="16617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4528" cy="1675948"/>
                          </a:xfrm>
                          <a:prstGeom prst="rect">
                            <a:avLst/>
                          </a:prstGeom>
                        </pic:spPr>
                      </pic:pic>
                    </a:graphicData>
                  </a:graphic>
                </wp:inline>
              </w:drawing>
            </w:r>
          </w:p>
        </w:tc>
      </w:tr>
      <w:tr w:rsidR="00F8595D" w14:paraId="24BA83C3" w14:textId="77777777" w:rsidTr="00374307">
        <w:tc>
          <w:tcPr>
            <w:tcW w:w="4957" w:type="dxa"/>
          </w:tcPr>
          <w:p w14:paraId="6BE5FB70" w14:textId="77777777" w:rsidR="00F8595D" w:rsidRDefault="004744CF">
            <w:pPr>
              <w:spacing w:line="276" w:lineRule="auto"/>
              <w:jc w:val="both"/>
              <w:rPr>
                <w:noProof/>
                <w:lang w:eastAsia="es-ES"/>
              </w:rPr>
              <w:pPrChange w:id="1789" w:author="Roca Neyra Renzo Jaime" w:date="2019-09-09T23:53:00Z">
                <w:pPr/>
              </w:pPrChange>
            </w:pPr>
            <w:r>
              <w:rPr>
                <w:noProof/>
                <w:lang w:eastAsia="es-ES"/>
              </w:rPr>
              <w:drawing>
                <wp:inline distT="0" distB="0" distL="0" distR="0" wp14:anchorId="04298624" wp14:editId="480BC222">
                  <wp:extent cx="2834208" cy="1391697"/>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4001" cy="1401416"/>
                          </a:xfrm>
                          <a:prstGeom prst="rect">
                            <a:avLst/>
                          </a:prstGeom>
                        </pic:spPr>
                      </pic:pic>
                    </a:graphicData>
                  </a:graphic>
                </wp:inline>
              </w:drawing>
            </w:r>
          </w:p>
        </w:tc>
        <w:tc>
          <w:tcPr>
            <w:tcW w:w="4110" w:type="dxa"/>
          </w:tcPr>
          <w:p w14:paraId="70EBE4EE" w14:textId="77777777" w:rsidR="00F8595D" w:rsidRDefault="00F8595D">
            <w:pPr>
              <w:keepNext/>
              <w:spacing w:line="276" w:lineRule="auto"/>
              <w:jc w:val="both"/>
              <w:rPr>
                <w:noProof/>
                <w:lang w:eastAsia="es-ES"/>
              </w:rPr>
              <w:pPrChange w:id="1790" w:author="Roca Neyra Renzo Jaime" w:date="2019-09-09T23:53:00Z">
                <w:pPr>
                  <w:keepNext/>
                </w:pPr>
              </w:pPrChange>
            </w:pPr>
            <w:r>
              <w:rPr>
                <w:noProof/>
                <w:lang w:eastAsia="es-ES"/>
              </w:rPr>
              <w:t xml:space="preserve">          </w:t>
            </w:r>
            <w:r>
              <w:rPr>
                <w:noProof/>
                <w:lang w:eastAsia="es-ES"/>
              </w:rPr>
              <w:drawing>
                <wp:inline distT="0" distB="0" distL="0" distR="0" wp14:anchorId="06236EE4" wp14:editId="1861E0D2">
                  <wp:extent cx="1673750" cy="1539214"/>
                  <wp:effectExtent l="0" t="0" r="3175"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2912" cy="1547639"/>
                          </a:xfrm>
                          <a:prstGeom prst="rect">
                            <a:avLst/>
                          </a:prstGeom>
                        </pic:spPr>
                      </pic:pic>
                    </a:graphicData>
                  </a:graphic>
                </wp:inline>
              </w:drawing>
            </w:r>
          </w:p>
        </w:tc>
      </w:tr>
    </w:tbl>
    <w:p w14:paraId="225D88B6" w14:textId="77777777" w:rsidR="00A87469" w:rsidRDefault="00A87469">
      <w:pPr>
        <w:spacing w:line="276" w:lineRule="auto"/>
        <w:jc w:val="both"/>
        <w:pPrChange w:id="1791" w:author="Roca Neyra Renzo Jaime" w:date="2019-09-09T23:53:00Z">
          <w:pPr/>
        </w:pPrChange>
      </w:pPr>
    </w:p>
    <w:p w14:paraId="795282C8" w14:textId="77777777" w:rsidR="00F8595D" w:rsidRPr="00A87469" w:rsidRDefault="00F8595D">
      <w:pPr>
        <w:spacing w:line="276" w:lineRule="auto"/>
        <w:jc w:val="both"/>
        <w:pPrChange w:id="1792" w:author="Roca Neyra Renzo Jaime" w:date="2019-09-09T23:53:00Z">
          <w:pPr/>
        </w:pPrChange>
      </w:pPr>
      <w:r>
        <w:t xml:space="preserve">Como se puede apreciar los valores de las muestras </w:t>
      </w:r>
      <w:r w:rsidR="00EF11DD">
        <w:t>y el tiempo en la que ha sido capturado son iguales</w:t>
      </w:r>
      <w:r>
        <w:t>.</w:t>
      </w:r>
      <w:r w:rsidR="00CC5AB4">
        <w:t xml:space="preserve"> Cabe comentar que en el </w:t>
      </w:r>
      <w:proofErr w:type="spellStart"/>
      <w:r w:rsidR="00CC5AB4">
        <w:t>csv</w:t>
      </w:r>
      <w:proofErr w:type="spellEnd"/>
      <w:r w:rsidR="00CC5AB4">
        <w:t xml:space="preserve"> obtenido del método tiene una columna con el año 01/01/0001 y la hora </w:t>
      </w:r>
      <w:r w:rsidR="004744CF">
        <w:t>00</w:t>
      </w:r>
      <w:r w:rsidR="00CC5AB4">
        <w:t>:00 debido a que no está establecido la fecha de inicio ni la hora de inicio del registro en el fichero de cabecera.</w:t>
      </w:r>
    </w:p>
    <w:p w14:paraId="6D703C99" w14:textId="77777777" w:rsidR="00A87469" w:rsidRDefault="00A87469">
      <w:pPr>
        <w:pStyle w:val="Ttulo4"/>
        <w:spacing w:line="276" w:lineRule="auto"/>
        <w:jc w:val="both"/>
        <w:pPrChange w:id="1793" w:author="Roca Neyra Renzo Jaime" w:date="2019-09-09T23:53:00Z">
          <w:pPr>
            <w:pStyle w:val="Ttulo4"/>
          </w:pPr>
        </w:pPrChange>
      </w:pPr>
      <w:r>
        <w:t xml:space="preserve">Lectura del fichero de </w:t>
      </w:r>
      <w:r w:rsidR="000F654B">
        <w:t>anotaciones</w:t>
      </w:r>
      <w:r w:rsidR="00C41C6F">
        <w:t xml:space="preserve"> </w:t>
      </w:r>
      <w:r w:rsidR="0006640E">
        <w:t xml:space="preserve">en </w:t>
      </w:r>
      <w:r w:rsidR="00C41C6F">
        <w:t>formato MIT</w:t>
      </w:r>
    </w:p>
    <w:p w14:paraId="05D1A2DC" w14:textId="77777777" w:rsidR="00BB6388" w:rsidRDefault="00C80E3A">
      <w:pPr>
        <w:spacing w:line="276" w:lineRule="auto"/>
        <w:jc w:val="both"/>
        <w:pPrChange w:id="1794" w:author="Roca Neyra Renzo Jaime" w:date="2019-09-09T23:53:00Z">
          <w:pPr/>
        </w:pPrChange>
      </w:pPr>
      <w:r>
        <w:rPr>
          <w:noProof/>
          <w:lang w:eastAsia="es-ES"/>
        </w:rPr>
        <mc:AlternateContent>
          <mc:Choice Requires="wps">
            <w:drawing>
              <wp:anchor distT="45720" distB="45720" distL="114300" distR="114300" simplePos="0" relativeHeight="251663360" behindDoc="0" locked="0" layoutInCell="1" allowOverlap="1" wp14:anchorId="7DFA9068" wp14:editId="1082E7DC">
                <wp:simplePos x="0" y="0"/>
                <wp:positionH relativeFrom="margin">
                  <wp:align>left</wp:align>
                </wp:positionH>
                <wp:positionV relativeFrom="paragraph">
                  <wp:posOffset>715761</wp:posOffset>
                </wp:positionV>
                <wp:extent cx="5389245" cy="1404620"/>
                <wp:effectExtent l="0" t="0" r="20955" b="1587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1404620"/>
                        </a:xfrm>
                        <a:prstGeom prst="rect">
                          <a:avLst/>
                        </a:prstGeom>
                        <a:solidFill>
                          <a:srgbClr val="FFFFFF"/>
                        </a:solidFill>
                        <a:ln w="9525">
                          <a:solidFill>
                            <a:srgbClr val="000000"/>
                          </a:solidFill>
                          <a:miter lim="800000"/>
                          <a:headEnd/>
                          <a:tailEnd/>
                        </a:ln>
                      </wps:spPr>
                      <wps:txbx>
                        <w:txbxContent>
                          <w:p w14:paraId="4BA7D61E" w14:textId="77777777" w:rsidR="00E04204" w:rsidRPr="007629B1" w:rsidRDefault="00E04204" w:rsidP="00C80E3A">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TestMethod</w:t>
                            </w:r>
                            <w:proofErr w:type="spellEnd"/>
                            <w:r w:rsidRPr="007629B1">
                              <w:rPr>
                                <w:rFonts w:ascii="Consolas" w:hAnsi="Consolas" w:cs="Consolas"/>
                                <w:color w:val="000000"/>
                                <w:sz w:val="19"/>
                                <w:szCs w:val="19"/>
                                <w:lang w:val="en-US"/>
                              </w:rPr>
                              <w:t>]</w:t>
                            </w:r>
                          </w:p>
                          <w:p w14:paraId="00CE201C" w14:textId="77777777" w:rsidR="00E04204" w:rsidRPr="007629B1" w:rsidRDefault="00E04204" w:rsidP="00C80E3A">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void</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ReadAnnotation_</w:t>
                            </w:r>
                            <w:proofErr w:type="gramStart"/>
                            <w:r w:rsidRPr="007629B1">
                              <w:rPr>
                                <w:rFonts w:ascii="Consolas" w:hAnsi="Consolas" w:cs="Consolas"/>
                                <w:color w:val="000000"/>
                                <w:sz w:val="19"/>
                                <w:szCs w:val="19"/>
                                <w:lang w:val="en-US"/>
                              </w:rPr>
                              <w:t>ECGID</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00"/>
                                <w:sz w:val="19"/>
                                <w:szCs w:val="19"/>
                                <w:lang w:val="en-US"/>
                              </w:rPr>
                              <w:t>)</w:t>
                            </w:r>
                          </w:p>
                          <w:p w14:paraId="7EB2722A" w14:textId="77777777" w:rsidR="00E04204" w:rsidRPr="007629B1" w:rsidRDefault="00E04204" w:rsidP="00C80E3A">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
                          <w:p w14:paraId="1ED2A49B" w14:textId="77777777" w:rsidR="00E04204" w:rsidRPr="007629B1" w:rsidRDefault="00E04204" w:rsidP="00C80E3A">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csvPath</w:t>
                            </w:r>
                            <w:proofErr w:type="spellEnd"/>
                            <w:r w:rsidRPr="007629B1">
                              <w:rPr>
                                <w:rFonts w:ascii="Consolas" w:hAnsi="Consolas" w:cs="Consolas"/>
                                <w:color w:val="000000"/>
                                <w:sz w:val="19"/>
                                <w:szCs w:val="19"/>
                                <w:lang w:val="en-US"/>
                              </w:rPr>
                              <w:t>;</w:t>
                            </w:r>
                          </w:p>
                          <w:p w14:paraId="12018A2E" w14:textId="77777777" w:rsidR="00E04204" w:rsidRPr="007629B1" w:rsidRDefault="00E04204" w:rsidP="00C80E3A">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csvPath</w:t>
                            </w:r>
                            <w:proofErr w:type="spellEnd"/>
                            <w:r w:rsidRPr="007629B1">
                              <w:rPr>
                                <w:rFonts w:ascii="Consolas" w:hAnsi="Consolas" w:cs="Consolas"/>
                                <w:color w:val="000000"/>
                                <w:sz w:val="19"/>
                                <w:szCs w:val="19"/>
                                <w:lang w:val="en-US"/>
                              </w:rPr>
                              <w:t xml:space="preserve"> = </w:t>
                            </w:r>
                            <w:proofErr w:type="spellStart"/>
                            <w:r w:rsidRPr="007629B1">
                              <w:rPr>
                                <w:rFonts w:ascii="Consolas" w:hAnsi="Consolas" w:cs="Consolas"/>
                                <w:color w:val="000000"/>
                                <w:sz w:val="19"/>
                                <w:szCs w:val="19"/>
                                <w:lang w:val="en-US"/>
                              </w:rPr>
                              <w:t>ManagerWFDB.ExportAnnotationsCSV</w:t>
                            </w:r>
                            <w:proofErr w:type="spellEnd"/>
                            <w:r w:rsidRPr="007629B1">
                              <w:rPr>
                                <w:rFonts w:ascii="Consolas" w:hAnsi="Consolas" w:cs="Consolas"/>
                                <w:color w:val="000000"/>
                                <w:sz w:val="19"/>
                                <w:szCs w:val="19"/>
                                <w:lang w:val="en-US"/>
                              </w:rPr>
                              <w:t>(</w:t>
                            </w:r>
                            <w:r w:rsidRPr="007629B1">
                              <w:rPr>
                                <w:rFonts w:ascii="Consolas" w:hAnsi="Consolas" w:cs="Consolas"/>
                                <w:color w:val="A31515"/>
                                <w:sz w:val="19"/>
                                <w:szCs w:val="19"/>
                                <w:lang w:val="en-US"/>
                              </w:rPr>
                              <w:t>"rec_1"</w:t>
                            </w:r>
                            <w:r w:rsidRPr="007629B1">
                              <w:rPr>
                                <w:rFonts w:ascii="Consolas" w:hAnsi="Consolas" w:cs="Consolas"/>
                                <w:color w:val="000000"/>
                                <w:sz w:val="19"/>
                                <w:szCs w:val="19"/>
                                <w:lang w:val="en-US"/>
                              </w:rPr>
                              <w:t>,</w:t>
                            </w:r>
                            <w:r w:rsidRPr="007629B1">
                              <w:rPr>
                                <w:rFonts w:ascii="Consolas" w:hAnsi="Consolas" w:cs="Consolas"/>
                                <w:color w:val="A31515"/>
                                <w:sz w:val="19"/>
                                <w:szCs w:val="19"/>
                                <w:lang w:val="en-US"/>
                              </w:rPr>
                              <w:t>"atr</w:t>
                            </w:r>
                            <w:proofErr w:type="gramStart"/>
                            <w:r w:rsidRPr="007629B1">
                              <w:rPr>
                                <w:rFonts w:ascii="Consolas" w:hAnsi="Consolas" w:cs="Consolas"/>
                                <w:color w:val="A31515"/>
                                <w:sz w:val="19"/>
                                <w:szCs w:val="19"/>
                                <w:lang w:val="en-US"/>
                              </w:rPr>
                              <w:t>"</w:t>
                            </w:r>
                            <w:r w:rsidRPr="007629B1">
                              <w:rPr>
                                <w:rFonts w:ascii="Consolas" w:hAnsi="Consolas" w:cs="Consolas"/>
                                <w:color w:val="000000"/>
                                <w:sz w:val="19"/>
                                <w:szCs w:val="19"/>
                                <w:lang w:val="en-US"/>
                              </w:rPr>
                              <w:t>,</w:t>
                            </w:r>
                            <w:r w:rsidRPr="007629B1">
                              <w:rPr>
                                <w:rFonts w:ascii="Consolas" w:hAnsi="Consolas" w:cs="Consolas"/>
                                <w:color w:val="0000FF"/>
                                <w:sz w:val="19"/>
                                <w:szCs w:val="19"/>
                                <w:lang w:val="en-US"/>
                              </w:rPr>
                              <w:t>true</w:t>
                            </w:r>
                            <w:proofErr w:type="gramEnd"/>
                            <w:r w:rsidRPr="007629B1">
                              <w:rPr>
                                <w:rFonts w:ascii="Consolas" w:hAnsi="Consolas" w:cs="Consolas"/>
                                <w:color w:val="000000"/>
                                <w:sz w:val="19"/>
                                <w:szCs w:val="19"/>
                                <w:lang w:val="en-US"/>
                              </w:rPr>
                              <w:t>);</w:t>
                            </w:r>
                          </w:p>
                          <w:p w14:paraId="601EBF35" w14:textId="77777777" w:rsidR="00E04204" w:rsidRPr="007629B1" w:rsidRDefault="00E04204" w:rsidP="00C80E3A">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Assert.IsTrue</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File.Exists</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csvPath</w:t>
                            </w:r>
                            <w:proofErr w:type="spellEnd"/>
                            <w:r w:rsidRPr="007629B1">
                              <w:rPr>
                                <w:rFonts w:ascii="Consolas" w:hAnsi="Consolas" w:cs="Consolas"/>
                                <w:color w:val="000000"/>
                                <w:sz w:val="19"/>
                                <w:szCs w:val="19"/>
                                <w:lang w:val="en-US"/>
                              </w:rPr>
                              <w:t>));</w:t>
                            </w:r>
                          </w:p>
                          <w:p w14:paraId="169A2C73" w14:textId="77777777" w:rsidR="00E04204" w:rsidRDefault="00E04204" w:rsidP="00C80E3A">
                            <w:pPr>
                              <w:autoSpaceDE w:val="0"/>
                              <w:autoSpaceDN w:val="0"/>
                              <w:adjustRightInd w:val="0"/>
                              <w:spacing w:after="0" w:line="240" w:lineRule="auto"/>
                            </w:pPr>
                            <w:r w:rsidRPr="007629B1">
                              <w:rPr>
                                <w:rFonts w:ascii="Consolas" w:hAnsi="Consolas" w:cs="Consolas"/>
                                <w:color w:val="000000"/>
                                <w:sz w:val="19"/>
                                <w:szCs w:val="19"/>
                                <w:lang w:val="en-US"/>
                              </w:rPr>
                              <w:t xml:space="preserve">        </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FA9068" id="_x0000_s1030" type="#_x0000_t202" style="position:absolute;left:0;text-align:left;margin-left:0;margin-top:56.35pt;width:424.3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">
                <v:textbox style="mso-fit-shape-to-text:t">
                  <w:txbxContent>
                    <w:p w14:paraId="4BA7D61E" w14:textId="77777777" w:rsidR="00E04204" w:rsidRPr="007629B1" w:rsidRDefault="00E04204" w:rsidP="00C80E3A">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TestMethod</w:t>
                      </w:r>
                      <w:proofErr w:type="spellEnd"/>
                      <w:r w:rsidRPr="007629B1">
                        <w:rPr>
                          <w:rFonts w:ascii="Consolas" w:hAnsi="Consolas" w:cs="Consolas"/>
                          <w:color w:val="000000"/>
                          <w:sz w:val="19"/>
                          <w:szCs w:val="19"/>
                          <w:lang w:val="en-US"/>
                        </w:rPr>
                        <w:t>]</w:t>
                      </w:r>
                    </w:p>
                    <w:p w14:paraId="00CE201C" w14:textId="77777777" w:rsidR="00E04204" w:rsidRPr="007629B1" w:rsidRDefault="00E04204" w:rsidP="00C80E3A">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void</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ReadAnnotation_</w:t>
                      </w:r>
                      <w:proofErr w:type="gramStart"/>
                      <w:r w:rsidRPr="007629B1">
                        <w:rPr>
                          <w:rFonts w:ascii="Consolas" w:hAnsi="Consolas" w:cs="Consolas"/>
                          <w:color w:val="000000"/>
                          <w:sz w:val="19"/>
                          <w:szCs w:val="19"/>
                          <w:lang w:val="en-US"/>
                        </w:rPr>
                        <w:t>ECGID</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00"/>
                          <w:sz w:val="19"/>
                          <w:szCs w:val="19"/>
                          <w:lang w:val="en-US"/>
                        </w:rPr>
                        <w:t>)</w:t>
                      </w:r>
                    </w:p>
                    <w:p w14:paraId="7EB2722A" w14:textId="77777777" w:rsidR="00E04204" w:rsidRPr="007629B1" w:rsidRDefault="00E04204" w:rsidP="00C80E3A">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
                    <w:p w14:paraId="1ED2A49B" w14:textId="77777777" w:rsidR="00E04204" w:rsidRPr="007629B1" w:rsidRDefault="00E04204" w:rsidP="00C80E3A">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csvPath</w:t>
                      </w:r>
                      <w:proofErr w:type="spellEnd"/>
                      <w:r w:rsidRPr="007629B1">
                        <w:rPr>
                          <w:rFonts w:ascii="Consolas" w:hAnsi="Consolas" w:cs="Consolas"/>
                          <w:color w:val="000000"/>
                          <w:sz w:val="19"/>
                          <w:szCs w:val="19"/>
                          <w:lang w:val="en-US"/>
                        </w:rPr>
                        <w:t>;</w:t>
                      </w:r>
                    </w:p>
                    <w:p w14:paraId="12018A2E" w14:textId="77777777" w:rsidR="00E04204" w:rsidRPr="007629B1" w:rsidRDefault="00E04204" w:rsidP="00C80E3A">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csvPath</w:t>
                      </w:r>
                      <w:proofErr w:type="spellEnd"/>
                      <w:r w:rsidRPr="007629B1">
                        <w:rPr>
                          <w:rFonts w:ascii="Consolas" w:hAnsi="Consolas" w:cs="Consolas"/>
                          <w:color w:val="000000"/>
                          <w:sz w:val="19"/>
                          <w:szCs w:val="19"/>
                          <w:lang w:val="en-US"/>
                        </w:rPr>
                        <w:t xml:space="preserve"> = </w:t>
                      </w:r>
                      <w:proofErr w:type="spellStart"/>
                      <w:r w:rsidRPr="007629B1">
                        <w:rPr>
                          <w:rFonts w:ascii="Consolas" w:hAnsi="Consolas" w:cs="Consolas"/>
                          <w:color w:val="000000"/>
                          <w:sz w:val="19"/>
                          <w:szCs w:val="19"/>
                          <w:lang w:val="en-US"/>
                        </w:rPr>
                        <w:t>ManagerWFDB.ExportAnnotationsCSV</w:t>
                      </w:r>
                      <w:proofErr w:type="spellEnd"/>
                      <w:r w:rsidRPr="007629B1">
                        <w:rPr>
                          <w:rFonts w:ascii="Consolas" w:hAnsi="Consolas" w:cs="Consolas"/>
                          <w:color w:val="000000"/>
                          <w:sz w:val="19"/>
                          <w:szCs w:val="19"/>
                          <w:lang w:val="en-US"/>
                        </w:rPr>
                        <w:t>(</w:t>
                      </w:r>
                      <w:r w:rsidRPr="007629B1">
                        <w:rPr>
                          <w:rFonts w:ascii="Consolas" w:hAnsi="Consolas" w:cs="Consolas"/>
                          <w:color w:val="A31515"/>
                          <w:sz w:val="19"/>
                          <w:szCs w:val="19"/>
                          <w:lang w:val="en-US"/>
                        </w:rPr>
                        <w:t>"rec_1"</w:t>
                      </w:r>
                      <w:r w:rsidRPr="007629B1">
                        <w:rPr>
                          <w:rFonts w:ascii="Consolas" w:hAnsi="Consolas" w:cs="Consolas"/>
                          <w:color w:val="000000"/>
                          <w:sz w:val="19"/>
                          <w:szCs w:val="19"/>
                          <w:lang w:val="en-US"/>
                        </w:rPr>
                        <w:t>,</w:t>
                      </w:r>
                      <w:r w:rsidRPr="007629B1">
                        <w:rPr>
                          <w:rFonts w:ascii="Consolas" w:hAnsi="Consolas" w:cs="Consolas"/>
                          <w:color w:val="A31515"/>
                          <w:sz w:val="19"/>
                          <w:szCs w:val="19"/>
                          <w:lang w:val="en-US"/>
                        </w:rPr>
                        <w:t>"atr</w:t>
                      </w:r>
                      <w:proofErr w:type="gramStart"/>
                      <w:r w:rsidRPr="007629B1">
                        <w:rPr>
                          <w:rFonts w:ascii="Consolas" w:hAnsi="Consolas" w:cs="Consolas"/>
                          <w:color w:val="A31515"/>
                          <w:sz w:val="19"/>
                          <w:szCs w:val="19"/>
                          <w:lang w:val="en-US"/>
                        </w:rPr>
                        <w:t>"</w:t>
                      </w:r>
                      <w:r w:rsidRPr="007629B1">
                        <w:rPr>
                          <w:rFonts w:ascii="Consolas" w:hAnsi="Consolas" w:cs="Consolas"/>
                          <w:color w:val="000000"/>
                          <w:sz w:val="19"/>
                          <w:szCs w:val="19"/>
                          <w:lang w:val="en-US"/>
                        </w:rPr>
                        <w:t>,</w:t>
                      </w:r>
                      <w:r w:rsidRPr="007629B1">
                        <w:rPr>
                          <w:rFonts w:ascii="Consolas" w:hAnsi="Consolas" w:cs="Consolas"/>
                          <w:color w:val="0000FF"/>
                          <w:sz w:val="19"/>
                          <w:szCs w:val="19"/>
                          <w:lang w:val="en-US"/>
                        </w:rPr>
                        <w:t>true</w:t>
                      </w:r>
                      <w:proofErr w:type="gramEnd"/>
                      <w:r w:rsidRPr="007629B1">
                        <w:rPr>
                          <w:rFonts w:ascii="Consolas" w:hAnsi="Consolas" w:cs="Consolas"/>
                          <w:color w:val="000000"/>
                          <w:sz w:val="19"/>
                          <w:szCs w:val="19"/>
                          <w:lang w:val="en-US"/>
                        </w:rPr>
                        <w:t>);</w:t>
                      </w:r>
                    </w:p>
                    <w:p w14:paraId="601EBF35" w14:textId="77777777" w:rsidR="00E04204" w:rsidRPr="007629B1" w:rsidRDefault="00E04204" w:rsidP="00C80E3A">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Assert.IsTrue</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File.Exists</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csvPath</w:t>
                      </w:r>
                      <w:proofErr w:type="spellEnd"/>
                      <w:r w:rsidRPr="007629B1">
                        <w:rPr>
                          <w:rFonts w:ascii="Consolas" w:hAnsi="Consolas" w:cs="Consolas"/>
                          <w:color w:val="000000"/>
                          <w:sz w:val="19"/>
                          <w:szCs w:val="19"/>
                          <w:lang w:val="en-US"/>
                        </w:rPr>
                        <w:t>));</w:t>
                      </w:r>
                    </w:p>
                    <w:p w14:paraId="169A2C73" w14:textId="77777777" w:rsidR="00E04204" w:rsidRDefault="00E04204" w:rsidP="00C80E3A">
                      <w:pPr>
                        <w:autoSpaceDE w:val="0"/>
                        <w:autoSpaceDN w:val="0"/>
                        <w:adjustRightInd w:val="0"/>
                        <w:spacing w:after="0" w:line="240" w:lineRule="auto"/>
                      </w:pPr>
                      <w:r w:rsidRPr="007629B1">
                        <w:rPr>
                          <w:rFonts w:ascii="Consolas" w:hAnsi="Consolas" w:cs="Consolas"/>
                          <w:color w:val="000000"/>
                          <w:sz w:val="19"/>
                          <w:szCs w:val="19"/>
                          <w:lang w:val="en-US"/>
                        </w:rPr>
                        <w:t xml:space="preserve">        </w:t>
                      </w:r>
                      <w:r>
                        <w:rPr>
                          <w:rFonts w:ascii="Consolas" w:hAnsi="Consolas" w:cs="Consolas"/>
                          <w:color w:val="000000"/>
                          <w:sz w:val="19"/>
                          <w:szCs w:val="19"/>
                        </w:rPr>
                        <w:t>}</w:t>
                      </w:r>
                    </w:p>
                  </w:txbxContent>
                </v:textbox>
                <w10:wrap type="square" anchorx="margin"/>
              </v:shape>
            </w:pict>
          </mc:Fallback>
        </mc:AlternateContent>
      </w:r>
      <w:r w:rsidR="00BB6388">
        <w:t xml:space="preserve">Se ha realizado la prueba utilizando el método de exportación del fichero de anotación (rec_1.atr) en CSV. Se va a comparar las anotaciones del </w:t>
      </w:r>
      <w:proofErr w:type="spellStart"/>
      <w:r w:rsidR="00BB6388">
        <w:t>csv</w:t>
      </w:r>
      <w:proofErr w:type="spellEnd"/>
      <w:r w:rsidR="00BB6388">
        <w:t xml:space="preserve"> con las anotaciones obtenido de la aplicación web.</w:t>
      </w:r>
    </w:p>
    <w:p w14:paraId="56618D57" w14:textId="77777777" w:rsidR="00A87469" w:rsidRPr="00A87469" w:rsidRDefault="00A87469">
      <w:pPr>
        <w:spacing w:line="276" w:lineRule="auto"/>
        <w:jc w:val="both"/>
        <w:pPrChange w:id="1795" w:author="Roca Neyra Renzo Jaime" w:date="2019-09-09T23:53:00Z">
          <w:pPr/>
        </w:pPrChange>
      </w:pPr>
    </w:p>
    <w:tbl>
      <w:tblPr>
        <w:tblStyle w:val="Tablaconcuadrcula"/>
        <w:tblW w:w="9067" w:type="dxa"/>
        <w:tblLayout w:type="fixed"/>
        <w:tblLook w:val="04A0" w:firstRow="1" w:lastRow="0" w:firstColumn="1" w:lastColumn="0" w:noHBand="0" w:noVBand="1"/>
      </w:tblPr>
      <w:tblGrid>
        <w:gridCol w:w="4957"/>
        <w:gridCol w:w="4110"/>
      </w:tblGrid>
      <w:tr w:rsidR="00BB6388" w14:paraId="4EF7BC29" w14:textId="77777777" w:rsidTr="00374307">
        <w:tc>
          <w:tcPr>
            <w:tcW w:w="4957" w:type="dxa"/>
          </w:tcPr>
          <w:p w14:paraId="77781E04" w14:textId="77777777" w:rsidR="00BB6388" w:rsidRDefault="00C80E3A">
            <w:pPr>
              <w:spacing w:line="276" w:lineRule="auto"/>
              <w:jc w:val="both"/>
              <w:rPr>
                <w:u w:val="single"/>
              </w:rPr>
              <w:pPrChange w:id="1796" w:author="Roca Neyra Renzo Jaime" w:date="2019-09-09T23:53:00Z">
                <w:pPr/>
              </w:pPrChange>
            </w:pPr>
            <w:r>
              <w:rPr>
                <w:noProof/>
                <w:lang w:eastAsia="es-ES"/>
              </w:rPr>
              <w:drawing>
                <wp:inline distT="0" distB="0" distL="0" distR="0" wp14:anchorId="0905A2FD" wp14:editId="384A8300">
                  <wp:extent cx="3010535" cy="19259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535" cy="1925955"/>
                          </a:xfrm>
                          <a:prstGeom prst="rect">
                            <a:avLst/>
                          </a:prstGeom>
                        </pic:spPr>
                      </pic:pic>
                    </a:graphicData>
                  </a:graphic>
                </wp:inline>
              </w:drawing>
            </w:r>
          </w:p>
        </w:tc>
        <w:tc>
          <w:tcPr>
            <w:tcW w:w="4110" w:type="dxa"/>
          </w:tcPr>
          <w:p w14:paraId="5624705E" w14:textId="77777777" w:rsidR="00BB6388" w:rsidRDefault="00BB6388">
            <w:pPr>
              <w:keepNext/>
              <w:spacing w:line="276" w:lineRule="auto"/>
              <w:jc w:val="both"/>
              <w:rPr>
                <w:u w:val="single"/>
              </w:rPr>
              <w:pPrChange w:id="1797" w:author="Roca Neyra Renzo Jaime" w:date="2019-09-09T23:53:00Z">
                <w:pPr>
                  <w:keepNext/>
                </w:pPr>
              </w:pPrChange>
            </w:pPr>
            <w:r>
              <w:rPr>
                <w:noProof/>
                <w:lang w:eastAsia="es-ES"/>
              </w:rPr>
              <w:drawing>
                <wp:inline distT="0" distB="0" distL="0" distR="0" wp14:anchorId="1D906E98" wp14:editId="48EF7DA8">
                  <wp:extent cx="2472690" cy="1819910"/>
                  <wp:effectExtent l="0" t="0" r="381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2690" cy="1819910"/>
                          </a:xfrm>
                          <a:prstGeom prst="rect">
                            <a:avLst/>
                          </a:prstGeom>
                        </pic:spPr>
                      </pic:pic>
                    </a:graphicData>
                  </a:graphic>
                </wp:inline>
              </w:drawing>
            </w:r>
          </w:p>
        </w:tc>
      </w:tr>
    </w:tbl>
    <w:p w14:paraId="10FA4DF5" w14:textId="77777777" w:rsidR="00A87469" w:rsidRPr="00A87469" w:rsidRDefault="00A87469">
      <w:pPr>
        <w:spacing w:line="276" w:lineRule="auto"/>
        <w:jc w:val="both"/>
        <w:pPrChange w:id="1798" w:author="Roca Neyra Renzo Jaime" w:date="2019-09-09T23:53:00Z">
          <w:pPr/>
        </w:pPrChange>
      </w:pPr>
    </w:p>
    <w:p w14:paraId="6D8D7A68" w14:textId="77777777" w:rsidR="00A87469" w:rsidRPr="00A87469" w:rsidRDefault="00B63E54">
      <w:pPr>
        <w:spacing w:line="276" w:lineRule="auto"/>
        <w:jc w:val="both"/>
        <w:pPrChange w:id="1799" w:author="Roca Neyra Renzo Jaime" w:date="2019-09-09T23:53:00Z">
          <w:pPr/>
        </w:pPrChange>
      </w:pPr>
      <w:r>
        <w:t>Como se puede observar, los resultados de las anotaciones son iguales.</w:t>
      </w:r>
    </w:p>
    <w:p w14:paraId="679DCFC8" w14:textId="77777777" w:rsidR="00C41AAD" w:rsidRPr="00C41AAD" w:rsidRDefault="00C41AAD">
      <w:pPr>
        <w:spacing w:line="276" w:lineRule="auto"/>
        <w:jc w:val="both"/>
        <w:pPrChange w:id="1800" w:author="Roca Neyra Renzo Jaime" w:date="2019-09-09T23:53:00Z">
          <w:pPr/>
        </w:pPrChange>
      </w:pPr>
    </w:p>
    <w:p w14:paraId="2C3909FE" w14:textId="77777777" w:rsidR="00C41AAD" w:rsidRDefault="00C41AAD">
      <w:pPr>
        <w:pStyle w:val="Ttulo3"/>
        <w:spacing w:line="276" w:lineRule="auto"/>
        <w:jc w:val="both"/>
        <w:pPrChange w:id="1801" w:author="Roca Neyra Renzo Jaime" w:date="2019-09-09T23:53:00Z">
          <w:pPr>
            <w:pStyle w:val="Ttulo3"/>
          </w:pPr>
        </w:pPrChange>
      </w:pPr>
      <w:bookmarkStart w:id="1802" w:name="_Toc17721551"/>
      <w:r>
        <w:t>Prueba SLEEP</w:t>
      </w:r>
      <w:r w:rsidRPr="00286F6E">
        <w:t>-</w:t>
      </w:r>
      <w:r>
        <w:t>EDF</w:t>
      </w:r>
      <w:bookmarkEnd w:id="1802"/>
    </w:p>
    <w:p w14:paraId="2341230D" w14:textId="50902BAB" w:rsidR="00C41AAD" w:rsidRDefault="00676746">
      <w:pPr>
        <w:spacing w:line="276" w:lineRule="auto"/>
        <w:jc w:val="both"/>
        <w:pPrChange w:id="1803" w:author="Roca Neyra Renzo Jaime" w:date="2019-09-09T23:53:00Z">
          <w:pPr/>
        </w:pPrChange>
      </w:pPr>
      <w:r w:rsidRPr="00676746">
        <w:t xml:space="preserve">La base de datos </w:t>
      </w:r>
      <w:proofErr w:type="spellStart"/>
      <w:r w:rsidRPr="00676746">
        <w:t>sleep-edf</w:t>
      </w:r>
      <w:proofErr w:type="spellEnd"/>
      <w:r w:rsidRPr="00676746">
        <w:t xml:space="preserve"> contiene 197 grabaciones de </w:t>
      </w:r>
      <w:r>
        <w:t xml:space="preserve">polisomnografía de </w:t>
      </w:r>
      <w:r w:rsidRPr="00676746">
        <w:t xml:space="preserve">sueño de </w:t>
      </w:r>
      <w:r>
        <w:t xml:space="preserve">una </w:t>
      </w:r>
      <w:r w:rsidRPr="00676746">
        <w:t xml:space="preserve">noche </w:t>
      </w:r>
      <w:r>
        <w:t>entera</w:t>
      </w:r>
      <w:r w:rsidRPr="00676746">
        <w:t>, que contienen EEG</w:t>
      </w:r>
      <w:r>
        <w:t xml:space="preserve"> (Electroencefalografía)</w:t>
      </w:r>
      <w:r w:rsidRPr="00676746">
        <w:t xml:space="preserve">, </w:t>
      </w:r>
      <w:r>
        <w:t xml:space="preserve"> </w:t>
      </w:r>
      <w:r w:rsidRPr="00676746">
        <w:t xml:space="preserve">EOG </w:t>
      </w:r>
      <w:r>
        <w:t>(</w:t>
      </w:r>
      <w:proofErr w:type="spellStart"/>
      <w:r w:rsidRPr="00676746">
        <w:t>electrooculografía</w:t>
      </w:r>
      <w:proofErr w:type="spellEnd"/>
      <w:r>
        <w:t>)</w:t>
      </w:r>
      <w:r w:rsidRPr="00676746">
        <w:t>, EMG</w:t>
      </w:r>
      <w:r w:rsidR="0091677A">
        <w:t xml:space="preserve"> (electromiografía)</w:t>
      </w:r>
      <w:r w:rsidRPr="00676746">
        <w:t xml:space="preserve"> de</w:t>
      </w:r>
      <w:r w:rsidR="0091677A">
        <w:t>l</w:t>
      </w:r>
      <w:r w:rsidRPr="00676746">
        <w:t xml:space="preserve"> mentón y marcadores de eventos.</w:t>
      </w:r>
      <w:sdt>
        <w:sdtPr>
          <w:id w:val="-477457605"/>
          <w:citation/>
        </w:sdtPr>
        <w:sdtContent>
          <w:r>
            <w:fldChar w:fldCharType="begin"/>
          </w:r>
          <w:r>
            <w:instrText xml:space="preserve"> CITATION Sle \l 3082 </w:instrText>
          </w:r>
          <w:r>
            <w:fldChar w:fldCharType="separate"/>
          </w:r>
          <w:r w:rsidR="00AD2EE7">
            <w:rPr>
              <w:noProof/>
            </w:rPr>
            <w:t xml:space="preserve"> </w:t>
          </w:r>
          <w:r w:rsidR="00AD2EE7" w:rsidRPr="00AD2EE7">
            <w:rPr>
              <w:noProof/>
            </w:rPr>
            <w:t>[13]</w:t>
          </w:r>
          <w:r>
            <w:fldChar w:fldCharType="end"/>
          </w:r>
        </w:sdtContent>
      </w:sdt>
    </w:p>
    <w:p w14:paraId="14EA7208" w14:textId="77777777" w:rsidR="000F654B" w:rsidRDefault="0091677A">
      <w:pPr>
        <w:spacing w:line="276" w:lineRule="auto"/>
        <w:jc w:val="both"/>
        <w:pPrChange w:id="1804" w:author="Roca Neyra Renzo Jaime" w:date="2019-09-09T23:53:00Z">
          <w:pPr/>
        </w:pPrChange>
      </w:pPr>
      <w:r>
        <w:t xml:space="preserve">Para esta prueba se realizará la lectura del fichero en formato EDF del registro </w:t>
      </w:r>
      <w:r w:rsidRPr="0091677A">
        <w:rPr>
          <w:i/>
        </w:rPr>
        <w:t>SC4001E0-PSG.edf</w:t>
      </w:r>
      <w:r w:rsidR="00C244A0">
        <w:t xml:space="preserve">. No se realizará la prueba de las </w:t>
      </w:r>
      <w:r w:rsidR="00714F95">
        <w:t>anotaciones en formato de EDF debido a que no está funcionalidad no está programada ya que la librería original tampoco tiene esta funcionalidad.</w:t>
      </w:r>
    </w:p>
    <w:p w14:paraId="01255B40" w14:textId="7634D0BA" w:rsidR="000F654B" w:rsidRDefault="000F654B">
      <w:pPr>
        <w:pStyle w:val="Ttulo4"/>
        <w:spacing w:line="276" w:lineRule="auto"/>
        <w:jc w:val="both"/>
        <w:pPrChange w:id="1805" w:author="Roca Neyra Renzo Jaime" w:date="2019-09-09T23:53:00Z">
          <w:pPr>
            <w:pStyle w:val="Ttulo4"/>
          </w:pPr>
        </w:pPrChange>
      </w:pPr>
      <w:r>
        <w:t xml:space="preserve">Lectura </w:t>
      </w:r>
      <w:del w:id="1806" w:author="Roca Neyra Renzo Jaime" w:date="2019-09-09T23:34:00Z">
        <w:r w:rsidDel="00EC4D54">
          <w:delText>de los registro</w:delText>
        </w:r>
      </w:del>
      <w:ins w:id="1807" w:author="Roca Neyra Renzo Jaime" w:date="2019-09-09T23:34:00Z">
        <w:r w:rsidR="00EC4D54">
          <w:t>de los registros</w:t>
        </w:r>
      </w:ins>
      <w:r>
        <w:t xml:space="preserve"> de </w:t>
      </w:r>
      <w:r w:rsidR="007A01E7">
        <w:t>encabezado</w:t>
      </w:r>
      <w:r>
        <w:t xml:space="preserve"> del fichero </w:t>
      </w:r>
      <w:proofErr w:type="spellStart"/>
      <w:r>
        <w:t>edf</w:t>
      </w:r>
      <w:proofErr w:type="spellEnd"/>
    </w:p>
    <w:p w14:paraId="112A5E86" w14:textId="266DEF2B" w:rsidR="00116EC2" w:rsidRDefault="00116EC2">
      <w:pPr>
        <w:spacing w:line="276" w:lineRule="auto"/>
        <w:jc w:val="both"/>
        <w:pPrChange w:id="1808" w:author="Roca Neyra Renzo Jaime" w:date="2019-09-09T23:53:00Z">
          <w:pPr/>
        </w:pPrChange>
      </w:pPr>
      <w:r>
        <w:t>Se ha realizado la prueba utilizando el método de exportación del fichero de cabecera en JSON</w:t>
      </w:r>
      <w:r w:rsidR="00CE732E">
        <w:t xml:space="preserve"> (poniendo la variable de entrada </w:t>
      </w:r>
      <w:proofErr w:type="spellStart"/>
      <w:r w:rsidR="00CE732E">
        <w:t>isEDF</w:t>
      </w:r>
      <w:proofErr w:type="spellEnd"/>
      <w:r w:rsidR="00CE732E">
        <w:t xml:space="preserve"> a true)</w:t>
      </w:r>
      <w:r>
        <w:t xml:space="preserve">. Comparando </w:t>
      </w:r>
      <w:del w:id="1809" w:author="Roca Neyra Renzo Jaime" w:date="2019-09-09T23:42:00Z">
        <w:r w:rsidDel="00EC4D54">
          <w:delText>el  JSON</w:delText>
        </w:r>
      </w:del>
      <w:ins w:id="1810" w:author="Roca Neyra Renzo Jaime" w:date="2019-09-09T23:42:00Z">
        <w:r w:rsidR="00EC4D54">
          <w:t>el JSON</w:t>
        </w:r>
      </w:ins>
      <w:r>
        <w:t xml:space="preserve"> obtenido con el resultado obtenido en aplicación </w:t>
      </w:r>
      <w:proofErr w:type="spellStart"/>
      <w:r>
        <w:t>PhysioBank</w:t>
      </w:r>
      <w:proofErr w:type="spellEnd"/>
      <w:r>
        <w:t xml:space="preserve"> ATM.</w:t>
      </w:r>
    </w:p>
    <w:p w14:paraId="2178FDF8" w14:textId="627CFEEA" w:rsidR="00116EC2" w:rsidRDefault="00116EC2">
      <w:pPr>
        <w:spacing w:line="276" w:lineRule="auto"/>
        <w:jc w:val="both"/>
        <w:pPrChange w:id="1811" w:author="Roca Neyra Renzo Jaime" w:date="2019-09-09T23:53:00Z">
          <w:pPr/>
        </w:pPrChange>
      </w:pPr>
      <w:r>
        <w:rPr>
          <w:noProof/>
          <w:lang w:eastAsia="es-ES"/>
        </w:rPr>
        <mc:AlternateContent>
          <mc:Choice Requires="wps">
            <w:drawing>
              <wp:anchor distT="45720" distB="45720" distL="114300" distR="114300" simplePos="0" relativeHeight="251665408" behindDoc="0" locked="0" layoutInCell="1" allowOverlap="1" wp14:anchorId="26B477F7" wp14:editId="746B01B7">
                <wp:simplePos x="0" y="0"/>
                <wp:positionH relativeFrom="margin">
                  <wp:align>left</wp:align>
                </wp:positionH>
                <wp:positionV relativeFrom="paragraph">
                  <wp:posOffset>332740</wp:posOffset>
                </wp:positionV>
                <wp:extent cx="5844540" cy="1404620"/>
                <wp:effectExtent l="0" t="0" r="22860" b="1714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1404620"/>
                        </a:xfrm>
                        <a:prstGeom prst="rect">
                          <a:avLst/>
                        </a:prstGeom>
                        <a:solidFill>
                          <a:srgbClr val="FFFFFF"/>
                        </a:solidFill>
                        <a:ln w="9525">
                          <a:solidFill>
                            <a:srgbClr val="000000"/>
                          </a:solidFill>
                          <a:miter lim="800000"/>
                          <a:headEnd/>
                          <a:tailEnd/>
                        </a:ln>
                      </wps:spPr>
                      <wps:txbx>
                        <w:txbxContent>
                          <w:p w14:paraId="4AC55C1F" w14:textId="77777777" w:rsidR="00E04204" w:rsidRPr="007629B1" w:rsidRDefault="00E04204" w:rsidP="00116EC2">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TestMethod</w:t>
                            </w:r>
                            <w:proofErr w:type="spellEnd"/>
                            <w:r w:rsidRPr="007629B1">
                              <w:rPr>
                                <w:rFonts w:ascii="Consolas" w:hAnsi="Consolas" w:cs="Consolas"/>
                                <w:color w:val="000000"/>
                                <w:sz w:val="19"/>
                                <w:szCs w:val="19"/>
                                <w:lang w:val="en-US"/>
                              </w:rPr>
                              <w:t>]</w:t>
                            </w:r>
                          </w:p>
                          <w:p w14:paraId="106BFD9C" w14:textId="77777777" w:rsidR="00E04204" w:rsidRPr="007629B1" w:rsidRDefault="00E04204" w:rsidP="00116EC2">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void</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ReadHeader_</w:t>
                            </w:r>
                            <w:proofErr w:type="gramStart"/>
                            <w:r w:rsidRPr="007629B1">
                              <w:rPr>
                                <w:rFonts w:ascii="Consolas" w:hAnsi="Consolas" w:cs="Consolas"/>
                                <w:color w:val="000000"/>
                                <w:sz w:val="19"/>
                                <w:szCs w:val="19"/>
                                <w:lang w:val="en-US"/>
                              </w:rPr>
                              <w:t>SLEEPEDF</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00"/>
                                <w:sz w:val="19"/>
                                <w:szCs w:val="19"/>
                                <w:lang w:val="en-US"/>
                              </w:rPr>
                              <w:t>)</w:t>
                            </w:r>
                          </w:p>
                          <w:p w14:paraId="19ED162D" w14:textId="77777777" w:rsidR="00E04204" w:rsidRPr="007629B1" w:rsidRDefault="00E04204" w:rsidP="00116EC2">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
                          <w:p w14:paraId="37788148" w14:textId="77777777" w:rsidR="00E04204" w:rsidRPr="007629B1" w:rsidRDefault="00E04204" w:rsidP="00116EC2">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jsonPath</w:t>
                            </w:r>
                            <w:proofErr w:type="spellEnd"/>
                            <w:r w:rsidRPr="007629B1">
                              <w:rPr>
                                <w:rFonts w:ascii="Consolas" w:hAnsi="Consolas" w:cs="Consolas"/>
                                <w:color w:val="000000"/>
                                <w:sz w:val="19"/>
                                <w:szCs w:val="19"/>
                                <w:lang w:val="en-US"/>
                              </w:rPr>
                              <w:t>;</w:t>
                            </w:r>
                          </w:p>
                          <w:p w14:paraId="25048531" w14:textId="77777777" w:rsidR="00E04204" w:rsidRPr="007629B1" w:rsidRDefault="00E04204" w:rsidP="00116EC2">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jsonPath</w:t>
                            </w:r>
                            <w:proofErr w:type="spellEnd"/>
                            <w:r w:rsidRPr="007629B1">
                              <w:rPr>
                                <w:rFonts w:ascii="Consolas" w:hAnsi="Consolas" w:cs="Consolas"/>
                                <w:color w:val="000000"/>
                                <w:sz w:val="19"/>
                                <w:szCs w:val="19"/>
                                <w:lang w:val="en-US"/>
                              </w:rPr>
                              <w:t xml:space="preserve"> = </w:t>
                            </w:r>
                            <w:proofErr w:type="spellStart"/>
                            <w:r w:rsidRPr="007629B1">
                              <w:rPr>
                                <w:rFonts w:ascii="Consolas" w:hAnsi="Consolas" w:cs="Consolas"/>
                                <w:color w:val="000000"/>
                                <w:sz w:val="19"/>
                                <w:szCs w:val="19"/>
                                <w:lang w:val="en-US"/>
                              </w:rPr>
                              <w:t>ManagerWFDB.ExportRecordJSON</w:t>
                            </w:r>
                            <w:proofErr w:type="spellEnd"/>
                            <w:r w:rsidRPr="007629B1">
                              <w:rPr>
                                <w:rFonts w:ascii="Consolas" w:hAnsi="Consolas" w:cs="Consolas"/>
                                <w:color w:val="000000"/>
                                <w:sz w:val="19"/>
                                <w:szCs w:val="19"/>
                                <w:lang w:val="en-US"/>
                              </w:rPr>
                              <w:t>(</w:t>
                            </w:r>
                            <w:r w:rsidRPr="007629B1">
                              <w:rPr>
                                <w:rFonts w:ascii="Consolas" w:hAnsi="Consolas" w:cs="Consolas"/>
                                <w:color w:val="A31515"/>
                                <w:sz w:val="19"/>
                                <w:szCs w:val="19"/>
                                <w:lang w:val="en-US"/>
                              </w:rPr>
                              <w:t>"SC4001E0-PSG"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isEDF</w:t>
                            </w:r>
                            <w:proofErr w:type="spellEnd"/>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true</w:t>
                            </w:r>
                            <w:r w:rsidRPr="007629B1">
                              <w:rPr>
                                <w:rFonts w:ascii="Consolas" w:hAnsi="Consolas" w:cs="Consolas"/>
                                <w:color w:val="000000"/>
                                <w:sz w:val="19"/>
                                <w:szCs w:val="19"/>
                                <w:lang w:val="en-US"/>
                              </w:rPr>
                              <w:t>);</w:t>
                            </w:r>
                          </w:p>
                          <w:p w14:paraId="39768111" w14:textId="77777777" w:rsidR="00E04204" w:rsidRPr="007629B1" w:rsidRDefault="00E04204" w:rsidP="00116EC2">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Assert.IsTrue</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File.Exists</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jsonPath</w:t>
                            </w:r>
                            <w:proofErr w:type="spellEnd"/>
                            <w:r w:rsidRPr="007629B1">
                              <w:rPr>
                                <w:rFonts w:ascii="Consolas" w:hAnsi="Consolas" w:cs="Consolas"/>
                                <w:color w:val="000000"/>
                                <w:sz w:val="19"/>
                                <w:szCs w:val="19"/>
                                <w:lang w:val="en-US"/>
                              </w:rPr>
                              <w:t>));</w:t>
                            </w:r>
                          </w:p>
                          <w:p w14:paraId="124241F8" w14:textId="77777777" w:rsidR="00E04204" w:rsidRDefault="00E04204" w:rsidP="00116EC2">
                            <w:r w:rsidRPr="007629B1">
                              <w:rPr>
                                <w:rFonts w:ascii="Consolas" w:hAnsi="Consolas" w:cs="Consolas"/>
                                <w:color w:val="000000"/>
                                <w:sz w:val="19"/>
                                <w:szCs w:val="19"/>
                                <w:lang w:val="en-US"/>
                              </w:rPr>
                              <w:t xml:space="preserve">        </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B477F7" id="_x0000_s1031" type="#_x0000_t202" style="position:absolute;left:0;text-align:left;margin-left:0;margin-top:26.2pt;width:460.2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">
                <v:textbox style="mso-fit-shape-to-text:t">
                  <w:txbxContent>
                    <w:p w14:paraId="4AC55C1F" w14:textId="77777777" w:rsidR="00E04204" w:rsidRPr="007629B1" w:rsidRDefault="00E04204" w:rsidP="00116EC2">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TestMethod</w:t>
                      </w:r>
                      <w:proofErr w:type="spellEnd"/>
                      <w:r w:rsidRPr="007629B1">
                        <w:rPr>
                          <w:rFonts w:ascii="Consolas" w:hAnsi="Consolas" w:cs="Consolas"/>
                          <w:color w:val="000000"/>
                          <w:sz w:val="19"/>
                          <w:szCs w:val="19"/>
                          <w:lang w:val="en-US"/>
                        </w:rPr>
                        <w:t>]</w:t>
                      </w:r>
                    </w:p>
                    <w:p w14:paraId="106BFD9C" w14:textId="77777777" w:rsidR="00E04204" w:rsidRPr="007629B1" w:rsidRDefault="00E04204" w:rsidP="00116EC2">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public</w:t>
                      </w: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void</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ReadHeader_</w:t>
                      </w:r>
                      <w:proofErr w:type="gramStart"/>
                      <w:r w:rsidRPr="007629B1">
                        <w:rPr>
                          <w:rFonts w:ascii="Consolas" w:hAnsi="Consolas" w:cs="Consolas"/>
                          <w:color w:val="000000"/>
                          <w:sz w:val="19"/>
                          <w:szCs w:val="19"/>
                          <w:lang w:val="en-US"/>
                        </w:rPr>
                        <w:t>SLEEPEDF</w:t>
                      </w:r>
                      <w:proofErr w:type="spellEnd"/>
                      <w:r w:rsidRPr="007629B1">
                        <w:rPr>
                          <w:rFonts w:ascii="Consolas" w:hAnsi="Consolas" w:cs="Consolas"/>
                          <w:color w:val="000000"/>
                          <w:sz w:val="19"/>
                          <w:szCs w:val="19"/>
                          <w:lang w:val="en-US"/>
                        </w:rPr>
                        <w:t>(</w:t>
                      </w:r>
                      <w:proofErr w:type="gramEnd"/>
                      <w:r w:rsidRPr="007629B1">
                        <w:rPr>
                          <w:rFonts w:ascii="Consolas" w:hAnsi="Consolas" w:cs="Consolas"/>
                          <w:color w:val="000000"/>
                          <w:sz w:val="19"/>
                          <w:szCs w:val="19"/>
                          <w:lang w:val="en-US"/>
                        </w:rPr>
                        <w:t>)</w:t>
                      </w:r>
                    </w:p>
                    <w:p w14:paraId="19ED162D" w14:textId="77777777" w:rsidR="00E04204" w:rsidRPr="007629B1" w:rsidRDefault="00E04204" w:rsidP="00116EC2">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
                    <w:p w14:paraId="37788148" w14:textId="77777777" w:rsidR="00E04204" w:rsidRPr="007629B1" w:rsidRDefault="00E04204" w:rsidP="00116EC2">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string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jsonPath</w:t>
                      </w:r>
                      <w:proofErr w:type="spellEnd"/>
                      <w:r w:rsidRPr="007629B1">
                        <w:rPr>
                          <w:rFonts w:ascii="Consolas" w:hAnsi="Consolas" w:cs="Consolas"/>
                          <w:color w:val="000000"/>
                          <w:sz w:val="19"/>
                          <w:szCs w:val="19"/>
                          <w:lang w:val="en-US"/>
                        </w:rPr>
                        <w:t>;</w:t>
                      </w:r>
                    </w:p>
                    <w:p w14:paraId="25048531" w14:textId="77777777" w:rsidR="00E04204" w:rsidRPr="007629B1" w:rsidRDefault="00E04204" w:rsidP="00116EC2">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jsonPath</w:t>
                      </w:r>
                      <w:proofErr w:type="spellEnd"/>
                      <w:r w:rsidRPr="007629B1">
                        <w:rPr>
                          <w:rFonts w:ascii="Consolas" w:hAnsi="Consolas" w:cs="Consolas"/>
                          <w:color w:val="000000"/>
                          <w:sz w:val="19"/>
                          <w:szCs w:val="19"/>
                          <w:lang w:val="en-US"/>
                        </w:rPr>
                        <w:t xml:space="preserve"> = </w:t>
                      </w:r>
                      <w:proofErr w:type="spellStart"/>
                      <w:r w:rsidRPr="007629B1">
                        <w:rPr>
                          <w:rFonts w:ascii="Consolas" w:hAnsi="Consolas" w:cs="Consolas"/>
                          <w:color w:val="000000"/>
                          <w:sz w:val="19"/>
                          <w:szCs w:val="19"/>
                          <w:lang w:val="en-US"/>
                        </w:rPr>
                        <w:t>ManagerWFDB.ExportRecordJSON</w:t>
                      </w:r>
                      <w:proofErr w:type="spellEnd"/>
                      <w:r w:rsidRPr="007629B1">
                        <w:rPr>
                          <w:rFonts w:ascii="Consolas" w:hAnsi="Consolas" w:cs="Consolas"/>
                          <w:color w:val="000000"/>
                          <w:sz w:val="19"/>
                          <w:szCs w:val="19"/>
                          <w:lang w:val="en-US"/>
                        </w:rPr>
                        <w:t>(</w:t>
                      </w:r>
                      <w:r w:rsidRPr="007629B1">
                        <w:rPr>
                          <w:rFonts w:ascii="Consolas" w:hAnsi="Consolas" w:cs="Consolas"/>
                          <w:color w:val="A31515"/>
                          <w:sz w:val="19"/>
                          <w:szCs w:val="19"/>
                          <w:lang w:val="en-US"/>
                        </w:rPr>
                        <w:t>"SC4001E0-PSG"</w:t>
                      </w: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isEDF</w:t>
                      </w:r>
                      <w:proofErr w:type="spellEnd"/>
                      <w:r w:rsidRPr="007629B1">
                        <w:rPr>
                          <w:rFonts w:ascii="Consolas" w:hAnsi="Consolas" w:cs="Consolas"/>
                          <w:color w:val="000000"/>
                          <w:sz w:val="19"/>
                          <w:szCs w:val="19"/>
                          <w:lang w:val="en-US"/>
                        </w:rPr>
                        <w:t xml:space="preserve">: </w:t>
                      </w:r>
                      <w:r w:rsidRPr="007629B1">
                        <w:rPr>
                          <w:rFonts w:ascii="Consolas" w:hAnsi="Consolas" w:cs="Consolas"/>
                          <w:color w:val="0000FF"/>
                          <w:sz w:val="19"/>
                          <w:szCs w:val="19"/>
                          <w:lang w:val="en-US"/>
                        </w:rPr>
                        <w:t>true</w:t>
                      </w:r>
                      <w:r w:rsidRPr="007629B1">
                        <w:rPr>
                          <w:rFonts w:ascii="Consolas" w:hAnsi="Consolas" w:cs="Consolas"/>
                          <w:color w:val="000000"/>
                          <w:sz w:val="19"/>
                          <w:szCs w:val="19"/>
                          <w:lang w:val="en-US"/>
                        </w:rPr>
                        <w:t>);</w:t>
                      </w:r>
                    </w:p>
                    <w:p w14:paraId="39768111" w14:textId="77777777" w:rsidR="00E04204" w:rsidRPr="007629B1" w:rsidRDefault="00E04204" w:rsidP="00116EC2">
                      <w:pPr>
                        <w:autoSpaceDE w:val="0"/>
                        <w:autoSpaceDN w:val="0"/>
                        <w:adjustRightInd w:val="0"/>
                        <w:spacing w:after="0" w:line="240" w:lineRule="auto"/>
                        <w:rPr>
                          <w:rFonts w:ascii="Consolas" w:hAnsi="Consolas" w:cs="Consolas"/>
                          <w:color w:val="000000"/>
                          <w:sz w:val="19"/>
                          <w:szCs w:val="19"/>
                          <w:lang w:val="en-US"/>
                        </w:rPr>
                      </w:pPr>
                      <w:r w:rsidRPr="007629B1">
                        <w:rPr>
                          <w:rFonts w:ascii="Consolas" w:hAnsi="Consolas" w:cs="Consolas"/>
                          <w:color w:val="000000"/>
                          <w:sz w:val="19"/>
                          <w:szCs w:val="19"/>
                          <w:lang w:val="en-US"/>
                        </w:rPr>
                        <w:t xml:space="preserve">            </w:t>
                      </w:r>
                      <w:proofErr w:type="spellStart"/>
                      <w:r w:rsidRPr="007629B1">
                        <w:rPr>
                          <w:rFonts w:ascii="Consolas" w:hAnsi="Consolas" w:cs="Consolas"/>
                          <w:color w:val="000000"/>
                          <w:sz w:val="19"/>
                          <w:szCs w:val="19"/>
                          <w:lang w:val="en-US"/>
                        </w:rPr>
                        <w:t>Assert.IsTrue</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File.Exists</w:t>
                      </w:r>
                      <w:proofErr w:type="spellEnd"/>
                      <w:r w:rsidRPr="007629B1">
                        <w:rPr>
                          <w:rFonts w:ascii="Consolas" w:hAnsi="Consolas" w:cs="Consolas"/>
                          <w:color w:val="000000"/>
                          <w:sz w:val="19"/>
                          <w:szCs w:val="19"/>
                          <w:lang w:val="en-US"/>
                        </w:rPr>
                        <w:t>(</w:t>
                      </w:r>
                      <w:proofErr w:type="spellStart"/>
                      <w:r w:rsidRPr="007629B1">
                        <w:rPr>
                          <w:rFonts w:ascii="Consolas" w:hAnsi="Consolas" w:cs="Consolas"/>
                          <w:color w:val="000000"/>
                          <w:sz w:val="19"/>
                          <w:szCs w:val="19"/>
                          <w:lang w:val="en-US"/>
                        </w:rPr>
                        <w:t>jsonPath</w:t>
                      </w:r>
                      <w:proofErr w:type="spellEnd"/>
                      <w:r w:rsidRPr="007629B1">
                        <w:rPr>
                          <w:rFonts w:ascii="Consolas" w:hAnsi="Consolas" w:cs="Consolas"/>
                          <w:color w:val="000000"/>
                          <w:sz w:val="19"/>
                          <w:szCs w:val="19"/>
                          <w:lang w:val="en-US"/>
                        </w:rPr>
                        <w:t>));</w:t>
                      </w:r>
                    </w:p>
                    <w:p w14:paraId="124241F8" w14:textId="77777777" w:rsidR="00E04204" w:rsidRDefault="00E04204" w:rsidP="00116EC2">
                      <w:r w:rsidRPr="007629B1">
                        <w:rPr>
                          <w:rFonts w:ascii="Consolas" w:hAnsi="Consolas" w:cs="Consolas"/>
                          <w:color w:val="000000"/>
                          <w:sz w:val="19"/>
                          <w:szCs w:val="19"/>
                          <w:lang w:val="en-US"/>
                        </w:rPr>
                        <w:t xml:space="preserve">        </w:t>
                      </w:r>
                      <w:r>
                        <w:rPr>
                          <w:rFonts w:ascii="Consolas" w:hAnsi="Consolas" w:cs="Consolas"/>
                          <w:color w:val="000000"/>
                          <w:sz w:val="19"/>
                          <w:szCs w:val="19"/>
                        </w:rPr>
                        <w:t>}</w:t>
                      </w:r>
                    </w:p>
                  </w:txbxContent>
                </v:textbox>
                <w10:wrap type="square" anchorx="margin"/>
              </v:shape>
            </w:pict>
          </mc:Fallback>
        </mc:AlternateContent>
      </w:r>
    </w:p>
    <w:tbl>
      <w:tblPr>
        <w:tblStyle w:val="Tablaconcuadrcula4-nfasis3"/>
        <w:tblW w:w="0" w:type="auto"/>
        <w:tblLook w:val="04A0" w:firstRow="1" w:lastRow="0" w:firstColumn="1" w:lastColumn="0" w:noHBand="0" w:noVBand="1"/>
      </w:tblPr>
      <w:tblGrid>
        <w:gridCol w:w="3263"/>
        <w:gridCol w:w="5231"/>
      </w:tblGrid>
      <w:tr w:rsidR="00374307" w14:paraId="79AFBB57" w14:textId="77777777" w:rsidTr="00953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9B3D66B" w14:textId="77777777" w:rsidR="00374307" w:rsidRDefault="00374307">
            <w:pPr>
              <w:spacing w:line="276" w:lineRule="auto"/>
              <w:jc w:val="both"/>
              <w:rPr>
                <w:u w:val="single"/>
              </w:rPr>
              <w:pPrChange w:id="1812" w:author="Roca Neyra Renzo Jaime" w:date="2019-09-09T23:53:00Z">
                <w:pPr/>
              </w:pPrChange>
            </w:pPr>
            <w:proofErr w:type="spellStart"/>
            <w:r>
              <w:t>PhysioBank</w:t>
            </w:r>
            <w:proofErr w:type="spellEnd"/>
            <w:r>
              <w:t xml:space="preserve"> ATM</w:t>
            </w:r>
          </w:p>
        </w:tc>
        <w:tc>
          <w:tcPr>
            <w:tcW w:w="5231" w:type="dxa"/>
          </w:tcPr>
          <w:p w14:paraId="4335955C" w14:textId="77777777" w:rsidR="00374307" w:rsidRPr="00FB2A83" w:rsidRDefault="00374307">
            <w:pPr>
              <w:spacing w:line="276" w:lineRule="auto"/>
              <w:jc w:val="both"/>
              <w:cnfStyle w:val="100000000000" w:firstRow="1" w:lastRow="0" w:firstColumn="0" w:lastColumn="0" w:oddVBand="0" w:evenVBand="0" w:oddHBand="0" w:evenHBand="0" w:firstRowFirstColumn="0" w:firstRowLastColumn="0" w:lastRowFirstColumn="0" w:lastRowLastColumn="0"/>
              <w:pPrChange w:id="1813" w:author="Roca Neyra Renzo Jaime" w:date="2019-09-09T23:53:00Z">
                <w:pPr>
                  <w:cnfStyle w:val="100000000000" w:firstRow="1" w:lastRow="0" w:firstColumn="0" w:lastColumn="0" w:oddVBand="0" w:evenVBand="0" w:oddHBand="0" w:evenHBand="0" w:firstRowFirstColumn="0" w:firstRowLastColumn="0" w:lastRowFirstColumn="0" w:lastRowLastColumn="0"/>
                </w:pPr>
              </w:pPrChange>
            </w:pPr>
            <w:proofErr w:type="spellStart"/>
            <w:r>
              <w:t>ManagerWFDB</w:t>
            </w:r>
            <w:proofErr w:type="spellEnd"/>
          </w:p>
        </w:tc>
      </w:tr>
      <w:tr w:rsidR="00374307" w14:paraId="66B300A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65B2FF66" w14:textId="77777777" w:rsidR="00374307" w:rsidRPr="007629B1" w:rsidRDefault="00374307">
            <w:pPr>
              <w:spacing w:line="276" w:lineRule="auto"/>
              <w:jc w:val="both"/>
              <w:rPr>
                <w:sz w:val="19"/>
                <w:szCs w:val="19"/>
                <w:lang w:val="en-US"/>
              </w:rPr>
              <w:pPrChange w:id="1814" w:author="Roca Neyra Renzo Jaime" w:date="2019-09-09T23:53:00Z">
                <w:pPr/>
              </w:pPrChange>
            </w:pPr>
            <w:r w:rsidRPr="007629B1">
              <w:rPr>
                <w:sz w:val="19"/>
                <w:szCs w:val="19"/>
                <w:lang w:val="en-US"/>
              </w:rPr>
              <w:t>Record sleep-</w:t>
            </w:r>
            <w:proofErr w:type="spellStart"/>
            <w:r w:rsidRPr="007629B1">
              <w:rPr>
                <w:sz w:val="19"/>
                <w:szCs w:val="19"/>
                <w:lang w:val="en-US"/>
              </w:rPr>
              <w:t>edfx</w:t>
            </w:r>
            <w:proofErr w:type="spellEnd"/>
            <w:r w:rsidRPr="007629B1">
              <w:rPr>
                <w:sz w:val="19"/>
                <w:szCs w:val="19"/>
                <w:lang w:val="en-US"/>
              </w:rPr>
              <w:t>/sleep-cassette/SC4001E0-PSG.edf</w:t>
            </w:r>
          </w:p>
        </w:tc>
        <w:tc>
          <w:tcPr>
            <w:tcW w:w="5231" w:type="dxa"/>
          </w:tcPr>
          <w:p w14:paraId="1EFCE391" w14:textId="77777777" w:rsidR="00374307" w:rsidRDefault="00374307">
            <w:pPr>
              <w:spacing w:line="276" w:lineRule="auto"/>
              <w:jc w:val="both"/>
              <w:cnfStyle w:val="000000100000" w:firstRow="0" w:lastRow="0" w:firstColumn="0" w:lastColumn="0" w:oddVBand="0" w:evenVBand="0" w:oddHBand="1" w:evenHBand="0" w:firstRowFirstColumn="0" w:firstRowLastColumn="0" w:lastRowFirstColumn="0" w:lastRowLastColumn="0"/>
              <w:rPr>
                <w:u w:val="single"/>
              </w:rPr>
              <w:pPrChange w:id="1815" w:author="Roca Neyra Renzo Jaime" w:date="2019-09-09T23:53:00Z">
                <w:pPr>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"rec_1"</w:t>
            </w:r>
            <w:r>
              <w:rPr>
                <w:rFonts w:ascii="Consolas" w:hAnsi="Consolas" w:cs="Consolas"/>
                <w:color w:val="000000"/>
                <w:sz w:val="19"/>
                <w:szCs w:val="19"/>
              </w:rPr>
              <w:t>,</w:t>
            </w:r>
          </w:p>
        </w:tc>
      </w:tr>
      <w:tr w:rsidR="00374307" w14:paraId="3AE49528"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C2CCB60" w14:textId="77777777" w:rsidR="00374307" w:rsidRPr="001F7516" w:rsidRDefault="00374307">
            <w:pPr>
              <w:spacing w:line="276" w:lineRule="auto"/>
              <w:jc w:val="both"/>
              <w:rPr>
                <w:sz w:val="19"/>
                <w:szCs w:val="19"/>
                <w:u w:val="single"/>
              </w:rPr>
              <w:pPrChange w:id="1816" w:author="Roca Neyra Renzo Jaime" w:date="2019-09-09T23:53:00Z">
                <w:pPr/>
              </w:pPrChange>
            </w:pPr>
          </w:p>
        </w:tc>
        <w:tc>
          <w:tcPr>
            <w:tcW w:w="5231" w:type="dxa"/>
          </w:tcPr>
          <w:p w14:paraId="5D83115E" w14:textId="77777777" w:rsidR="00374307" w:rsidRPr="007629B1"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817"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2E75B6"/>
                <w:sz w:val="19"/>
                <w:szCs w:val="19"/>
                <w:lang w:val="en-US"/>
              </w:rPr>
              <w:t>"Info"</w:t>
            </w:r>
            <w:r w:rsidRPr="007629B1">
              <w:rPr>
                <w:rFonts w:ascii="Consolas" w:hAnsi="Consolas" w:cs="Consolas"/>
                <w:color w:val="000000"/>
                <w:sz w:val="19"/>
                <w:szCs w:val="19"/>
                <w:lang w:val="en-US"/>
              </w:rPr>
              <w:t>: [</w:t>
            </w:r>
          </w:p>
          <w:p w14:paraId="083E27C8" w14:textId="77777777" w:rsidR="00374307" w:rsidRPr="007629B1"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818"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"Version EDF:0"</w:t>
            </w:r>
            <w:r w:rsidRPr="007629B1">
              <w:rPr>
                <w:rFonts w:ascii="Consolas" w:hAnsi="Consolas" w:cs="Consolas"/>
                <w:color w:val="000000"/>
                <w:sz w:val="19"/>
                <w:szCs w:val="19"/>
                <w:lang w:val="en-US"/>
              </w:rPr>
              <w:t>,</w:t>
            </w:r>
          </w:p>
          <w:p w14:paraId="5388D4F5" w14:textId="77777777" w:rsidR="00374307" w:rsidRPr="007629B1"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819"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w:t>
            </w:r>
            <w:proofErr w:type="spellStart"/>
            <w:r w:rsidRPr="007629B1">
              <w:rPr>
                <w:rFonts w:ascii="Consolas" w:hAnsi="Consolas" w:cs="Consolas"/>
                <w:color w:val="A31515"/>
                <w:sz w:val="19"/>
                <w:szCs w:val="19"/>
                <w:lang w:val="en-US"/>
              </w:rPr>
              <w:t>IdPatient:X</w:t>
            </w:r>
            <w:proofErr w:type="spellEnd"/>
            <w:r w:rsidRPr="007629B1">
              <w:rPr>
                <w:rFonts w:ascii="Consolas" w:hAnsi="Consolas" w:cs="Consolas"/>
                <w:color w:val="A31515"/>
                <w:sz w:val="19"/>
                <w:szCs w:val="19"/>
                <w:lang w:val="en-US"/>
              </w:rPr>
              <w:t xml:space="preserve"> F X Female_33yr"</w:t>
            </w:r>
            <w:r w:rsidRPr="007629B1">
              <w:rPr>
                <w:rFonts w:ascii="Consolas" w:hAnsi="Consolas" w:cs="Consolas"/>
                <w:color w:val="000000"/>
                <w:sz w:val="19"/>
                <w:szCs w:val="19"/>
                <w:lang w:val="en-US"/>
              </w:rPr>
              <w:t>,</w:t>
            </w:r>
          </w:p>
          <w:p w14:paraId="435EA8C6" w14:textId="77777777" w:rsidR="00374307" w:rsidRPr="007629B1"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820"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w:t>
            </w:r>
            <w:proofErr w:type="spellStart"/>
            <w:proofErr w:type="gramStart"/>
            <w:r w:rsidRPr="007629B1">
              <w:rPr>
                <w:rFonts w:ascii="Consolas" w:hAnsi="Consolas" w:cs="Consolas"/>
                <w:color w:val="A31515"/>
                <w:sz w:val="19"/>
                <w:szCs w:val="19"/>
                <w:lang w:val="en-US"/>
              </w:rPr>
              <w:t>IdRecording:Startdate</w:t>
            </w:r>
            <w:proofErr w:type="spellEnd"/>
            <w:proofErr w:type="gramEnd"/>
            <w:r w:rsidRPr="007629B1">
              <w:rPr>
                <w:rFonts w:ascii="Consolas" w:hAnsi="Consolas" w:cs="Consolas"/>
                <w:color w:val="A31515"/>
                <w:sz w:val="19"/>
                <w:szCs w:val="19"/>
                <w:lang w:val="en-US"/>
              </w:rPr>
              <w:t xml:space="preserve"> 24-APR-1989 X </w:t>
            </w:r>
            <w:proofErr w:type="spellStart"/>
            <w:r w:rsidRPr="007629B1">
              <w:rPr>
                <w:rFonts w:ascii="Consolas" w:hAnsi="Consolas" w:cs="Consolas"/>
                <w:color w:val="A31515"/>
                <w:sz w:val="19"/>
                <w:szCs w:val="19"/>
                <w:lang w:val="en-US"/>
              </w:rPr>
              <w:t>X</w:t>
            </w:r>
            <w:proofErr w:type="spellEnd"/>
            <w:r w:rsidRPr="007629B1">
              <w:rPr>
                <w:rFonts w:ascii="Consolas" w:hAnsi="Consolas" w:cs="Consolas"/>
                <w:color w:val="A31515"/>
                <w:sz w:val="19"/>
                <w:szCs w:val="19"/>
                <w:lang w:val="en-US"/>
              </w:rPr>
              <w:t xml:space="preserve"> </w:t>
            </w:r>
            <w:proofErr w:type="spellStart"/>
            <w:r w:rsidRPr="007629B1">
              <w:rPr>
                <w:rFonts w:ascii="Consolas" w:hAnsi="Consolas" w:cs="Consolas"/>
                <w:color w:val="A31515"/>
                <w:sz w:val="19"/>
                <w:szCs w:val="19"/>
                <w:lang w:val="en-US"/>
              </w:rPr>
              <w:t>X</w:t>
            </w:r>
            <w:proofErr w:type="spellEnd"/>
            <w:r w:rsidRPr="007629B1">
              <w:rPr>
                <w:rFonts w:ascii="Consolas" w:hAnsi="Consolas" w:cs="Consolas"/>
                <w:color w:val="A31515"/>
                <w:sz w:val="19"/>
                <w:szCs w:val="19"/>
                <w:lang w:val="en-US"/>
              </w:rPr>
              <w:t>"</w:t>
            </w:r>
            <w:r w:rsidRPr="007629B1">
              <w:rPr>
                <w:rFonts w:ascii="Consolas" w:hAnsi="Consolas" w:cs="Consolas"/>
                <w:color w:val="000000"/>
                <w:sz w:val="19"/>
                <w:szCs w:val="19"/>
                <w:lang w:val="en-US"/>
              </w:rPr>
              <w:t>,</w:t>
            </w:r>
          </w:p>
          <w:p w14:paraId="217D91BE" w14:textId="77777777" w:rsidR="00374307" w:rsidRPr="007629B1"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821"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"Reserved:"</w:t>
            </w:r>
            <w:r w:rsidRPr="007629B1">
              <w:rPr>
                <w:rFonts w:ascii="Consolas" w:hAnsi="Consolas" w:cs="Consolas"/>
                <w:color w:val="000000"/>
                <w:sz w:val="19"/>
                <w:szCs w:val="19"/>
                <w:lang w:val="en-US"/>
              </w:rPr>
              <w:t>,</w:t>
            </w:r>
          </w:p>
          <w:p w14:paraId="694CE962" w14:textId="77777777" w:rsidR="00374307" w:rsidRPr="007629B1"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822"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lastRenderedPageBreak/>
              <w:t xml:space="preserve">    </w:t>
            </w:r>
            <w:r w:rsidRPr="007629B1">
              <w:rPr>
                <w:rFonts w:ascii="Consolas" w:hAnsi="Consolas" w:cs="Consolas"/>
                <w:color w:val="A31515"/>
                <w:sz w:val="19"/>
                <w:szCs w:val="19"/>
                <w:lang w:val="en-US"/>
              </w:rPr>
              <w:t>"</w:t>
            </w:r>
            <w:proofErr w:type="spellStart"/>
            <w:proofErr w:type="gramStart"/>
            <w:r w:rsidRPr="007629B1">
              <w:rPr>
                <w:rFonts w:ascii="Consolas" w:hAnsi="Consolas" w:cs="Consolas"/>
                <w:color w:val="A31515"/>
                <w:sz w:val="19"/>
                <w:szCs w:val="19"/>
                <w:lang w:val="en-US"/>
              </w:rPr>
              <w:t>Transducer:Ag</w:t>
            </w:r>
            <w:proofErr w:type="gramEnd"/>
            <w:r w:rsidRPr="007629B1">
              <w:rPr>
                <w:rFonts w:ascii="Consolas" w:hAnsi="Consolas" w:cs="Consolas"/>
                <w:color w:val="A31515"/>
                <w:sz w:val="19"/>
                <w:szCs w:val="19"/>
                <w:lang w:val="en-US"/>
              </w:rPr>
              <w:t>-AgCl</w:t>
            </w:r>
            <w:proofErr w:type="spellEnd"/>
            <w:r w:rsidRPr="007629B1">
              <w:rPr>
                <w:rFonts w:ascii="Consolas" w:hAnsi="Consolas" w:cs="Consolas"/>
                <w:color w:val="A31515"/>
                <w:sz w:val="19"/>
                <w:szCs w:val="19"/>
                <w:lang w:val="en-US"/>
              </w:rPr>
              <w:t xml:space="preserve"> </w:t>
            </w:r>
            <w:proofErr w:type="spellStart"/>
            <w:r w:rsidRPr="007629B1">
              <w:rPr>
                <w:rFonts w:ascii="Consolas" w:hAnsi="Consolas" w:cs="Consolas"/>
                <w:color w:val="A31515"/>
                <w:sz w:val="19"/>
                <w:szCs w:val="19"/>
                <w:lang w:val="en-US"/>
              </w:rPr>
              <w:t>electrodes;Ag-AgCl</w:t>
            </w:r>
            <w:proofErr w:type="spellEnd"/>
            <w:r w:rsidRPr="007629B1">
              <w:rPr>
                <w:rFonts w:ascii="Consolas" w:hAnsi="Consolas" w:cs="Consolas"/>
                <w:color w:val="A31515"/>
                <w:sz w:val="19"/>
                <w:szCs w:val="19"/>
                <w:lang w:val="en-US"/>
              </w:rPr>
              <w:t xml:space="preserve"> </w:t>
            </w:r>
            <w:proofErr w:type="spellStart"/>
            <w:r w:rsidRPr="007629B1">
              <w:rPr>
                <w:rFonts w:ascii="Consolas" w:hAnsi="Consolas" w:cs="Consolas"/>
                <w:color w:val="A31515"/>
                <w:sz w:val="19"/>
                <w:szCs w:val="19"/>
                <w:lang w:val="en-US"/>
              </w:rPr>
              <w:t>electrodes;Ag-AgCl</w:t>
            </w:r>
            <w:proofErr w:type="spellEnd"/>
            <w:r w:rsidRPr="007629B1">
              <w:rPr>
                <w:rFonts w:ascii="Consolas" w:hAnsi="Consolas" w:cs="Consolas"/>
                <w:color w:val="A31515"/>
                <w:sz w:val="19"/>
                <w:szCs w:val="19"/>
                <w:lang w:val="en-US"/>
              </w:rPr>
              <w:t xml:space="preserve"> </w:t>
            </w:r>
            <w:proofErr w:type="spellStart"/>
            <w:r w:rsidRPr="007629B1">
              <w:rPr>
                <w:rFonts w:ascii="Consolas" w:hAnsi="Consolas" w:cs="Consolas"/>
                <w:color w:val="A31515"/>
                <w:sz w:val="19"/>
                <w:szCs w:val="19"/>
                <w:lang w:val="en-US"/>
              </w:rPr>
              <w:t>electrodes;Oral-nasal</w:t>
            </w:r>
            <w:proofErr w:type="spellEnd"/>
            <w:r w:rsidRPr="007629B1">
              <w:rPr>
                <w:rFonts w:ascii="Consolas" w:hAnsi="Consolas" w:cs="Consolas"/>
                <w:color w:val="A31515"/>
                <w:sz w:val="19"/>
                <w:szCs w:val="19"/>
                <w:lang w:val="en-US"/>
              </w:rPr>
              <w:t xml:space="preserve"> </w:t>
            </w:r>
            <w:proofErr w:type="spellStart"/>
            <w:r w:rsidRPr="007629B1">
              <w:rPr>
                <w:rFonts w:ascii="Consolas" w:hAnsi="Consolas" w:cs="Consolas"/>
                <w:color w:val="A31515"/>
                <w:sz w:val="19"/>
                <w:szCs w:val="19"/>
                <w:lang w:val="en-US"/>
              </w:rPr>
              <w:t>thermistors;Ag-AgCl</w:t>
            </w:r>
            <w:proofErr w:type="spellEnd"/>
            <w:r w:rsidRPr="007629B1">
              <w:rPr>
                <w:rFonts w:ascii="Consolas" w:hAnsi="Consolas" w:cs="Consolas"/>
                <w:color w:val="A31515"/>
                <w:sz w:val="19"/>
                <w:szCs w:val="19"/>
                <w:lang w:val="en-US"/>
              </w:rPr>
              <w:t xml:space="preserve"> </w:t>
            </w:r>
            <w:proofErr w:type="spellStart"/>
            <w:r w:rsidRPr="007629B1">
              <w:rPr>
                <w:rFonts w:ascii="Consolas" w:hAnsi="Consolas" w:cs="Consolas"/>
                <w:color w:val="A31515"/>
                <w:sz w:val="19"/>
                <w:szCs w:val="19"/>
                <w:lang w:val="en-US"/>
              </w:rPr>
              <w:t>electrodes;Rectal</w:t>
            </w:r>
            <w:proofErr w:type="spellEnd"/>
            <w:r w:rsidRPr="007629B1">
              <w:rPr>
                <w:rFonts w:ascii="Consolas" w:hAnsi="Consolas" w:cs="Consolas"/>
                <w:color w:val="A31515"/>
                <w:sz w:val="19"/>
                <w:szCs w:val="19"/>
                <w:lang w:val="en-US"/>
              </w:rPr>
              <w:t xml:space="preserve"> </w:t>
            </w:r>
            <w:proofErr w:type="spellStart"/>
            <w:r w:rsidRPr="007629B1">
              <w:rPr>
                <w:rFonts w:ascii="Consolas" w:hAnsi="Consolas" w:cs="Consolas"/>
                <w:color w:val="A31515"/>
                <w:sz w:val="19"/>
                <w:szCs w:val="19"/>
                <w:lang w:val="en-US"/>
              </w:rPr>
              <w:t>thermistor;Marker</w:t>
            </w:r>
            <w:proofErr w:type="spellEnd"/>
            <w:r w:rsidRPr="007629B1">
              <w:rPr>
                <w:rFonts w:ascii="Consolas" w:hAnsi="Consolas" w:cs="Consolas"/>
                <w:color w:val="A31515"/>
                <w:sz w:val="19"/>
                <w:szCs w:val="19"/>
                <w:lang w:val="en-US"/>
              </w:rPr>
              <w:t xml:space="preserve"> button"</w:t>
            </w:r>
            <w:r w:rsidRPr="007629B1">
              <w:rPr>
                <w:rFonts w:ascii="Consolas" w:hAnsi="Consolas" w:cs="Consolas"/>
                <w:color w:val="000000"/>
                <w:sz w:val="19"/>
                <w:szCs w:val="19"/>
                <w:lang w:val="en-US"/>
              </w:rPr>
              <w:t>,</w:t>
            </w:r>
          </w:p>
          <w:p w14:paraId="46A239C1" w14:textId="77777777" w:rsidR="00374307" w:rsidRPr="007629B1"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823"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w:t>
            </w:r>
            <w:proofErr w:type="spellStart"/>
            <w:proofErr w:type="gramStart"/>
            <w:r w:rsidRPr="007629B1">
              <w:rPr>
                <w:rFonts w:ascii="Consolas" w:hAnsi="Consolas" w:cs="Consolas"/>
                <w:color w:val="A31515"/>
                <w:sz w:val="19"/>
                <w:szCs w:val="19"/>
                <w:lang w:val="en-US"/>
              </w:rPr>
              <w:t>PhysicalMin</w:t>
            </w:r>
            <w:proofErr w:type="spellEnd"/>
            <w:r w:rsidRPr="007629B1">
              <w:rPr>
                <w:rFonts w:ascii="Consolas" w:hAnsi="Consolas" w:cs="Consolas"/>
                <w:color w:val="A31515"/>
                <w:sz w:val="19"/>
                <w:szCs w:val="19"/>
                <w:lang w:val="en-US"/>
              </w:rPr>
              <w:t>:-</w:t>
            </w:r>
            <w:proofErr w:type="gramEnd"/>
            <w:r w:rsidRPr="007629B1">
              <w:rPr>
                <w:rFonts w:ascii="Consolas" w:hAnsi="Consolas" w:cs="Consolas"/>
                <w:color w:val="A31515"/>
                <w:sz w:val="19"/>
                <w:szCs w:val="19"/>
                <w:lang w:val="en-US"/>
              </w:rPr>
              <w:t>192;-197;-1009;-2048;-5;34;-2047"</w:t>
            </w:r>
            <w:r w:rsidRPr="007629B1">
              <w:rPr>
                <w:rFonts w:ascii="Consolas" w:hAnsi="Consolas" w:cs="Consolas"/>
                <w:color w:val="000000"/>
                <w:sz w:val="19"/>
                <w:szCs w:val="19"/>
                <w:lang w:val="en-US"/>
              </w:rPr>
              <w:t>,</w:t>
            </w:r>
          </w:p>
          <w:p w14:paraId="588E8331" w14:textId="77777777" w:rsidR="00374307" w:rsidRPr="007629B1"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824"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"PhysicalMax:192;196;1009;2047;5;40;2048"</w:t>
            </w:r>
            <w:r w:rsidRPr="007629B1">
              <w:rPr>
                <w:rFonts w:ascii="Consolas" w:hAnsi="Consolas" w:cs="Consolas"/>
                <w:color w:val="000000"/>
                <w:sz w:val="19"/>
                <w:szCs w:val="19"/>
                <w:lang w:val="en-US"/>
              </w:rPr>
              <w:t>,</w:t>
            </w:r>
          </w:p>
          <w:p w14:paraId="6E4BE616" w14:textId="77777777" w:rsidR="00374307" w:rsidRPr="007629B1"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825"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w:t>
            </w:r>
            <w:proofErr w:type="spellStart"/>
            <w:proofErr w:type="gramStart"/>
            <w:r w:rsidRPr="007629B1">
              <w:rPr>
                <w:rFonts w:ascii="Consolas" w:hAnsi="Consolas" w:cs="Consolas"/>
                <w:color w:val="A31515"/>
                <w:sz w:val="19"/>
                <w:szCs w:val="19"/>
                <w:lang w:val="en-US"/>
              </w:rPr>
              <w:t>DigitallMin</w:t>
            </w:r>
            <w:proofErr w:type="spellEnd"/>
            <w:r w:rsidRPr="007629B1">
              <w:rPr>
                <w:rFonts w:ascii="Consolas" w:hAnsi="Consolas" w:cs="Consolas"/>
                <w:color w:val="A31515"/>
                <w:sz w:val="19"/>
                <w:szCs w:val="19"/>
                <w:lang w:val="en-US"/>
              </w:rPr>
              <w:t>:-</w:t>
            </w:r>
            <w:proofErr w:type="gramEnd"/>
            <w:r w:rsidRPr="007629B1">
              <w:rPr>
                <w:rFonts w:ascii="Consolas" w:hAnsi="Consolas" w:cs="Consolas"/>
                <w:color w:val="A31515"/>
                <w:sz w:val="19"/>
                <w:szCs w:val="19"/>
                <w:lang w:val="en-US"/>
              </w:rPr>
              <w:t>2048;-2048;-2048;-2048;-2500;-2849;-2047"</w:t>
            </w:r>
            <w:r w:rsidRPr="007629B1">
              <w:rPr>
                <w:rFonts w:ascii="Consolas" w:hAnsi="Consolas" w:cs="Consolas"/>
                <w:color w:val="000000"/>
                <w:sz w:val="19"/>
                <w:szCs w:val="19"/>
                <w:lang w:val="en-US"/>
              </w:rPr>
              <w:t>,</w:t>
            </w:r>
          </w:p>
          <w:p w14:paraId="70C6BA6C" w14:textId="77777777" w:rsidR="00374307" w:rsidRPr="007629B1"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826"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"DigitalMax:2047;2047;2047;2047;2500;2731;2048"</w:t>
            </w:r>
            <w:r w:rsidRPr="007629B1">
              <w:rPr>
                <w:rFonts w:ascii="Consolas" w:hAnsi="Consolas" w:cs="Consolas"/>
                <w:color w:val="000000"/>
                <w:sz w:val="19"/>
                <w:szCs w:val="19"/>
                <w:lang w:val="en-US"/>
              </w:rPr>
              <w:t>,</w:t>
            </w:r>
          </w:p>
          <w:p w14:paraId="12EAB8C0" w14:textId="77777777" w:rsidR="00374307" w:rsidRPr="007629B1"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en-US"/>
              </w:rPr>
              <w:pPrChange w:id="1827"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sidRPr="007629B1">
              <w:rPr>
                <w:rFonts w:ascii="Consolas" w:hAnsi="Consolas" w:cs="Consolas"/>
                <w:color w:val="A31515"/>
                <w:sz w:val="19"/>
                <w:szCs w:val="19"/>
                <w:lang w:val="en-US"/>
              </w:rPr>
              <w:t>"</w:t>
            </w:r>
            <w:proofErr w:type="gramStart"/>
            <w:r w:rsidRPr="007629B1">
              <w:rPr>
                <w:rFonts w:ascii="Consolas" w:hAnsi="Consolas" w:cs="Consolas"/>
                <w:color w:val="A31515"/>
                <w:sz w:val="19"/>
                <w:szCs w:val="19"/>
                <w:lang w:val="en-US"/>
              </w:rPr>
              <w:t>Prefiltering:HP</w:t>
            </w:r>
            <w:proofErr w:type="gramEnd"/>
            <w:r w:rsidRPr="007629B1">
              <w:rPr>
                <w:rFonts w:ascii="Consolas" w:hAnsi="Consolas" w:cs="Consolas"/>
                <w:color w:val="A31515"/>
                <w:sz w:val="19"/>
                <w:szCs w:val="19"/>
                <w:lang w:val="en-US"/>
              </w:rPr>
              <w:t>:0.5Hz LP:100Hz [enhanced cassette BW];HP:0.5Hz LP:100Hz [enhanced cassette BW];HP:0.5Hz LP:100Hz [enhanced cassette BW];HP:0.03Hz LP:0.9Hz;HP:16Hz Rectification LP:0.7Hz;;Hold during 2 seconds"</w:t>
            </w:r>
            <w:r w:rsidRPr="007629B1">
              <w:rPr>
                <w:rFonts w:ascii="Consolas" w:hAnsi="Consolas" w:cs="Consolas"/>
                <w:color w:val="000000"/>
                <w:sz w:val="19"/>
                <w:szCs w:val="19"/>
                <w:lang w:val="en-US"/>
              </w:rPr>
              <w:t>,</w:t>
            </w:r>
          </w:p>
          <w:p w14:paraId="51BE466F" w14:textId="77777777" w:rsidR="00374307"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828"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sidRPr="007629B1">
              <w:rPr>
                <w:rFonts w:ascii="Consolas" w:hAnsi="Consolas" w:cs="Consolas"/>
                <w:color w:val="000000"/>
                <w:sz w:val="19"/>
                <w:szCs w:val="19"/>
                <w:lang w:val="en-US"/>
              </w:rPr>
              <w:t xml:space="preserve">    </w:t>
            </w:r>
            <w:r>
              <w:rPr>
                <w:rFonts w:ascii="Consolas" w:hAnsi="Consolas" w:cs="Consolas"/>
                <w:color w:val="A31515"/>
                <w:sz w:val="19"/>
                <w:szCs w:val="19"/>
              </w:rPr>
              <w:t>"</w:t>
            </w:r>
            <w:proofErr w:type="spellStart"/>
            <w:proofErr w:type="gramStart"/>
            <w:r>
              <w:rPr>
                <w:rFonts w:ascii="Consolas" w:hAnsi="Consolas" w:cs="Consolas"/>
                <w:color w:val="A31515"/>
                <w:sz w:val="19"/>
                <w:szCs w:val="19"/>
              </w:rPr>
              <w:t>ReservedSignal</w:t>
            </w:r>
            <w:proofErr w:type="spellEnd"/>
            <w:r>
              <w:rPr>
                <w:rFonts w:ascii="Consolas" w:hAnsi="Consolas" w:cs="Consolas"/>
                <w:color w:val="A31515"/>
                <w:sz w:val="19"/>
                <w:szCs w:val="19"/>
              </w:rPr>
              <w:t>:;;;;;;</w:t>
            </w:r>
            <w:proofErr w:type="gramEnd"/>
            <w:r>
              <w:rPr>
                <w:rFonts w:ascii="Consolas" w:hAnsi="Consolas" w:cs="Consolas"/>
                <w:color w:val="A31515"/>
                <w:sz w:val="19"/>
                <w:szCs w:val="19"/>
              </w:rPr>
              <w:t>"</w:t>
            </w:r>
          </w:p>
          <w:p w14:paraId="0BA1025E" w14:textId="77777777" w:rsidR="00374307" w:rsidRDefault="00374307">
            <w:pPr>
              <w:spacing w:line="276" w:lineRule="auto"/>
              <w:jc w:val="both"/>
              <w:cnfStyle w:val="000000000000" w:firstRow="0" w:lastRow="0" w:firstColumn="0" w:lastColumn="0" w:oddVBand="0" w:evenVBand="0" w:oddHBand="0" w:evenHBand="0" w:firstRowFirstColumn="0" w:firstRowLastColumn="0" w:lastRowFirstColumn="0" w:lastRowLastColumn="0"/>
              <w:rPr>
                <w:u w:val="single"/>
              </w:rPr>
              <w:pPrChange w:id="1829" w:author="Roca Neyra Renzo Jaime" w:date="2019-09-09T23:53:00Z">
                <w:pPr>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000000"/>
                <w:sz w:val="19"/>
                <w:szCs w:val="19"/>
              </w:rPr>
              <w:t xml:space="preserve">  ],</w:t>
            </w:r>
          </w:p>
        </w:tc>
      </w:tr>
      <w:tr w:rsidR="00374307" w14:paraId="041A1D40"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6E3B0488" w14:textId="77777777" w:rsidR="00374307" w:rsidRPr="001F7516" w:rsidRDefault="00374307">
            <w:pPr>
              <w:spacing w:line="276" w:lineRule="auto"/>
              <w:jc w:val="both"/>
              <w:rPr>
                <w:sz w:val="19"/>
                <w:szCs w:val="19"/>
              </w:rPr>
              <w:pPrChange w:id="1830" w:author="Roca Neyra Renzo Jaime" w:date="2019-09-09T23:53:00Z">
                <w:pPr/>
              </w:pPrChange>
            </w:pPr>
            <w:proofErr w:type="spellStart"/>
            <w:r w:rsidRPr="001F7516">
              <w:rPr>
                <w:sz w:val="19"/>
                <w:szCs w:val="19"/>
              </w:rPr>
              <w:lastRenderedPageBreak/>
              <w:t>Starting</w:t>
            </w:r>
            <w:proofErr w:type="spellEnd"/>
            <w:r w:rsidRPr="001F7516">
              <w:rPr>
                <w:sz w:val="19"/>
                <w:szCs w:val="19"/>
              </w:rPr>
              <w:t xml:space="preserve"> time: </w:t>
            </w:r>
            <w:r w:rsidRPr="00374307">
              <w:rPr>
                <w:sz w:val="19"/>
                <w:szCs w:val="19"/>
              </w:rPr>
              <w:t>[16:13:00.000 24/04/1989]</w:t>
            </w:r>
          </w:p>
        </w:tc>
        <w:tc>
          <w:tcPr>
            <w:tcW w:w="5231" w:type="dxa"/>
          </w:tcPr>
          <w:p w14:paraId="6929CFE9" w14:textId="77777777" w:rsidR="00374307" w:rsidRPr="00FB2A83" w:rsidRDefault="0037430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831"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StartDateTime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"1989-04-24T16:13:00"</w:t>
            </w:r>
            <w:r>
              <w:rPr>
                <w:rFonts w:ascii="Consolas" w:hAnsi="Consolas" w:cs="Consolas"/>
                <w:color w:val="000000"/>
                <w:sz w:val="19"/>
                <w:szCs w:val="19"/>
              </w:rPr>
              <w:t>,</w:t>
            </w:r>
          </w:p>
        </w:tc>
      </w:tr>
      <w:tr w:rsidR="00374307" w14:paraId="464520C7"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8E0E089" w14:textId="77777777" w:rsidR="00374307" w:rsidRPr="001F7516" w:rsidRDefault="00374307">
            <w:pPr>
              <w:spacing w:line="276" w:lineRule="auto"/>
              <w:jc w:val="both"/>
              <w:rPr>
                <w:sz w:val="19"/>
                <w:szCs w:val="19"/>
              </w:rPr>
              <w:pPrChange w:id="1832" w:author="Roca Neyra Renzo Jaime" w:date="2019-09-09T23:53:00Z">
                <w:pPr/>
              </w:pPrChange>
            </w:pPr>
            <w:proofErr w:type="spellStart"/>
            <w:r w:rsidRPr="001F7516">
              <w:rPr>
                <w:sz w:val="19"/>
                <w:szCs w:val="19"/>
              </w:rPr>
              <w:t>Length</w:t>
            </w:r>
            <w:proofErr w:type="spellEnd"/>
            <w:r w:rsidRPr="001F7516">
              <w:rPr>
                <w:sz w:val="19"/>
                <w:szCs w:val="19"/>
              </w:rPr>
              <w:t xml:space="preserve">: </w:t>
            </w:r>
            <w:r w:rsidRPr="00374307">
              <w:rPr>
                <w:sz w:val="19"/>
                <w:szCs w:val="19"/>
              </w:rPr>
              <w:t xml:space="preserve">22:05:00.000 (2650 </w:t>
            </w:r>
            <w:proofErr w:type="spellStart"/>
            <w:r w:rsidRPr="00374307">
              <w:rPr>
                <w:sz w:val="19"/>
                <w:szCs w:val="19"/>
              </w:rPr>
              <w:t>sample</w:t>
            </w:r>
            <w:proofErr w:type="spellEnd"/>
            <w:r w:rsidRPr="00374307">
              <w:rPr>
                <w:sz w:val="19"/>
                <w:szCs w:val="19"/>
              </w:rPr>
              <w:t xml:space="preserve"> </w:t>
            </w:r>
            <w:proofErr w:type="spellStart"/>
            <w:r w:rsidRPr="00374307">
              <w:rPr>
                <w:sz w:val="19"/>
                <w:szCs w:val="19"/>
              </w:rPr>
              <w:t>intervals</w:t>
            </w:r>
            <w:proofErr w:type="spellEnd"/>
            <w:r w:rsidRPr="00374307">
              <w:rPr>
                <w:sz w:val="19"/>
                <w:szCs w:val="19"/>
              </w:rPr>
              <w:t>)</w:t>
            </w:r>
          </w:p>
        </w:tc>
        <w:tc>
          <w:tcPr>
            <w:tcW w:w="5231" w:type="dxa"/>
          </w:tcPr>
          <w:p w14:paraId="6612E220" w14:textId="77777777" w:rsidR="00374307" w:rsidRDefault="009E202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833"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NumberOfFrames</w:t>
            </w:r>
            <w:proofErr w:type="spellEnd"/>
            <w:r>
              <w:rPr>
                <w:rFonts w:ascii="Consolas" w:hAnsi="Consolas" w:cs="Consolas"/>
                <w:color w:val="2E75B6"/>
                <w:sz w:val="19"/>
                <w:szCs w:val="19"/>
              </w:rPr>
              <w:t>"</w:t>
            </w:r>
            <w:r>
              <w:rPr>
                <w:rFonts w:ascii="Consolas" w:hAnsi="Consolas" w:cs="Consolas"/>
                <w:color w:val="000000"/>
                <w:sz w:val="19"/>
                <w:szCs w:val="19"/>
              </w:rPr>
              <w:t>: 2650,</w:t>
            </w:r>
          </w:p>
          <w:p w14:paraId="7D79D74A" w14:textId="77777777" w:rsidR="00374307"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834"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DurationInSeconds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sidR="009E2027">
              <w:rPr>
                <w:rFonts w:ascii="Consolas" w:hAnsi="Consolas" w:cs="Consolas"/>
                <w:color w:val="000000"/>
                <w:sz w:val="19"/>
                <w:szCs w:val="19"/>
              </w:rPr>
              <w:t>79500.0</w:t>
            </w:r>
            <w:r>
              <w:rPr>
                <w:rFonts w:ascii="Consolas" w:hAnsi="Consolas" w:cs="Consolas"/>
                <w:color w:val="000000"/>
                <w:sz w:val="19"/>
                <w:szCs w:val="19"/>
              </w:rPr>
              <w:t>,</w:t>
            </w:r>
          </w:p>
        </w:tc>
      </w:tr>
      <w:tr w:rsidR="00374307" w14:paraId="3896B66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65074589" w14:textId="77777777" w:rsidR="00374307" w:rsidRPr="001F7516" w:rsidRDefault="009E2027">
            <w:pPr>
              <w:spacing w:line="276" w:lineRule="auto"/>
              <w:jc w:val="both"/>
              <w:rPr>
                <w:sz w:val="19"/>
                <w:szCs w:val="19"/>
              </w:rPr>
              <w:pPrChange w:id="1835" w:author="Roca Neyra Renzo Jaime" w:date="2019-09-09T23:53:00Z">
                <w:pPr/>
              </w:pPrChange>
            </w:pPr>
            <w:proofErr w:type="spellStart"/>
            <w:r w:rsidRPr="009E2027">
              <w:rPr>
                <w:sz w:val="19"/>
                <w:szCs w:val="19"/>
              </w:rPr>
              <w:t>Sampling</w:t>
            </w:r>
            <w:proofErr w:type="spellEnd"/>
            <w:r w:rsidRPr="009E2027">
              <w:rPr>
                <w:sz w:val="19"/>
                <w:szCs w:val="19"/>
              </w:rPr>
              <w:t xml:space="preserve"> </w:t>
            </w:r>
            <w:proofErr w:type="spellStart"/>
            <w:r w:rsidRPr="009E2027">
              <w:rPr>
                <w:sz w:val="19"/>
                <w:szCs w:val="19"/>
              </w:rPr>
              <w:t>frequency</w:t>
            </w:r>
            <w:proofErr w:type="spellEnd"/>
            <w:r w:rsidRPr="009E2027">
              <w:rPr>
                <w:sz w:val="19"/>
                <w:szCs w:val="19"/>
              </w:rPr>
              <w:t>: 0.0333333333333 Hz</w:t>
            </w:r>
          </w:p>
        </w:tc>
        <w:tc>
          <w:tcPr>
            <w:tcW w:w="5231" w:type="dxa"/>
          </w:tcPr>
          <w:p w14:paraId="63039167" w14:textId="77777777" w:rsidR="00374307" w:rsidRDefault="009E202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836"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FrameFrequency</w:t>
            </w:r>
            <w:proofErr w:type="spellEnd"/>
            <w:r>
              <w:rPr>
                <w:rFonts w:ascii="Consolas" w:hAnsi="Consolas" w:cs="Consolas"/>
                <w:color w:val="2E75B6"/>
                <w:sz w:val="19"/>
                <w:szCs w:val="19"/>
              </w:rPr>
              <w:t>"</w:t>
            </w:r>
            <w:r>
              <w:rPr>
                <w:rFonts w:ascii="Consolas" w:hAnsi="Consolas" w:cs="Consolas"/>
                <w:color w:val="000000"/>
                <w:sz w:val="19"/>
                <w:szCs w:val="19"/>
              </w:rPr>
              <w:t>: 0.033333333333333333,</w:t>
            </w:r>
          </w:p>
          <w:p w14:paraId="1AEE0732" w14:textId="77777777" w:rsidR="009E2027" w:rsidRPr="00FB2A83" w:rsidRDefault="009E202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837"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p>
        </w:tc>
      </w:tr>
      <w:tr w:rsidR="00374307" w14:paraId="4DED09F9" w14:textId="77777777" w:rsidTr="00953565">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08E11BFD" w14:textId="77777777" w:rsidR="00374307" w:rsidRPr="001F7516" w:rsidRDefault="009E2027">
            <w:pPr>
              <w:spacing w:line="276" w:lineRule="auto"/>
              <w:jc w:val="both"/>
              <w:rPr>
                <w:sz w:val="19"/>
                <w:szCs w:val="19"/>
              </w:rPr>
              <w:pPrChange w:id="1838" w:author="Roca Neyra Renzo Jaime" w:date="2019-09-09T23:53:00Z">
                <w:pPr/>
              </w:pPrChange>
            </w:pPr>
            <w:r w:rsidRPr="009E2027">
              <w:rPr>
                <w:sz w:val="19"/>
                <w:szCs w:val="19"/>
              </w:rPr>
              <w:t xml:space="preserve">7 </w:t>
            </w:r>
            <w:proofErr w:type="spellStart"/>
            <w:r w:rsidRPr="009E2027">
              <w:rPr>
                <w:sz w:val="19"/>
                <w:szCs w:val="19"/>
              </w:rPr>
              <w:t>signals</w:t>
            </w:r>
            <w:proofErr w:type="spellEnd"/>
          </w:p>
        </w:tc>
        <w:tc>
          <w:tcPr>
            <w:tcW w:w="5231" w:type="dxa"/>
            <w:tcBorders>
              <w:bottom w:val="single" w:sz="8" w:space="0" w:color="auto"/>
            </w:tcBorders>
          </w:tcPr>
          <w:p w14:paraId="3EFB68B7" w14:textId="77777777" w:rsidR="00374307" w:rsidRDefault="009E2027">
            <w:pPr>
              <w:spacing w:line="276" w:lineRule="auto"/>
              <w:jc w:val="both"/>
              <w:cnfStyle w:val="000000000000" w:firstRow="0" w:lastRow="0" w:firstColumn="0" w:lastColumn="0" w:oddVBand="0" w:evenVBand="0" w:oddHBand="0" w:evenHBand="0" w:firstRowFirstColumn="0" w:firstRowLastColumn="0" w:lastRowFirstColumn="0" w:lastRowLastColumn="0"/>
              <w:rPr>
                <w:u w:val="single"/>
              </w:rPr>
              <w:pPrChange w:id="1839" w:author="Roca Neyra Renzo Jaime" w:date="2019-09-09T23:53:00Z">
                <w:pPr>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NumberOfSignals</w:t>
            </w:r>
            <w:proofErr w:type="spellEnd"/>
            <w:r>
              <w:rPr>
                <w:rFonts w:ascii="Consolas" w:hAnsi="Consolas" w:cs="Consolas"/>
                <w:color w:val="2E75B6"/>
                <w:sz w:val="19"/>
                <w:szCs w:val="19"/>
              </w:rPr>
              <w:t>"</w:t>
            </w:r>
            <w:r>
              <w:rPr>
                <w:rFonts w:ascii="Consolas" w:hAnsi="Consolas" w:cs="Consolas"/>
                <w:color w:val="000000"/>
                <w:sz w:val="19"/>
                <w:szCs w:val="19"/>
              </w:rPr>
              <w:t>: 7,</w:t>
            </w:r>
          </w:p>
        </w:tc>
      </w:tr>
      <w:tr w:rsidR="00374307" w14:paraId="426F323E"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19A478F7" w14:textId="77777777" w:rsidR="00374307" w:rsidRPr="001F7516" w:rsidRDefault="00374307">
            <w:pPr>
              <w:spacing w:line="276" w:lineRule="auto"/>
              <w:jc w:val="both"/>
              <w:rPr>
                <w:sz w:val="19"/>
                <w:szCs w:val="19"/>
              </w:rPr>
              <w:pPrChange w:id="1840" w:author="Roca Neyra Renzo Jaime" w:date="2019-09-09T23:53:00Z">
                <w:pPr/>
              </w:pPrChange>
            </w:pPr>
            <w:proofErr w:type="spellStart"/>
            <w:r w:rsidRPr="001F7516">
              <w:rPr>
                <w:sz w:val="19"/>
                <w:szCs w:val="19"/>
              </w:rPr>
              <w:t>Group</w:t>
            </w:r>
            <w:proofErr w:type="spellEnd"/>
            <w:r w:rsidRPr="001F7516">
              <w:rPr>
                <w:sz w:val="19"/>
                <w:szCs w:val="19"/>
              </w:rPr>
              <w:t xml:space="preserve"> 0, </w:t>
            </w:r>
            <w:proofErr w:type="spellStart"/>
            <w:r w:rsidRPr="001F7516">
              <w:rPr>
                <w:sz w:val="19"/>
                <w:szCs w:val="19"/>
              </w:rPr>
              <w:t>Signal</w:t>
            </w:r>
            <w:proofErr w:type="spellEnd"/>
            <w:r w:rsidRPr="001F7516">
              <w:rPr>
                <w:sz w:val="19"/>
                <w:szCs w:val="19"/>
              </w:rPr>
              <w:t xml:space="preserve"> 0:</w:t>
            </w:r>
          </w:p>
        </w:tc>
        <w:tc>
          <w:tcPr>
            <w:tcW w:w="5231" w:type="dxa"/>
            <w:tcBorders>
              <w:top w:val="single" w:sz="8" w:space="0" w:color="auto"/>
            </w:tcBorders>
          </w:tcPr>
          <w:p w14:paraId="55C15799" w14:textId="77777777" w:rsidR="00374307" w:rsidRDefault="0037430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841"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Group</w:t>
            </w:r>
            <w:proofErr w:type="spellEnd"/>
            <w:r>
              <w:rPr>
                <w:rFonts w:ascii="Consolas" w:hAnsi="Consolas" w:cs="Consolas"/>
                <w:color w:val="2E75B6"/>
                <w:sz w:val="19"/>
                <w:szCs w:val="19"/>
              </w:rPr>
              <w:t>"</w:t>
            </w:r>
            <w:r>
              <w:rPr>
                <w:rFonts w:ascii="Consolas" w:hAnsi="Consolas" w:cs="Consolas"/>
                <w:color w:val="000000"/>
                <w:sz w:val="19"/>
                <w:szCs w:val="19"/>
              </w:rPr>
              <w:t>: 0,</w:t>
            </w:r>
          </w:p>
          <w:p w14:paraId="754A6770" w14:textId="77777777" w:rsidR="00374307" w:rsidRPr="00FB2A83" w:rsidRDefault="0037430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842"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374307" w14:paraId="1D86E47C"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EE7466C" w14:textId="77777777" w:rsidR="00374307" w:rsidRPr="001F7516" w:rsidRDefault="003C1DF3">
            <w:pPr>
              <w:spacing w:line="276" w:lineRule="auto"/>
              <w:jc w:val="both"/>
              <w:rPr>
                <w:sz w:val="19"/>
                <w:szCs w:val="19"/>
              </w:rPr>
              <w:pPrChange w:id="1843" w:author="Roca Neyra Renzo Jaime" w:date="2019-09-09T23:53:00Z">
                <w:pPr/>
              </w:pPrChange>
            </w:pPr>
            <w:r w:rsidRPr="003C1DF3">
              <w:rPr>
                <w:sz w:val="19"/>
                <w:szCs w:val="19"/>
              </w:rPr>
              <w:t>File: SC4001E0-PSG.edf</w:t>
            </w:r>
          </w:p>
        </w:tc>
        <w:tc>
          <w:tcPr>
            <w:tcW w:w="5231" w:type="dxa"/>
          </w:tcPr>
          <w:p w14:paraId="4985652A" w14:textId="77777777" w:rsidR="00374307" w:rsidRDefault="00953565">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u w:val="single"/>
              </w:rPr>
              <w:pPrChange w:id="1844"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FileName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374307" w14:paraId="5CEA1905"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AF835EC" w14:textId="77777777" w:rsidR="00374307" w:rsidRPr="001F7516" w:rsidRDefault="003C1DF3">
            <w:pPr>
              <w:spacing w:line="276" w:lineRule="auto"/>
              <w:jc w:val="both"/>
              <w:rPr>
                <w:sz w:val="19"/>
                <w:szCs w:val="19"/>
              </w:rPr>
              <w:pPrChange w:id="1845" w:author="Roca Neyra Renzo Jaime" w:date="2019-09-09T23:53:00Z">
                <w:pPr/>
              </w:pPrChange>
            </w:pPr>
            <w:proofErr w:type="spellStart"/>
            <w:r w:rsidRPr="003C1DF3">
              <w:rPr>
                <w:sz w:val="19"/>
                <w:szCs w:val="19"/>
              </w:rPr>
              <w:t>Description</w:t>
            </w:r>
            <w:proofErr w:type="spellEnd"/>
            <w:r w:rsidRPr="003C1DF3">
              <w:rPr>
                <w:sz w:val="19"/>
                <w:szCs w:val="19"/>
              </w:rPr>
              <w:t xml:space="preserve">: EEG </w:t>
            </w:r>
            <w:proofErr w:type="spellStart"/>
            <w:r w:rsidRPr="003C1DF3">
              <w:rPr>
                <w:sz w:val="19"/>
                <w:szCs w:val="19"/>
              </w:rPr>
              <w:t>Fpz-Cz</w:t>
            </w:r>
            <w:proofErr w:type="spellEnd"/>
          </w:p>
        </w:tc>
        <w:tc>
          <w:tcPr>
            <w:tcW w:w="5231" w:type="dxa"/>
          </w:tcPr>
          <w:p w14:paraId="7F398682" w14:textId="77777777" w:rsidR="00374307" w:rsidRDefault="00953565">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846"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Description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 xml:space="preserve">"EEG </w:t>
            </w:r>
            <w:proofErr w:type="spellStart"/>
            <w:r>
              <w:rPr>
                <w:rFonts w:ascii="Consolas" w:hAnsi="Consolas" w:cs="Consolas"/>
                <w:color w:val="A31515"/>
                <w:sz w:val="19"/>
                <w:szCs w:val="19"/>
              </w:rPr>
              <w:t>Fpz-Cz</w:t>
            </w:r>
            <w:proofErr w:type="spellEnd"/>
            <w:r>
              <w:rPr>
                <w:rFonts w:ascii="Consolas" w:hAnsi="Consolas" w:cs="Consolas"/>
                <w:color w:val="A31515"/>
                <w:sz w:val="19"/>
                <w:szCs w:val="19"/>
              </w:rPr>
              <w:t>"</w:t>
            </w:r>
            <w:r>
              <w:rPr>
                <w:rFonts w:ascii="Consolas" w:hAnsi="Consolas" w:cs="Consolas"/>
                <w:color w:val="000000"/>
                <w:sz w:val="19"/>
                <w:szCs w:val="19"/>
              </w:rPr>
              <w:t>,</w:t>
            </w:r>
          </w:p>
        </w:tc>
      </w:tr>
      <w:tr w:rsidR="00374307" w14:paraId="3B5325B1"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1BCEAEF5" w14:textId="77777777" w:rsidR="00374307" w:rsidRPr="001F7516" w:rsidRDefault="003C1DF3">
            <w:pPr>
              <w:spacing w:line="276" w:lineRule="auto"/>
              <w:jc w:val="both"/>
              <w:rPr>
                <w:sz w:val="19"/>
                <w:szCs w:val="19"/>
              </w:rPr>
              <w:pPrChange w:id="1847" w:author="Roca Neyra Renzo Jaime" w:date="2019-09-09T23:53:00Z">
                <w:pPr/>
              </w:pPrChange>
            </w:pPr>
            <w:r w:rsidRPr="003C1DF3">
              <w:rPr>
                <w:sz w:val="19"/>
                <w:szCs w:val="19"/>
              </w:rPr>
              <w:t xml:space="preserve">Gain: 10.6640625 </w:t>
            </w:r>
            <w:proofErr w:type="spellStart"/>
            <w:r w:rsidRPr="003C1DF3">
              <w:rPr>
                <w:sz w:val="19"/>
                <w:szCs w:val="19"/>
              </w:rPr>
              <w:t>adu</w:t>
            </w:r>
            <w:proofErr w:type="spellEnd"/>
            <w:r w:rsidRPr="003C1DF3">
              <w:rPr>
                <w:sz w:val="19"/>
                <w:szCs w:val="19"/>
              </w:rPr>
              <w:t>/</w:t>
            </w:r>
            <w:proofErr w:type="spellStart"/>
            <w:r w:rsidRPr="003C1DF3">
              <w:rPr>
                <w:sz w:val="19"/>
                <w:szCs w:val="19"/>
              </w:rPr>
              <w:t>uV</w:t>
            </w:r>
            <w:proofErr w:type="spellEnd"/>
          </w:p>
        </w:tc>
        <w:tc>
          <w:tcPr>
            <w:tcW w:w="5231" w:type="dxa"/>
          </w:tcPr>
          <w:p w14:paraId="631AB42F" w14:textId="77777777" w:rsidR="00374307" w:rsidRDefault="00953565">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848"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"Gain"</w:t>
            </w:r>
            <w:r>
              <w:rPr>
                <w:rFonts w:ascii="Consolas" w:hAnsi="Consolas" w:cs="Consolas"/>
                <w:color w:val="000000"/>
                <w:sz w:val="19"/>
                <w:szCs w:val="19"/>
              </w:rPr>
              <w:t>: 10.6640625,</w:t>
            </w:r>
          </w:p>
          <w:p w14:paraId="127F5E59" w14:textId="77777777" w:rsidR="00E05C26" w:rsidRDefault="00E05C2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849"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Units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uV</w:t>
            </w:r>
            <w:proofErr w:type="spellEnd"/>
            <w:r>
              <w:rPr>
                <w:rFonts w:ascii="Consolas" w:hAnsi="Consolas" w:cs="Consolas"/>
                <w:color w:val="A31515"/>
                <w:sz w:val="19"/>
                <w:szCs w:val="19"/>
              </w:rPr>
              <w:t>"</w:t>
            </w:r>
            <w:r>
              <w:rPr>
                <w:rFonts w:ascii="Consolas" w:hAnsi="Consolas" w:cs="Consolas"/>
                <w:color w:val="000000"/>
                <w:sz w:val="19"/>
                <w:szCs w:val="19"/>
              </w:rPr>
              <w:t>,</w:t>
            </w:r>
          </w:p>
        </w:tc>
      </w:tr>
      <w:tr w:rsidR="00374307" w14:paraId="5A85976B"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FD9DB54" w14:textId="77777777" w:rsidR="00374307" w:rsidRPr="001F7516" w:rsidRDefault="00FB58AB">
            <w:pPr>
              <w:spacing w:line="276" w:lineRule="auto"/>
              <w:jc w:val="both"/>
              <w:rPr>
                <w:sz w:val="19"/>
                <w:szCs w:val="19"/>
              </w:rPr>
              <w:pPrChange w:id="1850" w:author="Roca Neyra Renzo Jaime" w:date="2019-09-09T23:53:00Z">
                <w:pPr/>
              </w:pPrChange>
            </w:pPr>
            <w:proofErr w:type="spellStart"/>
            <w:r w:rsidRPr="00FB58AB">
              <w:rPr>
                <w:sz w:val="19"/>
                <w:szCs w:val="19"/>
              </w:rPr>
              <w:t>Initial</w:t>
            </w:r>
            <w:proofErr w:type="spellEnd"/>
            <w:r w:rsidRPr="00FB58AB">
              <w:rPr>
                <w:sz w:val="19"/>
                <w:szCs w:val="19"/>
              </w:rPr>
              <w:t xml:space="preserve"> </w:t>
            </w:r>
            <w:proofErr w:type="spellStart"/>
            <w:r w:rsidRPr="00FB58AB">
              <w:rPr>
                <w:sz w:val="19"/>
                <w:szCs w:val="19"/>
              </w:rPr>
              <w:t>value</w:t>
            </w:r>
            <w:proofErr w:type="spellEnd"/>
            <w:r w:rsidRPr="00FB58AB">
              <w:rPr>
                <w:sz w:val="19"/>
                <w:szCs w:val="19"/>
              </w:rPr>
              <w:t>: 0</w:t>
            </w:r>
          </w:p>
        </w:tc>
        <w:tc>
          <w:tcPr>
            <w:tcW w:w="5231" w:type="dxa"/>
          </w:tcPr>
          <w:p w14:paraId="63C01229" w14:textId="77777777" w:rsidR="00374307" w:rsidRDefault="0037430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851"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InitValue</w:t>
            </w:r>
            <w:proofErr w:type="spellEnd"/>
            <w:r>
              <w:rPr>
                <w:rFonts w:ascii="Consolas" w:hAnsi="Consolas" w:cs="Consolas"/>
                <w:color w:val="2E75B6"/>
                <w:sz w:val="19"/>
                <w:szCs w:val="19"/>
              </w:rPr>
              <w:t>"</w:t>
            </w:r>
            <w:r w:rsidR="00953565">
              <w:rPr>
                <w:rFonts w:ascii="Consolas" w:hAnsi="Consolas" w:cs="Consolas"/>
                <w:color w:val="000000"/>
                <w:sz w:val="19"/>
                <w:szCs w:val="19"/>
              </w:rPr>
              <w:t>: 0</w:t>
            </w:r>
            <w:r>
              <w:rPr>
                <w:rFonts w:ascii="Consolas" w:hAnsi="Consolas" w:cs="Consolas"/>
                <w:color w:val="000000"/>
                <w:sz w:val="19"/>
                <w:szCs w:val="19"/>
              </w:rPr>
              <w:t>,</w:t>
            </w:r>
          </w:p>
        </w:tc>
      </w:tr>
      <w:tr w:rsidR="00374307" w14:paraId="6A017881"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20ECC9F" w14:textId="77777777" w:rsidR="00374307" w:rsidRPr="007629B1" w:rsidRDefault="00AC3B62">
            <w:pPr>
              <w:spacing w:line="276" w:lineRule="auto"/>
              <w:jc w:val="both"/>
              <w:rPr>
                <w:sz w:val="19"/>
                <w:szCs w:val="19"/>
                <w:lang w:val="en-US"/>
              </w:rPr>
              <w:pPrChange w:id="1852" w:author="Roca Neyra Renzo Jaime" w:date="2019-09-09T23:53:00Z">
                <w:pPr/>
              </w:pPrChange>
            </w:pPr>
            <w:r w:rsidRPr="007629B1">
              <w:rPr>
                <w:sz w:val="19"/>
                <w:szCs w:val="19"/>
                <w:lang w:val="en-US"/>
              </w:rPr>
              <w:t>Storage format: 16 (3000 samples per frame)</w:t>
            </w:r>
          </w:p>
        </w:tc>
        <w:tc>
          <w:tcPr>
            <w:tcW w:w="5231" w:type="dxa"/>
          </w:tcPr>
          <w:p w14:paraId="1CCCC70E" w14:textId="77777777" w:rsidR="00374307"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853"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Format</w:t>
            </w:r>
            <w:proofErr w:type="spellEnd"/>
            <w:r>
              <w:rPr>
                <w:rFonts w:ascii="Consolas" w:hAnsi="Consolas" w:cs="Consolas"/>
                <w:color w:val="2E75B6"/>
                <w:sz w:val="19"/>
                <w:szCs w:val="19"/>
              </w:rPr>
              <w:t>"</w:t>
            </w:r>
            <w:r>
              <w:rPr>
                <w:rFonts w:ascii="Consolas" w:hAnsi="Consolas" w:cs="Consolas"/>
                <w:color w:val="000000"/>
                <w:sz w:val="19"/>
                <w:szCs w:val="19"/>
              </w:rPr>
              <w:t>: 16,</w:t>
            </w:r>
          </w:p>
          <w:p w14:paraId="76FD2F03" w14:textId="77777777" w:rsidR="005252F4" w:rsidRDefault="005252F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854"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SamplesPerFrame</w:t>
            </w:r>
            <w:proofErr w:type="spellEnd"/>
            <w:r>
              <w:rPr>
                <w:rFonts w:ascii="Consolas" w:hAnsi="Consolas" w:cs="Consolas"/>
                <w:color w:val="2E75B6"/>
                <w:sz w:val="19"/>
                <w:szCs w:val="19"/>
              </w:rPr>
              <w:t>"</w:t>
            </w:r>
            <w:r>
              <w:rPr>
                <w:rFonts w:ascii="Consolas" w:hAnsi="Consolas" w:cs="Consolas"/>
                <w:color w:val="000000"/>
                <w:sz w:val="19"/>
                <w:szCs w:val="19"/>
              </w:rPr>
              <w:t>: 3000,</w:t>
            </w:r>
          </w:p>
        </w:tc>
      </w:tr>
      <w:tr w:rsidR="00374307" w:rsidRPr="002B24BF" w14:paraId="5C5D37A5"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578D4CA" w14:textId="77777777" w:rsidR="00374307" w:rsidRPr="007629B1" w:rsidRDefault="00374307">
            <w:pPr>
              <w:spacing w:line="276" w:lineRule="auto"/>
              <w:jc w:val="both"/>
              <w:rPr>
                <w:sz w:val="19"/>
                <w:szCs w:val="19"/>
                <w:lang w:val="en-US"/>
              </w:rPr>
              <w:pPrChange w:id="1855" w:author="Roca Neyra Renzo Jaime" w:date="2019-09-09T23:53:00Z">
                <w:pPr/>
              </w:pPrChange>
            </w:pPr>
            <w:r w:rsidRPr="007629B1">
              <w:rPr>
                <w:sz w:val="19"/>
                <w:szCs w:val="19"/>
                <w:lang w:val="en-US"/>
              </w:rPr>
              <w:t>I/O: can be unbuffered</w:t>
            </w:r>
          </w:p>
        </w:tc>
        <w:tc>
          <w:tcPr>
            <w:tcW w:w="5231" w:type="dxa"/>
          </w:tcPr>
          <w:p w14:paraId="178820C1" w14:textId="77777777" w:rsidR="00374307" w:rsidRPr="007629B1" w:rsidRDefault="0037430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lang w:val="en-US"/>
              </w:rPr>
              <w:pPrChange w:id="1856"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p>
        </w:tc>
      </w:tr>
      <w:tr w:rsidR="00374307" w14:paraId="1D893C22"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F2CA33B" w14:textId="77777777" w:rsidR="00374307" w:rsidRPr="001F7516" w:rsidRDefault="00374307">
            <w:pPr>
              <w:spacing w:line="276" w:lineRule="auto"/>
              <w:jc w:val="both"/>
              <w:rPr>
                <w:sz w:val="19"/>
                <w:szCs w:val="19"/>
              </w:rPr>
              <w:pPrChange w:id="1857" w:author="Roca Neyra Renzo Jaime" w:date="2019-09-09T23:53:00Z">
                <w:pPr/>
              </w:pPrChange>
            </w:pPr>
            <w:r w:rsidRPr="001F7516">
              <w:rPr>
                <w:sz w:val="19"/>
                <w:szCs w:val="19"/>
              </w:rPr>
              <w:t xml:space="preserve">ADC </w:t>
            </w:r>
            <w:proofErr w:type="spellStart"/>
            <w:r w:rsidRPr="001F7516">
              <w:rPr>
                <w:sz w:val="19"/>
                <w:szCs w:val="19"/>
              </w:rPr>
              <w:t>resolution</w:t>
            </w:r>
            <w:proofErr w:type="spellEnd"/>
            <w:r w:rsidRPr="001F7516">
              <w:rPr>
                <w:sz w:val="19"/>
                <w:szCs w:val="19"/>
              </w:rPr>
              <w:t>: 12 bits</w:t>
            </w:r>
          </w:p>
        </w:tc>
        <w:tc>
          <w:tcPr>
            <w:tcW w:w="5231" w:type="dxa"/>
          </w:tcPr>
          <w:p w14:paraId="6E7F1D05" w14:textId="77777777" w:rsidR="00374307"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858"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AdcResolution</w:t>
            </w:r>
            <w:proofErr w:type="spellEnd"/>
            <w:r>
              <w:rPr>
                <w:rFonts w:ascii="Consolas" w:hAnsi="Consolas" w:cs="Consolas"/>
                <w:color w:val="2E75B6"/>
                <w:sz w:val="19"/>
                <w:szCs w:val="19"/>
              </w:rPr>
              <w:t>"</w:t>
            </w:r>
            <w:r>
              <w:rPr>
                <w:rFonts w:ascii="Consolas" w:hAnsi="Consolas" w:cs="Consolas"/>
                <w:color w:val="000000"/>
                <w:sz w:val="19"/>
                <w:szCs w:val="19"/>
              </w:rPr>
              <w:t>: 12,</w:t>
            </w:r>
          </w:p>
        </w:tc>
      </w:tr>
      <w:tr w:rsidR="00374307" w14:paraId="4D0717B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4D4ACCF" w14:textId="77777777" w:rsidR="00374307" w:rsidRPr="001F7516" w:rsidRDefault="00374307">
            <w:pPr>
              <w:tabs>
                <w:tab w:val="left" w:pos="1083"/>
              </w:tabs>
              <w:spacing w:line="276" w:lineRule="auto"/>
              <w:jc w:val="both"/>
              <w:rPr>
                <w:sz w:val="19"/>
                <w:szCs w:val="19"/>
              </w:rPr>
              <w:pPrChange w:id="1859" w:author="Roca Neyra Renzo Jaime" w:date="2019-09-09T23:53:00Z">
                <w:pPr>
                  <w:tabs>
                    <w:tab w:val="left" w:pos="1083"/>
                  </w:tabs>
                </w:pPr>
              </w:pPrChange>
            </w:pPr>
            <w:r w:rsidRPr="001F7516">
              <w:rPr>
                <w:sz w:val="19"/>
                <w:szCs w:val="19"/>
              </w:rPr>
              <w:t xml:space="preserve">ADC </w:t>
            </w:r>
            <w:proofErr w:type="spellStart"/>
            <w:r w:rsidRPr="001F7516">
              <w:rPr>
                <w:sz w:val="19"/>
                <w:szCs w:val="19"/>
              </w:rPr>
              <w:t>zero</w:t>
            </w:r>
            <w:proofErr w:type="spellEnd"/>
            <w:r w:rsidRPr="001F7516">
              <w:rPr>
                <w:sz w:val="19"/>
                <w:szCs w:val="19"/>
              </w:rPr>
              <w:t>: 0</w:t>
            </w:r>
          </w:p>
        </w:tc>
        <w:tc>
          <w:tcPr>
            <w:tcW w:w="5231" w:type="dxa"/>
          </w:tcPr>
          <w:p w14:paraId="5DF64D7A" w14:textId="77777777" w:rsidR="00374307" w:rsidRDefault="0037430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860"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"AdcZero"</w:t>
            </w:r>
            <w:r>
              <w:rPr>
                <w:rFonts w:ascii="Consolas" w:hAnsi="Consolas" w:cs="Consolas"/>
                <w:color w:val="000000"/>
                <w:sz w:val="19"/>
                <w:szCs w:val="19"/>
              </w:rPr>
              <w:t>: 0,</w:t>
            </w:r>
          </w:p>
        </w:tc>
      </w:tr>
      <w:tr w:rsidR="00374307" w14:paraId="1B9D6214"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4258B84" w14:textId="77777777" w:rsidR="00374307" w:rsidRPr="001F7516" w:rsidRDefault="00953565">
            <w:pPr>
              <w:spacing w:line="276" w:lineRule="auto"/>
              <w:jc w:val="both"/>
              <w:rPr>
                <w:sz w:val="19"/>
                <w:szCs w:val="19"/>
              </w:rPr>
              <w:pPrChange w:id="1861" w:author="Roca Neyra Renzo Jaime" w:date="2019-09-09T23:53:00Z">
                <w:pPr/>
              </w:pPrChange>
            </w:pPr>
            <w:proofErr w:type="spellStart"/>
            <w:r w:rsidRPr="00953565">
              <w:rPr>
                <w:sz w:val="19"/>
                <w:szCs w:val="19"/>
              </w:rPr>
              <w:t>Baseline</w:t>
            </w:r>
            <w:proofErr w:type="spellEnd"/>
            <w:r w:rsidRPr="00953565">
              <w:rPr>
                <w:sz w:val="19"/>
                <w:szCs w:val="19"/>
              </w:rPr>
              <w:t>: -1</w:t>
            </w:r>
          </w:p>
        </w:tc>
        <w:tc>
          <w:tcPr>
            <w:tcW w:w="5231" w:type="dxa"/>
          </w:tcPr>
          <w:p w14:paraId="4F661E18" w14:textId="77777777" w:rsidR="00374307" w:rsidRDefault="00374307">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862"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Baseline</w:t>
            </w:r>
            <w:proofErr w:type="spellEnd"/>
            <w:r>
              <w:rPr>
                <w:rFonts w:ascii="Consolas" w:hAnsi="Consolas" w:cs="Consolas"/>
                <w:color w:val="2E75B6"/>
                <w:sz w:val="19"/>
                <w:szCs w:val="19"/>
              </w:rPr>
              <w:t>"</w:t>
            </w:r>
            <w:r w:rsidR="00953565">
              <w:rPr>
                <w:rFonts w:ascii="Consolas" w:hAnsi="Consolas" w:cs="Consolas"/>
                <w:color w:val="000000"/>
                <w:sz w:val="19"/>
                <w:szCs w:val="19"/>
              </w:rPr>
              <w:t>: -1</w:t>
            </w:r>
            <w:r>
              <w:rPr>
                <w:rFonts w:ascii="Consolas" w:hAnsi="Consolas" w:cs="Consolas"/>
                <w:color w:val="000000"/>
                <w:sz w:val="19"/>
                <w:szCs w:val="19"/>
              </w:rPr>
              <w:t>,</w:t>
            </w:r>
          </w:p>
        </w:tc>
      </w:tr>
      <w:tr w:rsidR="00374307" w14:paraId="2228782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7FC84731" w14:textId="77777777" w:rsidR="00374307" w:rsidRPr="001F7516" w:rsidRDefault="00374307">
            <w:pPr>
              <w:spacing w:line="276" w:lineRule="auto"/>
              <w:jc w:val="both"/>
              <w:rPr>
                <w:sz w:val="19"/>
                <w:szCs w:val="19"/>
              </w:rPr>
              <w:pPrChange w:id="1863" w:author="Roca Neyra Renzo Jaime" w:date="2019-09-09T23:53:00Z">
                <w:pPr/>
              </w:pPrChange>
            </w:pPr>
            <w:proofErr w:type="spellStart"/>
            <w:r w:rsidRPr="001F7516">
              <w:rPr>
                <w:sz w:val="19"/>
                <w:szCs w:val="19"/>
              </w:rPr>
              <w:t>Checksum</w:t>
            </w:r>
            <w:proofErr w:type="spellEnd"/>
            <w:r w:rsidRPr="001F7516">
              <w:rPr>
                <w:sz w:val="19"/>
                <w:szCs w:val="19"/>
              </w:rPr>
              <w:t xml:space="preserve">: </w:t>
            </w:r>
            <w:r w:rsidR="00953565">
              <w:rPr>
                <w:sz w:val="19"/>
                <w:szCs w:val="19"/>
              </w:rPr>
              <w:t>0</w:t>
            </w:r>
          </w:p>
        </w:tc>
        <w:tc>
          <w:tcPr>
            <w:tcW w:w="5231" w:type="dxa"/>
            <w:tcBorders>
              <w:bottom w:val="single" w:sz="8" w:space="0" w:color="auto"/>
            </w:tcBorders>
          </w:tcPr>
          <w:p w14:paraId="41603044" w14:textId="77777777" w:rsidR="00374307" w:rsidRDefault="00374307">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864"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CheckSum</w:t>
            </w:r>
            <w:proofErr w:type="spellEnd"/>
            <w:r>
              <w:rPr>
                <w:rFonts w:ascii="Consolas" w:hAnsi="Consolas" w:cs="Consolas"/>
                <w:color w:val="2E75B6"/>
                <w:sz w:val="19"/>
                <w:szCs w:val="19"/>
              </w:rPr>
              <w:t>"</w:t>
            </w:r>
            <w:r>
              <w:rPr>
                <w:rFonts w:ascii="Consolas" w:hAnsi="Consolas" w:cs="Consolas"/>
                <w:color w:val="000000"/>
                <w:sz w:val="19"/>
                <w:szCs w:val="19"/>
              </w:rPr>
              <w:t xml:space="preserve">: </w:t>
            </w:r>
            <w:r w:rsidR="00953565">
              <w:rPr>
                <w:rFonts w:ascii="Consolas" w:hAnsi="Consolas" w:cs="Consolas"/>
                <w:color w:val="000000"/>
                <w:sz w:val="19"/>
                <w:szCs w:val="19"/>
              </w:rPr>
              <w:t>0</w:t>
            </w:r>
            <w:r>
              <w:rPr>
                <w:rFonts w:ascii="Consolas" w:hAnsi="Consolas" w:cs="Consolas"/>
                <w:color w:val="000000"/>
                <w:sz w:val="19"/>
                <w:szCs w:val="19"/>
              </w:rPr>
              <w:t>,</w:t>
            </w:r>
          </w:p>
        </w:tc>
      </w:tr>
      <w:tr w:rsidR="00953565" w14:paraId="17735B60" w14:textId="77777777" w:rsidTr="00953565">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0595FC4F" w14:textId="77777777" w:rsidR="00953565" w:rsidRPr="001F7516" w:rsidRDefault="00785B43">
            <w:pPr>
              <w:tabs>
                <w:tab w:val="left" w:pos="1117"/>
              </w:tabs>
              <w:spacing w:line="276" w:lineRule="auto"/>
              <w:jc w:val="both"/>
              <w:rPr>
                <w:sz w:val="19"/>
                <w:szCs w:val="19"/>
              </w:rPr>
              <w:pPrChange w:id="1865" w:author="Roca Neyra Renzo Jaime" w:date="2019-09-09T23:53:00Z">
                <w:pPr>
                  <w:tabs>
                    <w:tab w:val="left" w:pos="1117"/>
                  </w:tabs>
                </w:pPr>
              </w:pPrChange>
            </w:pPr>
            <w:proofErr w:type="spellStart"/>
            <w:r>
              <w:rPr>
                <w:sz w:val="19"/>
                <w:szCs w:val="19"/>
              </w:rPr>
              <w:t>Group</w:t>
            </w:r>
            <w:proofErr w:type="spellEnd"/>
            <w:r>
              <w:rPr>
                <w:sz w:val="19"/>
                <w:szCs w:val="19"/>
              </w:rPr>
              <w:t xml:space="preserve"> 0, </w:t>
            </w:r>
            <w:proofErr w:type="spellStart"/>
            <w:r>
              <w:rPr>
                <w:sz w:val="19"/>
                <w:szCs w:val="19"/>
              </w:rPr>
              <w:t>Signal</w:t>
            </w:r>
            <w:proofErr w:type="spellEnd"/>
            <w:r>
              <w:rPr>
                <w:sz w:val="19"/>
                <w:szCs w:val="19"/>
              </w:rPr>
              <w:t xml:space="preserve"> 1</w:t>
            </w:r>
            <w:r w:rsidR="00953565" w:rsidRPr="001F7516">
              <w:rPr>
                <w:sz w:val="19"/>
                <w:szCs w:val="19"/>
              </w:rPr>
              <w:t>:</w:t>
            </w:r>
          </w:p>
        </w:tc>
        <w:tc>
          <w:tcPr>
            <w:tcW w:w="5231" w:type="dxa"/>
            <w:tcBorders>
              <w:top w:val="single" w:sz="8" w:space="0" w:color="auto"/>
            </w:tcBorders>
          </w:tcPr>
          <w:p w14:paraId="65FD2682" w14:textId="77777777" w:rsidR="00953565" w:rsidRDefault="00953565">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866"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Group</w:t>
            </w:r>
            <w:proofErr w:type="spellEnd"/>
            <w:r>
              <w:rPr>
                <w:rFonts w:ascii="Consolas" w:hAnsi="Consolas" w:cs="Consolas"/>
                <w:color w:val="2E75B6"/>
                <w:sz w:val="19"/>
                <w:szCs w:val="19"/>
              </w:rPr>
              <w:t>"</w:t>
            </w:r>
            <w:r>
              <w:rPr>
                <w:rFonts w:ascii="Consolas" w:hAnsi="Consolas" w:cs="Consolas"/>
                <w:color w:val="000000"/>
                <w:sz w:val="19"/>
                <w:szCs w:val="19"/>
              </w:rPr>
              <w:t>: 0,</w:t>
            </w:r>
          </w:p>
          <w:p w14:paraId="3BBB31D4" w14:textId="77777777" w:rsidR="00953565" w:rsidRDefault="00953565">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867"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953565" w14:paraId="4B9D8245"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F851EAF" w14:textId="77777777" w:rsidR="00953565" w:rsidRPr="001F7516" w:rsidRDefault="00953565">
            <w:pPr>
              <w:spacing w:line="276" w:lineRule="auto"/>
              <w:jc w:val="both"/>
              <w:rPr>
                <w:sz w:val="19"/>
                <w:szCs w:val="19"/>
              </w:rPr>
              <w:pPrChange w:id="1868" w:author="Roca Neyra Renzo Jaime" w:date="2019-09-09T23:53:00Z">
                <w:pPr/>
              </w:pPrChange>
            </w:pPr>
            <w:r w:rsidRPr="003C1DF3">
              <w:rPr>
                <w:sz w:val="19"/>
                <w:szCs w:val="19"/>
              </w:rPr>
              <w:t>File: SC4001E0-PSG.edf</w:t>
            </w:r>
          </w:p>
        </w:tc>
        <w:tc>
          <w:tcPr>
            <w:tcW w:w="5231" w:type="dxa"/>
          </w:tcPr>
          <w:p w14:paraId="70F6EAE0" w14:textId="77777777" w:rsidR="00953565" w:rsidRDefault="00953565">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869"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FileName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953565" w14:paraId="04AC5ECE"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49B644F" w14:textId="77777777" w:rsidR="00953565" w:rsidRPr="001F7516" w:rsidRDefault="005252F4">
            <w:pPr>
              <w:spacing w:line="276" w:lineRule="auto"/>
              <w:jc w:val="both"/>
              <w:rPr>
                <w:sz w:val="19"/>
                <w:szCs w:val="19"/>
              </w:rPr>
              <w:pPrChange w:id="1870" w:author="Roca Neyra Renzo Jaime" w:date="2019-09-09T23:53:00Z">
                <w:pPr/>
              </w:pPrChange>
            </w:pPr>
            <w:proofErr w:type="spellStart"/>
            <w:r>
              <w:rPr>
                <w:sz w:val="19"/>
                <w:szCs w:val="19"/>
              </w:rPr>
              <w:t>Description</w:t>
            </w:r>
            <w:proofErr w:type="spellEnd"/>
            <w:r>
              <w:rPr>
                <w:sz w:val="19"/>
                <w:szCs w:val="19"/>
              </w:rPr>
              <w:t xml:space="preserve">: EEG </w:t>
            </w:r>
            <w:proofErr w:type="spellStart"/>
            <w:r>
              <w:rPr>
                <w:sz w:val="19"/>
                <w:szCs w:val="19"/>
              </w:rPr>
              <w:t>Pz</w:t>
            </w:r>
            <w:proofErr w:type="spellEnd"/>
            <w:r>
              <w:rPr>
                <w:sz w:val="19"/>
                <w:szCs w:val="19"/>
              </w:rPr>
              <w:t>-Oz</w:t>
            </w:r>
          </w:p>
        </w:tc>
        <w:tc>
          <w:tcPr>
            <w:tcW w:w="5231" w:type="dxa"/>
          </w:tcPr>
          <w:p w14:paraId="08642356" w14:textId="77777777" w:rsidR="00953565" w:rsidRDefault="00953565">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871"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Description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sidR="005252F4">
              <w:rPr>
                <w:rFonts w:ascii="Consolas" w:hAnsi="Consolas" w:cs="Consolas"/>
                <w:color w:val="A31515"/>
                <w:sz w:val="19"/>
                <w:szCs w:val="19"/>
              </w:rPr>
              <w:t xml:space="preserve">"EEG </w:t>
            </w:r>
            <w:proofErr w:type="spellStart"/>
            <w:r w:rsidR="005252F4">
              <w:rPr>
                <w:rFonts w:ascii="Consolas" w:hAnsi="Consolas" w:cs="Consolas"/>
                <w:color w:val="A31515"/>
                <w:sz w:val="19"/>
                <w:szCs w:val="19"/>
              </w:rPr>
              <w:t>Pz</w:t>
            </w:r>
            <w:proofErr w:type="spellEnd"/>
            <w:r w:rsidR="005252F4">
              <w:rPr>
                <w:rFonts w:ascii="Consolas" w:hAnsi="Consolas" w:cs="Consolas"/>
                <w:color w:val="A31515"/>
                <w:sz w:val="19"/>
                <w:szCs w:val="19"/>
              </w:rPr>
              <w:t>-Oz</w:t>
            </w:r>
            <w:r>
              <w:rPr>
                <w:rFonts w:ascii="Consolas" w:hAnsi="Consolas" w:cs="Consolas"/>
                <w:color w:val="A31515"/>
                <w:sz w:val="19"/>
                <w:szCs w:val="19"/>
              </w:rPr>
              <w:t>"</w:t>
            </w:r>
            <w:r>
              <w:rPr>
                <w:rFonts w:ascii="Consolas" w:hAnsi="Consolas" w:cs="Consolas"/>
                <w:color w:val="000000"/>
                <w:sz w:val="19"/>
                <w:szCs w:val="19"/>
              </w:rPr>
              <w:t>,</w:t>
            </w:r>
          </w:p>
        </w:tc>
      </w:tr>
      <w:tr w:rsidR="00953565" w14:paraId="7E849A0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63BDC007" w14:textId="77777777" w:rsidR="00953565" w:rsidRPr="001F7516" w:rsidRDefault="005252F4">
            <w:pPr>
              <w:spacing w:line="276" w:lineRule="auto"/>
              <w:jc w:val="both"/>
              <w:rPr>
                <w:sz w:val="19"/>
                <w:szCs w:val="19"/>
              </w:rPr>
              <w:pPrChange w:id="1872" w:author="Roca Neyra Renzo Jaime" w:date="2019-09-09T23:53:00Z">
                <w:pPr/>
              </w:pPrChange>
            </w:pPr>
            <w:r>
              <w:rPr>
                <w:sz w:val="19"/>
                <w:szCs w:val="19"/>
              </w:rPr>
              <w:t xml:space="preserve">Gain: </w:t>
            </w:r>
            <w:r w:rsidRPr="005252F4">
              <w:rPr>
                <w:sz w:val="19"/>
                <w:szCs w:val="19"/>
              </w:rPr>
              <w:t>10.4198473282</w:t>
            </w:r>
            <w:r w:rsidR="00953565" w:rsidRPr="003C1DF3">
              <w:rPr>
                <w:sz w:val="19"/>
                <w:szCs w:val="19"/>
              </w:rPr>
              <w:t xml:space="preserve"> </w:t>
            </w:r>
            <w:proofErr w:type="spellStart"/>
            <w:r w:rsidR="00953565" w:rsidRPr="003C1DF3">
              <w:rPr>
                <w:sz w:val="19"/>
                <w:szCs w:val="19"/>
              </w:rPr>
              <w:t>adu</w:t>
            </w:r>
            <w:proofErr w:type="spellEnd"/>
            <w:r w:rsidR="00953565" w:rsidRPr="003C1DF3">
              <w:rPr>
                <w:sz w:val="19"/>
                <w:szCs w:val="19"/>
              </w:rPr>
              <w:t>/</w:t>
            </w:r>
            <w:proofErr w:type="spellStart"/>
            <w:r w:rsidR="00953565" w:rsidRPr="003C1DF3">
              <w:rPr>
                <w:sz w:val="19"/>
                <w:szCs w:val="19"/>
              </w:rPr>
              <w:t>uV</w:t>
            </w:r>
            <w:proofErr w:type="spellEnd"/>
          </w:p>
        </w:tc>
        <w:tc>
          <w:tcPr>
            <w:tcW w:w="5231" w:type="dxa"/>
          </w:tcPr>
          <w:p w14:paraId="017CB96B" w14:textId="77777777" w:rsidR="00953565" w:rsidRDefault="00953565">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873"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"Gain"</w:t>
            </w:r>
            <w:r>
              <w:rPr>
                <w:rFonts w:ascii="Consolas" w:hAnsi="Consolas" w:cs="Consolas"/>
                <w:color w:val="000000"/>
                <w:sz w:val="19"/>
                <w:szCs w:val="19"/>
              </w:rPr>
              <w:t>: 10.6640625,</w:t>
            </w:r>
          </w:p>
          <w:p w14:paraId="28E1EE6D" w14:textId="77777777" w:rsidR="00E05C26" w:rsidRDefault="00E05C2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874"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Units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uV</w:t>
            </w:r>
            <w:proofErr w:type="spellEnd"/>
            <w:r>
              <w:rPr>
                <w:rFonts w:ascii="Consolas" w:hAnsi="Consolas" w:cs="Consolas"/>
                <w:color w:val="A31515"/>
                <w:sz w:val="19"/>
                <w:szCs w:val="19"/>
              </w:rPr>
              <w:t>"</w:t>
            </w:r>
            <w:r>
              <w:rPr>
                <w:rFonts w:ascii="Consolas" w:hAnsi="Consolas" w:cs="Consolas"/>
                <w:color w:val="000000"/>
                <w:sz w:val="19"/>
                <w:szCs w:val="19"/>
              </w:rPr>
              <w:t>,</w:t>
            </w:r>
          </w:p>
        </w:tc>
      </w:tr>
      <w:tr w:rsidR="00953565" w14:paraId="353E461F"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4016AA85" w14:textId="77777777" w:rsidR="00953565" w:rsidRPr="001F7516" w:rsidRDefault="00953565">
            <w:pPr>
              <w:tabs>
                <w:tab w:val="left" w:pos="1509"/>
              </w:tabs>
              <w:spacing w:line="276" w:lineRule="auto"/>
              <w:jc w:val="both"/>
              <w:rPr>
                <w:sz w:val="19"/>
                <w:szCs w:val="19"/>
              </w:rPr>
              <w:pPrChange w:id="1875" w:author="Roca Neyra Renzo Jaime" w:date="2019-09-09T23:53:00Z">
                <w:pPr>
                  <w:tabs>
                    <w:tab w:val="left" w:pos="1509"/>
                  </w:tabs>
                </w:pPr>
              </w:pPrChange>
            </w:pPr>
            <w:proofErr w:type="spellStart"/>
            <w:r w:rsidRPr="00FB58AB">
              <w:rPr>
                <w:sz w:val="19"/>
                <w:szCs w:val="19"/>
              </w:rPr>
              <w:t>Initial</w:t>
            </w:r>
            <w:proofErr w:type="spellEnd"/>
            <w:r w:rsidRPr="00FB58AB">
              <w:rPr>
                <w:sz w:val="19"/>
                <w:szCs w:val="19"/>
              </w:rPr>
              <w:t xml:space="preserve"> </w:t>
            </w:r>
            <w:proofErr w:type="spellStart"/>
            <w:r w:rsidRPr="00FB58AB">
              <w:rPr>
                <w:sz w:val="19"/>
                <w:szCs w:val="19"/>
              </w:rPr>
              <w:t>value</w:t>
            </w:r>
            <w:proofErr w:type="spellEnd"/>
            <w:r w:rsidRPr="00FB58AB">
              <w:rPr>
                <w:sz w:val="19"/>
                <w:szCs w:val="19"/>
              </w:rPr>
              <w:t>: 0</w:t>
            </w:r>
          </w:p>
        </w:tc>
        <w:tc>
          <w:tcPr>
            <w:tcW w:w="5231" w:type="dxa"/>
          </w:tcPr>
          <w:p w14:paraId="40987E9E" w14:textId="77777777" w:rsidR="00953565" w:rsidRDefault="00953565">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876"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InitValue</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953565" w14:paraId="31B4FC72"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114DB1F" w14:textId="77777777" w:rsidR="00953565" w:rsidRPr="007629B1" w:rsidRDefault="00953565">
            <w:pPr>
              <w:spacing w:line="276" w:lineRule="auto"/>
              <w:jc w:val="both"/>
              <w:rPr>
                <w:sz w:val="19"/>
                <w:szCs w:val="19"/>
                <w:lang w:val="en-US"/>
              </w:rPr>
              <w:pPrChange w:id="1877" w:author="Roca Neyra Renzo Jaime" w:date="2019-09-09T23:53:00Z">
                <w:pPr/>
              </w:pPrChange>
            </w:pPr>
            <w:r w:rsidRPr="007629B1">
              <w:rPr>
                <w:sz w:val="19"/>
                <w:szCs w:val="19"/>
                <w:lang w:val="en-US"/>
              </w:rPr>
              <w:t>Storage format: 16 (3000 samples per frame)</w:t>
            </w:r>
          </w:p>
        </w:tc>
        <w:tc>
          <w:tcPr>
            <w:tcW w:w="5231" w:type="dxa"/>
          </w:tcPr>
          <w:p w14:paraId="0826EF29" w14:textId="77777777" w:rsidR="00953565" w:rsidRDefault="00953565">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878"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Format</w:t>
            </w:r>
            <w:proofErr w:type="spellEnd"/>
            <w:r>
              <w:rPr>
                <w:rFonts w:ascii="Consolas" w:hAnsi="Consolas" w:cs="Consolas"/>
                <w:color w:val="2E75B6"/>
                <w:sz w:val="19"/>
                <w:szCs w:val="19"/>
              </w:rPr>
              <w:t>"</w:t>
            </w:r>
            <w:r>
              <w:rPr>
                <w:rFonts w:ascii="Consolas" w:hAnsi="Consolas" w:cs="Consolas"/>
                <w:color w:val="000000"/>
                <w:sz w:val="19"/>
                <w:szCs w:val="19"/>
              </w:rPr>
              <w:t>: 16,</w:t>
            </w:r>
          </w:p>
          <w:p w14:paraId="58B1A287" w14:textId="77777777" w:rsidR="005252F4" w:rsidRDefault="005252F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879"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SamplesPerFrame</w:t>
            </w:r>
            <w:proofErr w:type="spellEnd"/>
            <w:r>
              <w:rPr>
                <w:rFonts w:ascii="Consolas" w:hAnsi="Consolas" w:cs="Consolas"/>
                <w:color w:val="2E75B6"/>
                <w:sz w:val="19"/>
                <w:szCs w:val="19"/>
              </w:rPr>
              <w:t>"</w:t>
            </w:r>
            <w:r>
              <w:rPr>
                <w:rFonts w:ascii="Consolas" w:hAnsi="Consolas" w:cs="Consolas"/>
                <w:color w:val="000000"/>
                <w:sz w:val="19"/>
                <w:szCs w:val="19"/>
              </w:rPr>
              <w:t>: 3000,</w:t>
            </w:r>
          </w:p>
        </w:tc>
      </w:tr>
      <w:tr w:rsidR="00953565" w:rsidRPr="002B24BF" w14:paraId="7A912AB6"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07456E5F" w14:textId="77777777" w:rsidR="00953565" w:rsidRPr="007629B1" w:rsidRDefault="00953565">
            <w:pPr>
              <w:spacing w:line="276" w:lineRule="auto"/>
              <w:jc w:val="both"/>
              <w:rPr>
                <w:sz w:val="19"/>
                <w:szCs w:val="19"/>
                <w:lang w:val="en-US"/>
              </w:rPr>
              <w:pPrChange w:id="1880" w:author="Roca Neyra Renzo Jaime" w:date="2019-09-09T23:53:00Z">
                <w:pPr/>
              </w:pPrChange>
            </w:pPr>
            <w:r w:rsidRPr="007629B1">
              <w:rPr>
                <w:sz w:val="19"/>
                <w:szCs w:val="19"/>
                <w:lang w:val="en-US"/>
              </w:rPr>
              <w:t>I/O: can be unbuffered</w:t>
            </w:r>
          </w:p>
        </w:tc>
        <w:tc>
          <w:tcPr>
            <w:tcW w:w="5231" w:type="dxa"/>
          </w:tcPr>
          <w:p w14:paraId="0DA7D488" w14:textId="77777777" w:rsidR="00953565" w:rsidRPr="007629B1" w:rsidRDefault="00953565">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lang w:val="en-US"/>
              </w:rPr>
              <w:pPrChange w:id="1881"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p>
        </w:tc>
      </w:tr>
      <w:tr w:rsidR="00953565" w14:paraId="41ABD84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E2088FF" w14:textId="77777777" w:rsidR="00953565" w:rsidRPr="001F7516" w:rsidRDefault="00953565">
            <w:pPr>
              <w:spacing w:line="276" w:lineRule="auto"/>
              <w:jc w:val="both"/>
              <w:rPr>
                <w:sz w:val="19"/>
                <w:szCs w:val="19"/>
              </w:rPr>
              <w:pPrChange w:id="1882" w:author="Roca Neyra Renzo Jaime" w:date="2019-09-09T23:53:00Z">
                <w:pPr/>
              </w:pPrChange>
            </w:pPr>
            <w:r w:rsidRPr="001F7516">
              <w:rPr>
                <w:sz w:val="19"/>
                <w:szCs w:val="19"/>
              </w:rPr>
              <w:t xml:space="preserve">ADC </w:t>
            </w:r>
            <w:proofErr w:type="spellStart"/>
            <w:r w:rsidRPr="001F7516">
              <w:rPr>
                <w:sz w:val="19"/>
                <w:szCs w:val="19"/>
              </w:rPr>
              <w:t>resolution</w:t>
            </w:r>
            <w:proofErr w:type="spellEnd"/>
            <w:r w:rsidRPr="001F7516">
              <w:rPr>
                <w:sz w:val="19"/>
                <w:szCs w:val="19"/>
              </w:rPr>
              <w:t>: 12 bits</w:t>
            </w:r>
          </w:p>
        </w:tc>
        <w:tc>
          <w:tcPr>
            <w:tcW w:w="5231" w:type="dxa"/>
          </w:tcPr>
          <w:p w14:paraId="3134624C" w14:textId="77777777" w:rsidR="00953565" w:rsidRDefault="00953565">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883"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AdcResolution</w:t>
            </w:r>
            <w:proofErr w:type="spellEnd"/>
            <w:r>
              <w:rPr>
                <w:rFonts w:ascii="Consolas" w:hAnsi="Consolas" w:cs="Consolas"/>
                <w:color w:val="2E75B6"/>
                <w:sz w:val="19"/>
                <w:szCs w:val="19"/>
              </w:rPr>
              <w:t>"</w:t>
            </w:r>
            <w:r>
              <w:rPr>
                <w:rFonts w:ascii="Consolas" w:hAnsi="Consolas" w:cs="Consolas"/>
                <w:color w:val="000000"/>
                <w:sz w:val="19"/>
                <w:szCs w:val="19"/>
              </w:rPr>
              <w:t>: 12,</w:t>
            </w:r>
          </w:p>
        </w:tc>
      </w:tr>
      <w:tr w:rsidR="00953565" w14:paraId="7AEABB13"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894C706" w14:textId="77777777" w:rsidR="00953565" w:rsidRPr="001F7516" w:rsidRDefault="00953565">
            <w:pPr>
              <w:spacing w:line="276" w:lineRule="auto"/>
              <w:jc w:val="both"/>
              <w:rPr>
                <w:sz w:val="19"/>
                <w:szCs w:val="19"/>
              </w:rPr>
              <w:pPrChange w:id="1884" w:author="Roca Neyra Renzo Jaime" w:date="2019-09-09T23:53:00Z">
                <w:pPr/>
              </w:pPrChange>
            </w:pPr>
            <w:r w:rsidRPr="001F7516">
              <w:rPr>
                <w:sz w:val="19"/>
                <w:szCs w:val="19"/>
              </w:rPr>
              <w:t xml:space="preserve">ADC </w:t>
            </w:r>
            <w:proofErr w:type="spellStart"/>
            <w:r w:rsidRPr="001F7516">
              <w:rPr>
                <w:sz w:val="19"/>
                <w:szCs w:val="19"/>
              </w:rPr>
              <w:t>zero</w:t>
            </w:r>
            <w:proofErr w:type="spellEnd"/>
            <w:r w:rsidRPr="001F7516">
              <w:rPr>
                <w:sz w:val="19"/>
                <w:szCs w:val="19"/>
              </w:rPr>
              <w:t>: 0</w:t>
            </w:r>
          </w:p>
        </w:tc>
        <w:tc>
          <w:tcPr>
            <w:tcW w:w="5231" w:type="dxa"/>
          </w:tcPr>
          <w:p w14:paraId="7EA429F6" w14:textId="77777777" w:rsidR="00953565" w:rsidRDefault="00953565">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885"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"AdcZero"</w:t>
            </w:r>
            <w:r>
              <w:rPr>
                <w:rFonts w:ascii="Consolas" w:hAnsi="Consolas" w:cs="Consolas"/>
                <w:color w:val="000000"/>
                <w:sz w:val="19"/>
                <w:szCs w:val="19"/>
              </w:rPr>
              <w:t>: 0,</w:t>
            </w:r>
          </w:p>
        </w:tc>
      </w:tr>
      <w:tr w:rsidR="00953565" w14:paraId="7F950DEF"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1A17B9B9" w14:textId="77777777" w:rsidR="00953565" w:rsidRPr="001F7516" w:rsidRDefault="005252F4">
            <w:pPr>
              <w:spacing w:line="276" w:lineRule="auto"/>
              <w:jc w:val="both"/>
              <w:rPr>
                <w:sz w:val="19"/>
                <w:szCs w:val="19"/>
              </w:rPr>
              <w:pPrChange w:id="1886" w:author="Roca Neyra Renzo Jaime" w:date="2019-09-09T23:53:00Z">
                <w:pPr/>
              </w:pPrChange>
            </w:pPr>
            <w:proofErr w:type="spellStart"/>
            <w:r>
              <w:rPr>
                <w:sz w:val="19"/>
                <w:szCs w:val="19"/>
              </w:rPr>
              <w:t>Baseline</w:t>
            </w:r>
            <w:proofErr w:type="spellEnd"/>
            <w:r>
              <w:rPr>
                <w:sz w:val="19"/>
                <w:szCs w:val="19"/>
              </w:rPr>
              <w:t>: 5</w:t>
            </w:r>
          </w:p>
        </w:tc>
        <w:tc>
          <w:tcPr>
            <w:tcW w:w="5231" w:type="dxa"/>
          </w:tcPr>
          <w:p w14:paraId="1B3C9E63" w14:textId="77777777" w:rsidR="00953565" w:rsidRDefault="00953565">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887"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Baseline</w:t>
            </w:r>
            <w:proofErr w:type="spellEnd"/>
            <w:r>
              <w:rPr>
                <w:rFonts w:ascii="Consolas" w:hAnsi="Consolas" w:cs="Consolas"/>
                <w:color w:val="2E75B6"/>
                <w:sz w:val="19"/>
                <w:szCs w:val="19"/>
              </w:rPr>
              <w:t>"</w:t>
            </w:r>
            <w:r w:rsidR="005252F4">
              <w:rPr>
                <w:rFonts w:ascii="Consolas" w:hAnsi="Consolas" w:cs="Consolas"/>
                <w:color w:val="000000"/>
                <w:sz w:val="19"/>
                <w:szCs w:val="19"/>
              </w:rPr>
              <w:t>: 5</w:t>
            </w:r>
            <w:r>
              <w:rPr>
                <w:rFonts w:ascii="Consolas" w:hAnsi="Consolas" w:cs="Consolas"/>
                <w:color w:val="000000"/>
                <w:sz w:val="19"/>
                <w:szCs w:val="19"/>
              </w:rPr>
              <w:t>,</w:t>
            </w:r>
          </w:p>
        </w:tc>
      </w:tr>
      <w:tr w:rsidR="00953565" w14:paraId="139F9335"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14447F17" w14:textId="77777777" w:rsidR="00953565" w:rsidRPr="001F7516" w:rsidRDefault="00953565">
            <w:pPr>
              <w:spacing w:line="276" w:lineRule="auto"/>
              <w:jc w:val="both"/>
              <w:rPr>
                <w:sz w:val="19"/>
                <w:szCs w:val="19"/>
              </w:rPr>
              <w:pPrChange w:id="1888" w:author="Roca Neyra Renzo Jaime" w:date="2019-09-09T23:53:00Z">
                <w:pPr/>
              </w:pPrChange>
            </w:pPr>
            <w:proofErr w:type="spellStart"/>
            <w:r w:rsidRPr="001F7516">
              <w:rPr>
                <w:sz w:val="19"/>
                <w:szCs w:val="19"/>
              </w:rPr>
              <w:lastRenderedPageBreak/>
              <w:t>Checksum</w:t>
            </w:r>
            <w:proofErr w:type="spellEnd"/>
            <w:r w:rsidRPr="001F7516">
              <w:rPr>
                <w:sz w:val="19"/>
                <w:szCs w:val="19"/>
              </w:rPr>
              <w:t xml:space="preserve">: </w:t>
            </w:r>
            <w:r>
              <w:rPr>
                <w:sz w:val="19"/>
                <w:szCs w:val="19"/>
              </w:rPr>
              <w:t>0</w:t>
            </w:r>
          </w:p>
        </w:tc>
        <w:tc>
          <w:tcPr>
            <w:tcW w:w="5231" w:type="dxa"/>
            <w:tcBorders>
              <w:bottom w:val="single" w:sz="8" w:space="0" w:color="auto"/>
            </w:tcBorders>
          </w:tcPr>
          <w:p w14:paraId="22CC532C" w14:textId="77777777" w:rsidR="00953565" w:rsidRDefault="00953565">
            <w:pPr>
              <w:keepNext/>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889" w:author="Roca Neyra Renzo Jaime" w:date="2019-09-09T23:53:00Z">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CheckSum</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36E39F07"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6BDF1205" w14:textId="77777777" w:rsidR="00785B43" w:rsidRPr="001F7516" w:rsidRDefault="00785B43">
            <w:pPr>
              <w:spacing w:line="276" w:lineRule="auto"/>
              <w:jc w:val="both"/>
              <w:rPr>
                <w:sz w:val="19"/>
                <w:szCs w:val="19"/>
              </w:rPr>
              <w:pPrChange w:id="1890" w:author="Roca Neyra Renzo Jaime" w:date="2019-09-09T23:53:00Z">
                <w:pPr/>
              </w:pPrChange>
            </w:pPr>
            <w:proofErr w:type="spellStart"/>
            <w:r>
              <w:rPr>
                <w:sz w:val="19"/>
                <w:szCs w:val="19"/>
              </w:rPr>
              <w:t>Group</w:t>
            </w:r>
            <w:proofErr w:type="spellEnd"/>
            <w:r>
              <w:rPr>
                <w:sz w:val="19"/>
                <w:szCs w:val="19"/>
              </w:rPr>
              <w:t xml:space="preserve"> 0, </w:t>
            </w:r>
            <w:proofErr w:type="spellStart"/>
            <w:r>
              <w:rPr>
                <w:sz w:val="19"/>
                <w:szCs w:val="19"/>
              </w:rPr>
              <w:t>Signal</w:t>
            </w:r>
            <w:proofErr w:type="spellEnd"/>
            <w:r>
              <w:rPr>
                <w:sz w:val="19"/>
                <w:szCs w:val="19"/>
              </w:rPr>
              <w:t xml:space="preserve"> 2</w:t>
            </w:r>
            <w:r w:rsidRPr="001F7516">
              <w:rPr>
                <w:sz w:val="19"/>
                <w:szCs w:val="19"/>
              </w:rPr>
              <w:t>:</w:t>
            </w:r>
          </w:p>
        </w:tc>
        <w:tc>
          <w:tcPr>
            <w:tcW w:w="5231" w:type="dxa"/>
            <w:tcBorders>
              <w:top w:val="single" w:sz="8" w:space="0" w:color="auto"/>
            </w:tcBorders>
          </w:tcPr>
          <w:p w14:paraId="67C34BBD"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891"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Group</w:t>
            </w:r>
            <w:proofErr w:type="spellEnd"/>
            <w:r>
              <w:rPr>
                <w:rFonts w:ascii="Consolas" w:hAnsi="Consolas" w:cs="Consolas"/>
                <w:color w:val="2E75B6"/>
                <w:sz w:val="19"/>
                <w:szCs w:val="19"/>
              </w:rPr>
              <w:t>"</w:t>
            </w:r>
            <w:r>
              <w:rPr>
                <w:rFonts w:ascii="Consolas" w:hAnsi="Consolas" w:cs="Consolas"/>
                <w:color w:val="000000"/>
                <w:sz w:val="19"/>
                <w:szCs w:val="19"/>
              </w:rPr>
              <w:t>: 0,</w:t>
            </w:r>
          </w:p>
          <w:p w14:paraId="4A3D90AA" w14:textId="77777777" w:rsidR="00785B43" w:rsidRDefault="00785B43">
            <w:pPr>
              <w:keepNext/>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892" w:author="Roca Neyra Renzo Jaime" w:date="2019-09-09T23:53:00Z">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7A5AD937"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5589E24" w14:textId="77777777" w:rsidR="00785B43" w:rsidRPr="001F7516" w:rsidRDefault="00785B43">
            <w:pPr>
              <w:spacing w:line="276" w:lineRule="auto"/>
              <w:jc w:val="both"/>
              <w:rPr>
                <w:sz w:val="19"/>
                <w:szCs w:val="19"/>
              </w:rPr>
              <w:pPrChange w:id="1893" w:author="Roca Neyra Renzo Jaime" w:date="2019-09-09T23:53:00Z">
                <w:pPr/>
              </w:pPrChange>
            </w:pPr>
            <w:r w:rsidRPr="003C1DF3">
              <w:rPr>
                <w:sz w:val="19"/>
                <w:szCs w:val="19"/>
              </w:rPr>
              <w:t>File: SC4001E0-PSG.edf</w:t>
            </w:r>
          </w:p>
        </w:tc>
        <w:tc>
          <w:tcPr>
            <w:tcW w:w="5231" w:type="dxa"/>
          </w:tcPr>
          <w:p w14:paraId="43B7B9AC" w14:textId="77777777" w:rsidR="00785B43" w:rsidRDefault="00785B43">
            <w:pPr>
              <w:keepNext/>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894" w:author="Roca Neyra Renzo Jaime" w:date="2019-09-09T23:53:00Z">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FileName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138B4882"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0A4C1C1A" w14:textId="77777777" w:rsidR="00785B43" w:rsidRPr="001F7516" w:rsidRDefault="00785B43">
            <w:pPr>
              <w:spacing w:line="276" w:lineRule="auto"/>
              <w:jc w:val="both"/>
              <w:rPr>
                <w:sz w:val="19"/>
                <w:szCs w:val="19"/>
              </w:rPr>
              <w:pPrChange w:id="1895" w:author="Roca Neyra Renzo Jaime" w:date="2019-09-09T23:53:00Z">
                <w:pPr/>
              </w:pPrChange>
            </w:pPr>
            <w:proofErr w:type="spellStart"/>
            <w:r w:rsidRPr="003C1DF3">
              <w:rPr>
                <w:sz w:val="19"/>
                <w:szCs w:val="19"/>
              </w:rPr>
              <w:t>Description</w:t>
            </w:r>
            <w:proofErr w:type="spellEnd"/>
            <w:r w:rsidRPr="003C1DF3">
              <w:rPr>
                <w:sz w:val="19"/>
                <w:szCs w:val="19"/>
              </w:rPr>
              <w:t xml:space="preserve">: </w:t>
            </w:r>
            <w:r w:rsidR="00610FFE" w:rsidRPr="00610FFE">
              <w:rPr>
                <w:sz w:val="19"/>
                <w:szCs w:val="19"/>
              </w:rPr>
              <w:t>EOG horizontal</w:t>
            </w:r>
          </w:p>
        </w:tc>
        <w:tc>
          <w:tcPr>
            <w:tcW w:w="5231" w:type="dxa"/>
          </w:tcPr>
          <w:p w14:paraId="24DED482" w14:textId="77777777" w:rsidR="00785B43" w:rsidRDefault="00785B43">
            <w:pPr>
              <w:keepNext/>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896" w:author="Roca Neyra Renzo Jaime" w:date="2019-09-09T23:53:00Z">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Description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sidR="00610FFE" w:rsidRPr="00610FFE">
              <w:rPr>
                <w:rFonts w:ascii="Consolas" w:hAnsi="Consolas" w:cs="Consolas"/>
                <w:color w:val="A31515"/>
                <w:sz w:val="19"/>
                <w:szCs w:val="19"/>
              </w:rPr>
              <w:t>EOG horizontal</w:t>
            </w:r>
            <w:r>
              <w:rPr>
                <w:rFonts w:ascii="Consolas" w:hAnsi="Consolas" w:cs="Consolas"/>
                <w:color w:val="A31515"/>
                <w:sz w:val="19"/>
                <w:szCs w:val="19"/>
              </w:rPr>
              <w:t>"</w:t>
            </w:r>
            <w:r>
              <w:rPr>
                <w:rFonts w:ascii="Consolas" w:hAnsi="Consolas" w:cs="Consolas"/>
                <w:color w:val="000000"/>
                <w:sz w:val="19"/>
                <w:szCs w:val="19"/>
              </w:rPr>
              <w:t>,</w:t>
            </w:r>
          </w:p>
        </w:tc>
      </w:tr>
      <w:tr w:rsidR="00785B43" w14:paraId="2FB3F008"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61696F6D" w14:textId="77777777" w:rsidR="00785B43" w:rsidRPr="001F7516" w:rsidRDefault="00785B43">
            <w:pPr>
              <w:spacing w:line="276" w:lineRule="auto"/>
              <w:jc w:val="both"/>
              <w:rPr>
                <w:sz w:val="19"/>
                <w:szCs w:val="19"/>
              </w:rPr>
              <w:pPrChange w:id="1897" w:author="Roca Neyra Renzo Jaime" w:date="2019-09-09T23:53:00Z">
                <w:pPr/>
              </w:pPrChange>
            </w:pPr>
            <w:r w:rsidRPr="003C1DF3">
              <w:rPr>
                <w:sz w:val="19"/>
                <w:szCs w:val="19"/>
              </w:rPr>
              <w:t xml:space="preserve">Gain: </w:t>
            </w:r>
            <w:r w:rsidR="00610FFE" w:rsidRPr="00610FFE">
              <w:rPr>
                <w:sz w:val="19"/>
                <w:szCs w:val="19"/>
              </w:rPr>
              <w:t xml:space="preserve">2.02923686819 </w:t>
            </w:r>
            <w:proofErr w:type="spellStart"/>
            <w:r w:rsidRPr="003C1DF3">
              <w:rPr>
                <w:sz w:val="19"/>
                <w:szCs w:val="19"/>
              </w:rPr>
              <w:t>adu</w:t>
            </w:r>
            <w:proofErr w:type="spellEnd"/>
            <w:r w:rsidRPr="003C1DF3">
              <w:rPr>
                <w:sz w:val="19"/>
                <w:szCs w:val="19"/>
              </w:rPr>
              <w:t>/</w:t>
            </w:r>
            <w:proofErr w:type="spellStart"/>
            <w:r w:rsidRPr="003C1DF3">
              <w:rPr>
                <w:sz w:val="19"/>
                <w:szCs w:val="19"/>
              </w:rPr>
              <w:t>uV</w:t>
            </w:r>
            <w:proofErr w:type="spellEnd"/>
          </w:p>
        </w:tc>
        <w:tc>
          <w:tcPr>
            <w:tcW w:w="5231" w:type="dxa"/>
          </w:tcPr>
          <w:p w14:paraId="24E49E63" w14:textId="77777777" w:rsidR="00785B43" w:rsidRDefault="00785B43">
            <w:pPr>
              <w:keepNext/>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898" w:author="Roca Neyra Renzo Jaime" w:date="2019-09-09T23:53:00Z">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"Gain"</w:t>
            </w:r>
            <w:r>
              <w:rPr>
                <w:rFonts w:ascii="Consolas" w:hAnsi="Consolas" w:cs="Consolas"/>
                <w:color w:val="000000"/>
                <w:sz w:val="19"/>
                <w:szCs w:val="19"/>
              </w:rPr>
              <w:t xml:space="preserve">: </w:t>
            </w:r>
            <w:r w:rsidR="00610FFE" w:rsidRPr="00610FFE">
              <w:rPr>
                <w:rFonts w:ascii="Consolas" w:hAnsi="Consolas" w:cs="Consolas"/>
                <w:color w:val="000000"/>
                <w:sz w:val="19"/>
                <w:szCs w:val="19"/>
              </w:rPr>
              <w:t>2.0292368681863229</w:t>
            </w:r>
            <w:r>
              <w:rPr>
                <w:rFonts w:ascii="Consolas" w:hAnsi="Consolas" w:cs="Consolas"/>
                <w:color w:val="000000"/>
                <w:sz w:val="19"/>
                <w:szCs w:val="19"/>
              </w:rPr>
              <w:t>,</w:t>
            </w:r>
          </w:p>
          <w:p w14:paraId="719D041E" w14:textId="77777777" w:rsidR="00E05C26" w:rsidRDefault="00E05C26">
            <w:pPr>
              <w:keepNext/>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899" w:author="Roca Neyra Renzo Jaime" w:date="2019-09-09T23:53:00Z">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Units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uV</w:t>
            </w:r>
            <w:proofErr w:type="spellEnd"/>
            <w:r>
              <w:rPr>
                <w:rFonts w:ascii="Consolas" w:hAnsi="Consolas" w:cs="Consolas"/>
                <w:color w:val="A31515"/>
                <w:sz w:val="19"/>
                <w:szCs w:val="19"/>
              </w:rPr>
              <w:t>"</w:t>
            </w:r>
            <w:r>
              <w:rPr>
                <w:rFonts w:ascii="Consolas" w:hAnsi="Consolas" w:cs="Consolas"/>
                <w:color w:val="000000"/>
                <w:sz w:val="19"/>
                <w:szCs w:val="19"/>
              </w:rPr>
              <w:t>,</w:t>
            </w:r>
          </w:p>
        </w:tc>
      </w:tr>
      <w:tr w:rsidR="00785B43" w14:paraId="465F4693"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50C2392" w14:textId="77777777" w:rsidR="00785B43" w:rsidRPr="001F7516" w:rsidRDefault="00785B43">
            <w:pPr>
              <w:spacing w:line="276" w:lineRule="auto"/>
              <w:jc w:val="both"/>
              <w:rPr>
                <w:sz w:val="19"/>
                <w:szCs w:val="19"/>
              </w:rPr>
              <w:pPrChange w:id="1900" w:author="Roca Neyra Renzo Jaime" w:date="2019-09-09T23:53:00Z">
                <w:pPr/>
              </w:pPrChange>
            </w:pPr>
            <w:proofErr w:type="spellStart"/>
            <w:r w:rsidRPr="00FB58AB">
              <w:rPr>
                <w:sz w:val="19"/>
                <w:szCs w:val="19"/>
              </w:rPr>
              <w:t>Initial</w:t>
            </w:r>
            <w:proofErr w:type="spellEnd"/>
            <w:r w:rsidRPr="00FB58AB">
              <w:rPr>
                <w:sz w:val="19"/>
                <w:szCs w:val="19"/>
              </w:rPr>
              <w:t xml:space="preserve"> </w:t>
            </w:r>
            <w:proofErr w:type="spellStart"/>
            <w:r w:rsidRPr="00FB58AB">
              <w:rPr>
                <w:sz w:val="19"/>
                <w:szCs w:val="19"/>
              </w:rPr>
              <w:t>value</w:t>
            </w:r>
            <w:proofErr w:type="spellEnd"/>
            <w:r w:rsidRPr="00FB58AB">
              <w:rPr>
                <w:sz w:val="19"/>
                <w:szCs w:val="19"/>
              </w:rPr>
              <w:t>: 0</w:t>
            </w:r>
          </w:p>
        </w:tc>
        <w:tc>
          <w:tcPr>
            <w:tcW w:w="5231" w:type="dxa"/>
          </w:tcPr>
          <w:p w14:paraId="5DBD6883" w14:textId="77777777" w:rsidR="00785B43" w:rsidRDefault="00785B43">
            <w:pPr>
              <w:keepNext/>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01" w:author="Roca Neyra Renzo Jaime" w:date="2019-09-09T23:53:00Z">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InitValue</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735EF326"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0235F33" w14:textId="77777777" w:rsidR="00785B43" w:rsidRPr="007629B1" w:rsidRDefault="00785B43">
            <w:pPr>
              <w:spacing w:line="276" w:lineRule="auto"/>
              <w:jc w:val="both"/>
              <w:rPr>
                <w:sz w:val="19"/>
                <w:szCs w:val="19"/>
                <w:lang w:val="en-US"/>
              </w:rPr>
              <w:pPrChange w:id="1902" w:author="Roca Neyra Renzo Jaime" w:date="2019-09-09T23:53:00Z">
                <w:pPr/>
              </w:pPrChange>
            </w:pPr>
            <w:r w:rsidRPr="007629B1">
              <w:rPr>
                <w:sz w:val="19"/>
                <w:szCs w:val="19"/>
                <w:lang w:val="en-US"/>
              </w:rPr>
              <w:t>Storage format: 16 (3000 samples per frame)</w:t>
            </w:r>
          </w:p>
        </w:tc>
        <w:tc>
          <w:tcPr>
            <w:tcW w:w="5231" w:type="dxa"/>
          </w:tcPr>
          <w:p w14:paraId="780813A5" w14:textId="77777777" w:rsidR="00785B43" w:rsidRDefault="00785B43">
            <w:pPr>
              <w:keepNext/>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903" w:author="Roca Neyra Renzo Jaime" w:date="2019-09-09T23:53:00Z">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Format</w:t>
            </w:r>
            <w:proofErr w:type="spellEnd"/>
            <w:r>
              <w:rPr>
                <w:rFonts w:ascii="Consolas" w:hAnsi="Consolas" w:cs="Consolas"/>
                <w:color w:val="2E75B6"/>
                <w:sz w:val="19"/>
                <w:szCs w:val="19"/>
              </w:rPr>
              <w:t>"</w:t>
            </w:r>
            <w:r>
              <w:rPr>
                <w:rFonts w:ascii="Consolas" w:hAnsi="Consolas" w:cs="Consolas"/>
                <w:color w:val="000000"/>
                <w:sz w:val="19"/>
                <w:szCs w:val="19"/>
              </w:rPr>
              <w:t>: 16,</w:t>
            </w:r>
          </w:p>
          <w:p w14:paraId="68E6A543" w14:textId="77777777" w:rsidR="00610FFE" w:rsidRDefault="00610FFE">
            <w:pPr>
              <w:keepNext/>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04" w:author="Roca Neyra Renzo Jaime" w:date="2019-09-09T23:53:00Z">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SamplesPerFrame</w:t>
            </w:r>
            <w:proofErr w:type="spellEnd"/>
            <w:r>
              <w:rPr>
                <w:rFonts w:ascii="Consolas" w:hAnsi="Consolas" w:cs="Consolas"/>
                <w:color w:val="2E75B6"/>
                <w:sz w:val="19"/>
                <w:szCs w:val="19"/>
              </w:rPr>
              <w:t>"</w:t>
            </w:r>
            <w:r>
              <w:rPr>
                <w:rFonts w:ascii="Consolas" w:hAnsi="Consolas" w:cs="Consolas"/>
                <w:color w:val="000000"/>
                <w:sz w:val="19"/>
                <w:szCs w:val="19"/>
              </w:rPr>
              <w:t>: 3000,</w:t>
            </w:r>
          </w:p>
        </w:tc>
      </w:tr>
      <w:tr w:rsidR="00785B43" w:rsidRPr="002B24BF" w14:paraId="31C06659"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1CA2E3A8" w14:textId="77777777" w:rsidR="00785B43" w:rsidRPr="007629B1" w:rsidRDefault="00785B43">
            <w:pPr>
              <w:spacing w:line="276" w:lineRule="auto"/>
              <w:jc w:val="both"/>
              <w:rPr>
                <w:sz w:val="19"/>
                <w:szCs w:val="19"/>
                <w:lang w:val="en-US"/>
              </w:rPr>
              <w:pPrChange w:id="1905" w:author="Roca Neyra Renzo Jaime" w:date="2019-09-09T23:53:00Z">
                <w:pPr/>
              </w:pPrChange>
            </w:pPr>
            <w:r w:rsidRPr="007629B1">
              <w:rPr>
                <w:sz w:val="19"/>
                <w:szCs w:val="19"/>
                <w:lang w:val="en-US"/>
              </w:rPr>
              <w:t>I/O: can be unbuffered</w:t>
            </w:r>
          </w:p>
        </w:tc>
        <w:tc>
          <w:tcPr>
            <w:tcW w:w="5231" w:type="dxa"/>
          </w:tcPr>
          <w:p w14:paraId="30045868" w14:textId="77777777" w:rsidR="00785B43" w:rsidRPr="007629B1" w:rsidRDefault="00785B43">
            <w:pPr>
              <w:keepNext/>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lang w:val="en-US"/>
              </w:rPr>
              <w:pPrChange w:id="1906" w:author="Roca Neyra Renzo Jaime" w:date="2019-09-09T23:53:00Z">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p>
        </w:tc>
      </w:tr>
      <w:tr w:rsidR="00785B43" w14:paraId="43DF2642"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D2332A2" w14:textId="77777777" w:rsidR="00785B43" w:rsidRPr="001F7516" w:rsidRDefault="00785B43">
            <w:pPr>
              <w:spacing w:line="276" w:lineRule="auto"/>
              <w:jc w:val="both"/>
              <w:rPr>
                <w:sz w:val="19"/>
                <w:szCs w:val="19"/>
              </w:rPr>
              <w:pPrChange w:id="1907" w:author="Roca Neyra Renzo Jaime" w:date="2019-09-09T23:53:00Z">
                <w:pPr/>
              </w:pPrChange>
            </w:pPr>
            <w:r w:rsidRPr="001F7516">
              <w:rPr>
                <w:sz w:val="19"/>
                <w:szCs w:val="19"/>
              </w:rPr>
              <w:t xml:space="preserve">ADC </w:t>
            </w:r>
            <w:proofErr w:type="spellStart"/>
            <w:r w:rsidRPr="001F7516">
              <w:rPr>
                <w:sz w:val="19"/>
                <w:szCs w:val="19"/>
              </w:rPr>
              <w:t>resolution</w:t>
            </w:r>
            <w:proofErr w:type="spellEnd"/>
            <w:r w:rsidRPr="001F7516">
              <w:rPr>
                <w:sz w:val="19"/>
                <w:szCs w:val="19"/>
              </w:rPr>
              <w:t>: 12 bits</w:t>
            </w:r>
          </w:p>
        </w:tc>
        <w:tc>
          <w:tcPr>
            <w:tcW w:w="5231" w:type="dxa"/>
          </w:tcPr>
          <w:p w14:paraId="0A5A4393" w14:textId="77777777" w:rsidR="00785B43" w:rsidRDefault="00785B43">
            <w:pPr>
              <w:keepNext/>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08" w:author="Roca Neyra Renzo Jaime" w:date="2019-09-09T23:53:00Z">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AdcResolution</w:t>
            </w:r>
            <w:proofErr w:type="spellEnd"/>
            <w:r>
              <w:rPr>
                <w:rFonts w:ascii="Consolas" w:hAnsi="Consolas" w:cs="Consolas"/>
                <w:color w:val="2E75B6"/>
                <w:sz w:val="19"/>
                <w:szCs w:val="19"/>
              </w:rPr>
              <w:t>"</w:t>
            </w:r>
            <w:r>
              <w:rPr>
                <w:rFonts w:ascii="Consolas" w:hAnsi="Consolas" w:cs="Consolas"/>
                <w:color w:val="000000"/>
                <w:sz w:val="19"/>
                <w:szCs w:val="19"/>
              </w:rPr>
              <w:t>: 12,</w:t>
            </w:r>
          </w:p>
        </w:tc>
      </w:tr>
      <w:tr w:rsidR="00785B43" w14:paraId="3908942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62CB933B" w14:textId="77777777" w:rsidR="00785B43" w:rsidRPr="001F7516" w:rsidRDefault="00785B43">
            <w:pPr>
              <w:spacing w:line="276" w:lineRule="auto"/>
              <w:jc w:val="both"/>
              <w:rPr>
                <w:sz w:val="19"/>
                <w:szCs w:val="19"/>
              </w:rPr>
              <w:pPrChange w:id="1909" w:author="Roca Neyra Renzo Jaime" w:date="2019-09-09T23:53:00Z">
                <w:pPr/>
              </w:pPrChange>
            </w:pPr>
            <w:r w:rsidRPr="001F7516">
              <w:rPr>
                <w:sz w:val="19"/>
                <w:szCs w:val="19"/>
              </w:rPr>
              <w:t xml:space="preserve">ADC </w:t>
            </w:r>
            <w:proofErr w:type="spellStart"/>
            <w:r w:rsidRPr="001F7516">
              <w:rPr>
                <w:sz w:val="19"/>
                <w:szCs w:val="19"/>
              </w:rPr>
              <w:t>zero</w:t>
            </w:r>
            <w:proofErr w:type="spellEnd"/>
            <w:r w:rsidRPr="001F7516">
              <w:rPr>
                <w:sz w:val="19"/>
                <w:szCs w:val="19"/>
              </w:rPr>
              <w:t>: 0</w:t>
            </w:r>
          </w:p>
        </w:tc>
        <w:tc>
          <w:tcPr>
            <w:tcW w:w="5231" w:type="dxa"/>
          </w:tcPr>
          <w:p w14:paraId="36DC35CC" w14:textId="77777777" w:rsidR="00785B43" w:rsidRDefault="00785B43">
            <w:pPr>
              <w:keepNext/>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10" w:author="Roca Neyra Renzo Jaime" w:date="2019-09-09T23:53:00Z">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"AdcZero"</w:t>
            </w:r>
            <w:r>
              <w:rPr>
                <w:rFonts w:ascii="Consolas" w:hAnsi="Consolas" w:cs="Consolas"/>
                <w:color w:val="000000"/>
                <w:sz w:val="19"/>
                <w:szCs w:val="19"/>
              </w:rPr>
              <w:t>: 0,</w:t>
            </w:r>
          </w:p>
        </w:tc>
      </w:tr>
      <w:tr w:rsidR="00785B43" w14:paraId="6713C13A"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192842C2" w14:textId="77777777" w:rsidR="00785B43" w:rsidRPr="001F7516" w:rsidRDefault="00610FFE">
            <w:pPr>
              <w:spacing w:line="276" w:lineRule="auto"/>
              <w:jc w:val="both"/>
              <w:rPr>
                <w:sz w:val="19"/>
                <w:szCs w:val="19"/>
              </w:rPr>
              <w:pPrChange w:id="1911" w:author="Roca Neyra Renzo Jaime" w:date="2019-09-09T23:53:00Z">
                <w:pPr/>
              </w:pPrChange>
            </w:pPr>
            <w:proofErr w:type="spellStart"/>
            <w:r>
              <w:rPr>
                <w:sz w:val="19"/>
                <w:szCs w:val="19"/>
              </w:rPr>
              <w:t>Baseline</w:t>
            </w:r>
            <w:proofErr w:type="spellEnd"/>
            <w:r>
              <w:rPr>
                <w:sz w:val="19"/>
                <w:szCs w:val="19"/>
              </w:rPr>
              <w:t>: 0</w:t>
            </w:r>
          </w:p>
        </w:tc>
        <w:tc>
          <w:tcPr>
            <w:tcW w:w="5231" w:type="dxa"/>
          </w:tcPr>
          <w:p w14:paraId="3895D4DC" w14:textId="77777777" w:rsidR="00785B43" w:rsidRDefault="00785B43">
            <w:pPr>
              <w:keepNext/>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12" w:author="Roca Neyra Renzo Jaime" w:date="2019-09-09T23:53:00Z">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Baseline</w:t>
            </w:r>
            <w:proofErr w:type="spellEnd"/>
            <w:r>
              <w:rPr>
                <w:rFonts w:ascii="Consolas" w:hAnsi="Consolas" w:cs="Consolas"/>
                <w:color w:val="2E75B6"/>
                <w:sz w:val="19"/>
                <w:szCs w:val="19"/>
              </w:rPr>
              <w:t>"</w:t>
            </w:r>
            <w:r w:rsidR="00610FFE">
              <w:rPr>
                <w:rFonts w:ascii="Consolas" w:hAnsi="Consolas" w:cs="Consolas"/>
                <w:color w:val="000000"/>
                <w:sz w:val="19"/>
                <w:szCs w:val="19"/>
              </w:rPr>
              <w:t>: 0,</w:t>
            </w:r>
          </w:p>
        </w:tc>
      </w:tr>
      <w:tr w:rsidR="00785B43" w14:paraId="249BE8ED"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7BE8CEF2" w14:textId="77777777" w:rsidR="00785B43" w:rsidRPr="00953565" w:rsidRDefault="00785B43">
            <w:pPr>
              <w:spacing w:line="276" w:lineRule="auto"/>
              <w:jc w:val="both"/>
              <w:rPr>
                <w:sz w:val="19"/>
                <w:szCs w:val="19"/>
              </w:rPr>
              <w:pPrChange w:id="1913" w:author="Roca Neyra Renzo Jaime" w:date="2019-09-09T23:53:00Z">
                <w:pPr/>
              </w:pPrChange>
            </w:pPr>
            <w:proofErr w:type="spellStart"/>
            <w:r w:rsidRPr="001F7516">
              <w:rPr>
                <w:sz w:val="19"/>
                <w:szCs w:val="19"/>
              </w:rPr>
              <w:t>Checksum</w:t>
            </w:r>
            <w:proofErr w:type="spellEnd"/>
            <w:r w:rsidRPr="001F7516">
              <w:rPr>
                <w:sz w:val="19"/>
                <w:szCs w:val="19"/>
              </w:rPr>
              <w:t xml:space="preserve">: </w:t>
            </w:r>
            <w:r>
              <w:rPr>
                <w:sz w:val="19"/>
                <w:szCs w:val="19"/>
              </w:rPr>
              <w:t>0</w:t>
            </w:r>
          </w:p>
        </w:tc>
        <w:tc>
          <w:tcPr>
            <w:tcW w:w="5231" w:type="dxa"/>
            <w:tcBorders>
              <w:bottom w:val="single" w:sz="8" w:space="0" w:color="auto"/>
            </w:tcBorders>
          </w:tcPr>
          <w:p w14:paraId="2D5803F0" w14:textId="77777777" w:rsidR="00785B43" w:rsidRDefault="00785B43">
            <w:pPr>
              <w:keepNext/>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14" w:author="Roca Neyra Renzo Jaime" w:date="2019-09-09T23:53:00Z">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CheckSum</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39E1A5D7"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0C43A4AB" w14:textId="77777777" w:rsidR="00785B43" w:rsidRPr="001F7516" w:rsidRDefault="00785B43">
            <w:pPr>
              <w:spacing w:line="276" w:lineRule="auto"/>
              <w:jc w:val="both"/>
              <w:rPr>
                <w:sz w:val="19"/>
                <w:szCs w:val="19"/>
              </w:rPr>
              <w:pPrChange w:id="1915" w:author="Roca Neyra Renzo Jaime" w:date="2019-09-09T23:53:00Z">
                <w:pPr/>
              </w:pPrChange>
            </w:pPr>
            <w:proofErr w:type="spellStart"/>
            <w:r>
              <w:rPr>
                <w:sz w:val="19"/>
                <w:szCs w:val="19"/>
              </w:rPr>
              <w:t>Group</w:t>
            </w:r>
            <w:proofErr w:type="spellEnd"/>
            <w:r>
              <w:rPr>
                <w:sz w:val="19"/>
                <w:szCs w:val="19"/>
              </w:rPr>
              <w:t xml:space="preserve"> 0, </w:t>
            </w:r>
            <w:proofErr w:type="spellStart"/>
            <w:r>
              <w:rPr>
                <w:sz w:val="19"/>
                <w:szCs w:val="19"/>
              </w:rPr>
              <w:t>Signal</w:t>
            </w:r>
            <w:proofErr w:type="spellEnd"/>
            <w:r>
              <w:rPr>
                <w:sz w:val="19"/>
                <w:szCs w:val="19"/>
              </w:rPr>
              <w:t xml:space="preserve"> 3</w:t>
            </w:r>
            <w:r w:rsidRPr="001F7516">
              <w:rPr>
                <w:sz w:val="19"/>
                <w:szCs w:val="19"/>
              </w:rPr>
              <w:t>:</w:t>
            </w:r>
          </w:p>
        </w:tc>
        <w:tc>
          <w:tcPr>
            <w:tcW w:w="5231" w:type="dxa"/>
            <w:tcBorders>
              <w:top w:val="single" w:sz="8" w:space="0" w:color="auto"/>
            </w:tcBorders>
          </w:tcPr>
          <w:p w14:paraId="1A10DC0F"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916"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Group</w:t>
            </w:r>
            <w:proofErr w:type="spellEnd"/>
            <w:r>
              <w:rPr>
                <w:rFonts w:ascii="Consolas" w:hAnsi="Consolas" w:cs="Consolas"/>
                <w:color w:val="2E75B6"/>
                <w:sz w:val="19"/>
                <w:szCs w:val="19"/>
              </w:rPr>
              <w:t>"</w:t>
            </w:r>
            <w:r>
              <w:rPr>
                <w:rFonts w:ascii="Consolas" w:hAnsi="Consolas" w:cs="Consolas"/>
                <w:color w:val="000000"/>
                <w:sz w:val="19"/>
                <w:szCs w:val="19"/>
              </w:rPr>
              <w:t>: 0,</w:t>
            </w:r>
          </w:p>
          <w:p w14:paraId="13D6FE2C" w14:textId="77777777" w:rsidR="00785B43" w:rsidRDefault="00785B43">
            <w:pPr>
              <w:keepNext/>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17" w:author="Roca Neyra Renzo Jaime" w:date="2019-09-09T23:53:00Z">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1E907A0F"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0A40A5D" w14:textId="77777777" w:rsidR="00785B43" w:rsidRPr="001F7516" w:rsidRDefault="00785B43">
            <w:pPr>
              <w:spacing w:line="276" w:lineRule="auto"/>
              <w:jc w:val="both"/>
              <w:rPr>
                <w:sz w:val="19"/>
                <w:szCs w:val="19"/>
              </w:rPr>
              <w:pPrChange w:id="1918" w:author="Roca Neyra Renzo Jaime" w:date="2019-09-09T23:53:00Z">
                <w:pPr/>
              </w:pPrChange>
            </w:pPr>
            <w:r w:rsidRPr="003C1DF3">
              <w:rPr>
                <w:sz w:val="19"/>
                <w:szCs w:val="19"/>
              </w:rPr>
              <w:t>File: SC4001E0-PSG.edf</w:t>
            </w:r>
          </w:p>
        </w:tc>
        <w:tc>
          <w:tcPr>
            <w:tcW w:w="5231" w:type="dxa"/>
          </w:tcPr>
          <w:p w14:paraId="502E62C8"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19"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FileName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796446C7"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7A75E67" w14:textId="77777777" w:rsidR="00785B43" w:rsidRPr="003C1DF3" w:rsidRDefault="00785B43">
            <w:pPr>
              <w:spacing w:line="276" w:lineRule="auto"/>
              <w:jc w:val="both"/>
              <w:rPr>
                <w:sz w:val="19"/>
                <w:szCs w:val="19"/>
              </w:rPr>
              <w:pPrChange w:id="1920" w:author="Roca Neyra Renzo Jaime" w:date="2019-09-09T23:53:00Z">
                <w:pPr/>
              </w:pPrChange>
            </w:pPr>
            <w:proofErr w:type="spellStart"/>
            <w:r w:rsidRPr="003C1DF3">
              <w:rPr>
                <w:sz w:val="19"/>
                <w:szCs w:val="19"/>
              </w:rPr>
              <w:t>Description</w:t>
            </w:r>
            <w:proofErr w:type="spellEnd"/>
            <w:r w:rsidRPr="003C1DF3">
              <w:rPr>
                <w:sz w:val="19"/>
                <w:szCs w:val="19"/>
              </w:rPr>
              <w:t xml:space="preserve">: </w:t>
            </w:r>
            <w:proofErr w:type="spellStart"/>
            <w:r w:rsidR="00610FFE" w:rsidRPr="00610FFE">
              <w:rPr>
                <w:sz w:val="19"/>
                <w:szCs w:val="19"/>
              </w:rPr>
              <w:t>Resp</w:t>
            </w:r>
            <w:proofErr w:type="spellEnd"/>
            <w:r w:rsidR="00610FFE" w:rsidRPr="00610FFE">
              <w:rPr>
                <w:sz w:val="19"/>
                <w:szCs w:val="19"/>
              </w:rPr>
              <w:t xml:space="preserve"> oro-nasal</w:t>
            </w:r>
          </w:p>
        </w:tc>
        <w:tc>
          <w:tcPr>
            <w:tcW w:w="5231" w:type="dxa"/>
          </w:tcPr>
          <w:p w14:paraId="5ADD5DCC"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21"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Description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sidR="00610FFE" w:rsidRPr="00610FFE">
              <w:rPr>
                <w:rFonts w:ascii="Consolas" w:hAnsi="Consolas" w:cs="Consolas"/>
                <w:color w:val="A31515"/>
                <w:sz w:val="19"/>
                <w:szCs w:val="19"/>
              </w:rPr>
              <w:t>Resp</w:t>
            </w:r>
            <w:proofErr w:type="spellEnd"/>
            <w:r w:rsidR="00610FFE" w:rsidRPr="00610FFE">
              <w:rPr>
                <w:rFonts w:ascii="Consolas" w:hAnsi="Consolas" w:cs="Consolas"/>
                <w:color w:val="A31515"/>
                <w:sz w:val="19"/>
                <w:szCs w:val="19"/>
              </w:rPr>
              <w:t xml:space="preserve"> oro-nasal</w:t>
            </w:r>
            <w:r>
              <w:rPr>
                <w:rFonts w:ascii="Consolas" w:hAnsi="Consolas" w:cs="Consolas"/>
                <w:color w:val="A31515"/>
                <w:sz w:val="19"/>
                <w:szCs w:val="19"/>
              </w:rPr>
              <w:t>"</w:t>
            </w:r>
            <w:r>
              <w:rPr>
                <w:rFonts w:ascii="Consolas" w:hAnsi="Consolas" w:cs="Consolas"/>
                <w:color w:val="000000"/>
                <w:sz w:val="19"/>
                <w:szCs w:val="19"/>
              </w:rPr>
              <w:t>,</w:t>
            </w:r>
          </w:p>
        </w:tc>
      </w:tr>
      <w:tr w:rsidR="00785B43" w14:paraId="15D987E9"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16FC412C" w14:textId="77777777" w:rsidR="00785B43" w:rsidRPr="003C1DF3" w:rsidRDefault="00610FFE">
            <w:pPr>
              <w:spacing w:line="276" w:lineRule="auto"/>
              <w:jc w:val="both"/>
              <w:rPr>
                <w:sz w:val="19"/>
                <w:szCs w:val="19"/>
              </w:rPr>
              <w:pPrChange w:id="1922" w:author="Roca Neyra Renzo Jaime" w:date="2019-09-09T23:53:00Z">
                <w:pPr/>
              </w:pPrChange>
            </w:pPr>
            <w:r>
              <w:rPr>
                <w:sz w:val="19"/>
                <w:szCs w:val="19"/>
              </w:rPr>
              <w:t>Gain:</w:t>
            </w:r>
            <w:r w:rsidR="00E05C26">
              <w:t xml:space="preserve"> </w:t>
            </w:r>
            <w:r w:rsidR="00E05C26" w:rsidRPr="00E05C26">
              <w:rPr>
                <w:sz w:val="19"/>
                <w:szCs w:val="19"/>
              </w:rPr>
              <w:t xml:space="preserve">1 </w:t>
            </w:r>
            <w:proofErr w:type="spellStart"/>
            <w:r w:rsidR="00E05C26" w:rsidRPr="00E05C26">
              <w:rPr>
                <w:sz w:val="19"/>
                <w:szCs w:val="19"/>
              </w:rPr>
              <w:t>adu</w:t>
            </w:r>
            <w:proofErr w:type="spellEnd"/>
            <w:r w:rsidR="00E05C26" w:rsidRPr="00E05C26">
              <w:rPr>
                <w:sz w:val="19"/>
                <w:szCs w:val="19"/>
              </w:rPr>
              <w:t>/</w:t>
            </w:r>
          </w:p>
        </w:tc>
        <w:tc>
          <w:tcPr>
            <w:tcW w:w="5231" w:type="dxa"/>
          </w:tcPr>
          <w:p w14:paraId="665CF8A5"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923"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"Gain"</w:t>
            </w:r>
            <w:r w:rsidR="00610FFE">
              <w:rPr>
                <w:rFonts w:ascii="Consolas" w:hAnsi="Consolas" w:cs="Consolas"/>
                <w:color w:val="000000"/>
                <w:sz w:val="19"/>
                <w:szCs w:val="19"/>
              </w:rPr>
              <w:t>: 1</w:t>
            </w:r>
            <w:r>
              <w:rPr>
                <w:rFonts w:ascii="Consolas" w:hAnsi="Consolas" w:cs="Consolas"/>
                <w:color w:val="000000"/>
                <w:sz w:val="19"/>
                <w:szCs w:val="19"/>
              </w:rPr>
              <w:t>.0,</w:t>
            </w:r>
          </w:p>
          <w:p w14:paraId="17BBAC9C" w14:textId="77777777" w:rsidR="00E05C26" w:rsidRDefault="00E05C2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24"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Units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tc>
      </w:tr>
      <w:tr w:rsidR="00785B43" w14:paraId="68924609"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53FA1B4" w14:textId="77777777" w:rsidR="00785B43" w:rsidRPr="003C1DF3" w:rsidRDefault="00785B43">
            <w:pPr>
              <w:spacing w:line="276" w:lineRule="auto"/>
              <w:jc w:val="both"/>
              <w:rPr>
                <w:sz w:val="19"/>
                <w:szCs w:val="19"/>
              </w:rPr>
              <w:pPrChange w:id="1925" w:author="Roca Neyra Renzo Jaime" w:date="2019-09-09T23:53:00Z">
                <w:pPr/>
              </w:pPrChange>
            </w:pPr>
            <w:proofErr w:type="spellStart"/>
            <w:r w:rsidRPr="00FB58AB">
              <w:rPr>
                <w:sz w:val="19"/>
                <w:szCs w:val="19"/>
              </w:rPr>
              <w:t>Initial</w:t>
            </w:r>
            <w:proofErr w:type="spellEnd"/>
            <w:r w:rsidRPr="00FB58AB">
              <w:rPr>
                <w:sz w:val="19"/>
                <w:szCs w:val="19"/>
              </w:rPr>
              <w:t xml:space="preserve"> </w:t>
            </w:r>
            <w:proofErr w:type="spellStart"/>
            <w:r w:rsidRPr="00FB58AB">
              <w:rPr>
                <w:sz w:val="19"/>
                <w:szCs w:val="19"/>
              </w:rPr>
              <w:t>value</w:t>
            </w:r>
            <w:proofErr w:type="spellEnd"/>
            <w:r w:rsidRPr="00FB58AB">
              <w:rPr>
                <w:sz w:val="19"/>
                <w:szCs w:val="19"/>
              </w:rPr>
              <w:t>: 0</w:t>
            </w:r>
          </w:p>
        </w:tc>
        <w:tc>
          <w:tcPr>
            <w:tcW w:w="5231" w:type="dxa"/>
          </w:tcPr>
          <w:p w14:paraId="052B48BE"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26"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InitValue</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30886CF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E95BD22" w14:textId="77777777" w:rsidR="00785B43" w:rsidRPr="007629B1" w:rsidRDefault="00785B43">
            <w:pPr>
              <w:spacing w:line="276" w:lineRule="auto"/>
              <w:jc w:val="both"/>
              <w:rPr>
                <w:sz w:val="19"/>
                <w:szCs w:val="19"/>
                <w:lang w:val="en-US"/>
              </w:rPr>
              <w:pPrChange w:id="1927" w:author="Roca Neyra Renzo Jaime" w:date="2019-09-09T23:53:00Z">
                <w:pPr/>
              </w:pPrChange>
            </w:pPr>
            <w:r w:rsidRPr="007629B1">
              <w:rPr>
                <w:sz w:val="19"/>
                <w:szCs w:val="19"/>
                <w:lang w:val="en-US"/>
              </w:rPr>
              <w:t>Storage format: 16 (</w:t>
            </w:r>
            <w:r w:rsidR="00610FFE" w:rsidRPr="007629B1">
              <w:rPr>
                <w:sz w:val="19"/>
                <w:szCs w:val="19"/>
                <w:lang w:val="en-US"/>
              </w:rPr>
              <w:t>30</w:t>
            </w:r>
            <w:r w:rsidRPr="007629B1">
              <w:rPr>
                <w:sz w:val="19"/>
                <w:szCs w:val="19"/>
                <w:lang w:val="en-US"/>
              </w:rPr>
              <w:t xml:space="preserve"> samples per frame)</w:t>
            </w:r>
          </w:p>
        </w:tc>
        <w:tc>
          <w:tcPr>
            <w:tcW w:w="5231" w:type="dxa"/>
          </w:tcPr>
          <w:p w14:paraId="61859079"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928"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Format</w:t>
            </w:r>
            <w:proofErr w:type="spellEnd"/>
            <w:r>
              <w:rPr>
                <w:rFonts w:ascii="Consolas" w:hAnsi="Consolas" w:cs="Consolas"/>
                <w:color w:val="2E75B6"/>
                <w:sz w:val="19"/>
                <w:szCs w:val="19"/>
              </w:rPr>
              <w:t>"</w:t>
            </w:r>
            <w:r>
              <w:rPr>
                <w:rFonts w:ascii="Consolas" w:hAnsi="Consolas" w:cs="Consolas"/>
                <w:color w:val="000000"/>
                <w:sz w:val="19"/>
                <w:szCs w:val="19"/>
              </w:rPr>
              <w:t>: 16,</w:t>
            </w:r>
          </w:p>
          <w:p w14:paraId="5C046AF7" w14:textId="77777777" w:rsidR="00610FFE" w:rsidRDefault="00E05C26">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29"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SamplesPerFrame</w:t>
            </w:r>
            <w:proofErr w:type="spellEnd"/>
            <w:r>
              <w:rPr>
                <w:rFonts w:ascii="Consolas" w:hAnsi="Consolas" w:cs="Consolas"/>
                <w:color w:val="2E75B6"/>
                <w:sz w:val="19"/>
                <w:szCs w:val="19"/>
              </w:rPr>
              <w:t>"</w:t>
            </w:r>
            <w:r>
              <w:rPr>
                <w:rFonts w:ascii="Consolas" w:hAnsi="Consolas" w:cs="Consolas"/>
                <w:color w:val="000000"/>
                <w:sz w:val="19"/>
                <w:szCs w:val="19"/>
              </w:rPr>
              <w:t>: 30,</w:t>
            </w:r>
          </w:p>
        </w:tc>
      </w:tr>
      <w:tr w:rsidR="00785B43" w:rsidRPr="002B24BF" w14:paraId="3F333DBF"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CC9BE8F" w14:textId="77777777" w:rsidR="00785B43" w:rsidRPr="007629B1" w:rsidRDefault="00785B43">
            <w:pPr>
              <w:spacing w:line="276" w:lineRule="auto"/>
              <w:jc w:val="both"/>
              <w:rPr>
                <w:sz w:val="19"/>
                <w:szCs w:val="19"/>
                <w:lang w:val="en-US"/>
              </w:rPr>
              <w:pPrChange w:id="1930" w:author="Roca Neyra Renzo Jaime" w:date="2019-09-09T23:53:00Z">
                <w:pPr/>
              </w:pPrChange>
            </w:pPr>
            <w:r w:rsidRPr="007629B1">
              <w:rPr>
                <w:sz w:val="19"/>
                <w:szCs w:val="19"/>
                <w:lang w:val="en-US"/>
              </w:rPr>
              <w:t>I/O: can be unbuffered</w:t>
            </w:r>
          </w:p>
        </w:tc>
        <w:tc>
          <w:tcPr>
            <w:tcW w:w="5231" w:type="dxa"/>
          </w:tcPr>
          <w:p w14:paraId="62A06AEF" w14:textId="77777777" w:rsidR="00785B43" w:rsidRPr="007629B1"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lang w:val="en-US"/>
              </w:rPr>
              <w:pPrChange w:id="1931"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p>
        </w:tc>
      </w:tr>
      <w:tr w:rsidR="00785B43" w14:paraId="45275927"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BD4A9F2" w14:textId="77777777" w:rsidR="00785B43" w:rsidRPr="001F7516" w:rsidRDefault="00785B43">
            <w:pPr>
              <w:spacing w:line="276" w:lineRule="auto"/>
              <w:jc w:val="both"/>
              <w:rPr>
                <w:sz w:val="19"/>
                <w:szCs w:val="19"/>
              </w:rPr>
              <w:pPrChange w:id="1932" w:author="Roca Neyra Renzo Jaime" w:date="2019-09-09T23:53:00Z">
                <w:pPr/>
              </w:pPrChange>
            </w:pPr>
            <w:r w:rsidRPr="001F7516">
              <w:rPr>
                <w:sz w:val="19"/>
                <w:szCs w:val="19"/>
              </w:rPr>
              <w:t xml:space="preserve">ADC </w:t>
            </w:r>
            <w:proofErr w:type="spellStart"/>
            <w:r w:rsidRPr="001F7516">
              <w:rPr>
                <w:sz w:val="19"/>
                <w:szCs w:val="19"/>
              </w:rPr>
              <w:t>resolution</w:t>
            </w:r>
            <w:proofErr w:type="spellEnd"/>
            <w:r w:rsidRPr="001F7516">
              <w:rPr>
                <w:sz w:val="19"/>
                <w:szCs w:val="19"/>
              </w:rPr>
              <w:t>: 12 bits</w:t>
            </w:r>
          </w:p>
        </w:tc>
        <w:tc>
          <w:tcPr>
            <w:tcW w:w="5231" w:type="dxa"/>
          </w:tcPr>
          <w:p w14:paraId="18886F6D"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33"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AdcResolution</w:t>
            </w:r>
            <w:proofErr w:type="spellEnd"/>
            <w:r>
              <w:rPr>
                <w:rFonts w:ascii="Consolas" w:hAnsi="Consolas" w:cs="Consolas"/>
                <w:color w:val="2E75B6"/>
                <w:sz w:val="19"/>
                <w:szCs w:val="19"/>
              </w:rPr>
              <w:t>"</w:t>
            </w:r>
            <w:r>
              <w:rPr>
                <w:rFonts w:ascii="Consolas" w:hAnsi="Consolas" w:cs="Consolas"/>
                <w:color w:val="000000"/>
                <w:sz w:val="19"/>
                <w:szCs w:val="19"/>
              </w:rPr>
              <w:t>: 12,</w:t>
            </w:r>
          </w:p>
        </w:tc>
      </w:tr>
      <w:tr w:rsidR="00785B43" w14:paraId="36E9A810"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1193FB9F" w14:textId="77777777" w:rsidR="00785B43" w:rsidRPr="001F7516" w:rsidRDefault="00785B43">
            <w:pPr>
              <w:spacing w:line="276" w:lineRule="auto"/>
              <w:jc w:val="both"/>
              <w:rPr>
                <w:sz w:val="19"/>
                <w:szCs w:val="19"/>
              </w:rPr>
              <w:pPrChange w:id="1934" w:author="Roca Neyra Renzo Jaime" w:date="2019-09-09T23:53:00Z">
                <w:pPr/>
              </w:pPrChange>
            </w:pPr>
            <w:r w:rsidRPr="001F7516">
              <w:rPr>
                <w:sz w:val="19"/>
                <w:szCs w:val="19"/>
              </w:rPr>
              <w:t xml:space="preserve">ADC </w:t>
            </w:r>
            <w:proofErr w:type="spellStart"/>
            <w:r w:rsidRPr="001F7516">
              <w:rPr>
                <w:sz w:val="19"/>
                <w:szCs w:val="19"/>
              </w:rPr>
              <w:t>zero</w:t>
            </w:r>
            <w:proofErr w:type="spellEnd"/>
            <w:r w:rsidRPr="001F7516">
              <w:rPr>
                <w:sz w:val="19"/>
                <w:szCs w:val="19"/>
              </w:rPr>
              <w:t>: 0</w:t>
            </w:r>
          </w:p>
        </w:tc>
        <w:tc>
          <w:tcPr>
            <w:tcW w:w="5231" w:type="dxa"/>
          </w:tcPr>
          <w:p w14:paraId="7528BD0E"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35"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"AdcZero"</w:t>
            </w:r>
            <w:r>
              <w:rPr>
                <w:rFonts w:ascii="Consolas" w:hAnsi="Consolas" w:cs="Consolas"/>
                <w:color w:val="000000"/>
                <w:sz w:val="19"/>
                <w:szCs w:val="19"/>
              </w:rPr>
              <w:t>: 0,</w:t>
            </w:r>
          </w:p>
        </w:tc>
      </w:tr>
      <w:tr w:rsidR="00785B43" w14:paraId="0F7699F9"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CE14FE5" w14:textId="77777777" w:rsidR="00785B43" w:rsidRPr="001F7516" w:rsidRDefault="00E05C26">
            <w:pPr>
              <w:spacing w:line="276" w:lineRule="auto"/>
              <w:jc w:val="both"/>
              <w:rPr>
                <w:sz w:val="19"/>
                <w:szCs w:val="19"/>
              </w:rPr>
              <w:pPrChange w:id="1936" w:author="Roca Neyra Renzo Jaime" w:date="2019-09-09T23:53:00Z">
                <w:pPr/>
              </w:pPrChange>
            </w:pPr>
            <w:proofErr w:type="spellStart"/>
            <w:r>
              <w:rPr>
                <w:sz w:val="19"/>
                <w:szCs w:val="19"/>
              </w:rPr>
              <w:t>Baseline</w:t>
            </w:r>
            <w:proofErr w:type="spellEnd"/>
            <w:r>
              <w:rPr>
                <w:sz w:val="19"/>
                <w:szCs w:val="19"/>
              </w:rPr>
              <w:t>: 0</w:t>
            </w:r>
          </w:p>
        </w:tc>
        <w:tc>
          <w:tcPr>
            <w:tcW w:w="5231" w:type="dxa"/>
          </w:tcPr>
          <w:p w14:paraId="2AC2D51E"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37"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Baseline</w:t>
            </w:r>
            <w:proofErr w:type="spellEnd"/>
            <w:r>
              <w:rPr>
                <w:rFonts w:ascii="Consolas" w:hAnsi="Consolas" w:cs="Consolas"/>
                <w:color w:val="2E75B6"/>
                <w:sz w:val="19"/>
                <w:szCs w:val="19"/>
              </w:rPr>
              <w:t>"</w:t>
            </w:r>
            <w:r w:rsidR="00E05C26">
              <w:rPr>
                <w:rFonts w:ascii="Consolas" w:hAnsi="Consolas" w:cs="Consolas"/>
                <w:color w:val="000000"/>
                <w:sz w:val="19"/>
                <w:szCs w:val="19"/>
              </w:rPr>
              <w:t>: 0,</w:t>
            </w:r>
          </w:p>
        </w:tc>
      </w:tr>
      <w:tr w:rsidR="00785B43" w14:paraId="60FCAE51"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53FD902A" w14:textId="77777777" w:rsidR="00785B43" w:rsidRPr="00953565" w:rsidRDefault="00785B43">
            <w:pPr>
              <w:spacing w:line="276" w:lineRule="auto"/>
              <w:jc w:val="both"/>
              <w:rPr>
                <w:sz w:val="19"/>
                <w:szCs w:val="19"/>
              </w:rPr>
              <w:pPrChange w:id="1938" w:author="Roca Neyra Renzo Jaime" w:date="2019-09-09T23:53:00Z">
                <w:pPr/>
              </w:pPrChange>
            </w:pPr>
            <w:proofErr w:type="spellStart"/>
            <w:r w:rsidRPr="001F7516">
              <w:rPr>
                <w:sz w:val="19"/>
                <w:szCs w:val="19"/>
              </w:rPr>
              <w:t>Checksum</w:t>
            </w:r>
            <w:proofErr w:type="spellEnd"/>
            <w:r w:rsidRPr="001F7516">
              <w:rPr>
                <w:sz w:val="19"/>
                <w:szCs w:val="19"/>
              </w:rPr>
              <w:t xml:space="preserve">: </w:t>
            </w:r>
            <w:r>
              <w:rPr>
                <w:sz w:val="19"/>
                <w:szCs w:val="19"/>
              </w:rPr>
              <w:t>0</w:t>
            </w:r>
          </w:p>
        </w:tc>
        <w:tc>
          <w:tcPr>
            <w:tcW w:w="5231" w:type="dxa"/>
            <w:tcBorders>
              <w:bottom w:val="single" w:sz="8" w:space="0" w:color="auto"/>
            </w:tcBorders>
          </w:tcPr>
          <w:p w14:paraId="419089A1"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39"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CheckSum</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13885584"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58B8488B" w14:textId="77777777" w:rsidR="00785B43" w:rsidRPr="001F7516" w:rsidRDefault="00785B43">
            <w:pPr>
              <w:spacing w:line="276" w:lineRule="auto"/>
              <w:jc w:val="both"/>
              <w:rPr>
                <w:sz w:val="19"/>
                <w:szCs w:val="19"/>
              </w:rPr>
              <w:pPrChange w:id="1940" w:author="Roca Neyra Renzo Jaime" w:date="2019-09-09T23:53:00Z">
                <w:pPr/>
              </w:pPrChange>
            </w:pPr>
            <w:proofErr w:type="spellStart"/>
            <w:r>
              <w:rPr>
                <w:sz w:val="19"/>
                <w:szCs w:val="19"/>
              </w:rPr>
              <w:t>Group</w:t>
            </w:r>
            <w:proofErr w:type="spellEnd"/>
            <w:r>
              <w:rPr>
                <w:sz w:val="19"/>
                <w:szCs w:val="19"/>
              </w:rPr>
              <w:t xml:space="preserve"> 0, </w:t>
            </w:r>
            <w:proofErr w:type="spellStart"/>
            <w:r>
              <w:rPr>
                <w:sz w:val="19"/>
                <w:szCs w:val="19"/>
              </w:rPr>
              <w:t>Signal</w:t>
            </w:r>
            <w:proofErr w:type="spellEnd"/>
            <w:r>
              <w:rPr>
                <w:sz w:val="19"/>
                <w:szCs w:val="19"/>
              </w:rPr>
              <w:t xml:space="preserve"> 4</w:t>
            </w:r>
            <w:r w:rsidRPr="001F7516">
              <w:rPr>
                <w:sz w:val="19"/>
                <w:szCs w:val="19"/>
              </w:rPr>
              <w:t>:</w:t>
            </w:r>
          </w:p>
        </w:tc>
        <w:tc>
          <w:tcPr>
            <w:tcW w:w="5231" w:type="dxa"/>
            <w:tcBorders>
              <w:top w:val="single" w:sz="8" w:space="0" w:color="auto"/>
            </w:tcBorders>
          </w:tcPr>
          <w:p w14:paraId="30C3E4A6"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941"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Group</w:t>
            </w:r>
            <w:proofErr w:type="spellEnd"/>
            <w:r>
              <w:rPr>
                <w:rFonts w:ascii="Consolas" w:hAnsi="Consolas" w:cs="Consolas"/>
                <w:color w:val="2E75B6"/>
                <w:sz w:val="19"/>
                <w:szCs w:val="19"/>
              </w:rPr>
              <w:t>"</w:t>
            </w:r>
            <w:r>
              <w:rPr>
                <w:rFonts w:ascii="Consolas" w:hAnsi="Consolas" w:cs="Consolas"/>
                <w:color w:val="000000"/>
                <w:sz w:val="19"/>
                <w:szCs w:val="19"/>
              </w:rPr>
              <w:t>: 0,</w:t>
            </w:r>
          </w:p>
          <w:p w14:paraId="66277A36"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42"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5CD075E7"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0457201" w14:textId="77777777" w:rsidR="00785B43" w:rsidRPr="001F7516" w:rsidRDefault="00785B43">
            <w:pPr>
              <w:spacing w:line="276" w:lineRule="auto"/>
              <w:jc w:val="both"/>
              <w:rPr>
                <w:sz w:val="19"/>
                <w:szCs w:val="19"/>
              </w:rPr>
              <w:pPrChange w:id="1943" w:author="Roca Neyra Renzo Jaime" w:date="2019-09-09T23:53:00Z">
                <w:pPr/>
              </w:pPrChange>
            </w:pPr>
            <w:r w:rsidRPr="003C1DF3">
              <w:rPr>
                <w:sz w:val="19"/>
                <w:szCs w:val="19"/>
              </w:rPr>
              <w:t>File: SC4001E0-PSG.edf</w:t>
            </w:r>
          </w:p>
        </w:tc>
        <w:tc>
          <w:tcPr>
            <w:tcW w:w="5231" w:type="dxa"/>
          </w:tcPr>
          <w:p w14:paraId="33339463"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44"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FileName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77DB344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447F3E3" w14:textId="77777777" w:rsidR="00785B43" w:rsidRPr="003C1DF3" w:rsidRDefault="00785B43">
            <w:pPr>
              <w:spacing w:line="276" w:lineRule="auto"/>
              <w:jc w:val="both"/>
              <w:rPr>
                <w:sz w:val="19"/>
                <w:szCs w:val="19"/>
              </w:rPr>
              <w:pPrChange w:id="1945" w:author="Roca Neyra Renzo Jaime" w:date="2019-09-09T23:53:00Z">
                <w:pPr/>
              </w:pPrChange>
            </w:pPr>
            <w:proofErr w:type="spellStart"/>
            <w:r w:rsidRPr="003C1DF3">
              <w:rPr>
                <w:sz w:val="19"/>
                <w:szCs w:val="19"/>
              </w:rPr>
              <w:t>Description</w:t>
            </w:r>
            <w:proofErr w:type="spellEnd"/>
            <w:r w:rsidRPr="003C1DF3">
              <w:rPr>
                <w:sz w:val="19"/>
                <w:szCs w:val="19"/>
              </w:rPr>
              <w:t xml:space="preserve">: </w:t>
            </w:r>
            <w:r w:rsidR="00E05C26">
              <w:rPr>
                <w:rFonts w:ascii="Consolas" w:hAnsi="Consolas" w:cs="Consolas"/>
                <w:color w:val="000000"/>
                <w:sz w:val="19"/>
                <w:szCs w:val="19"/>
              </w:rPr>
              <w:t xml:space="preserve">EMG </w:t>
            </w:r>
            <w:proofErr w:type="spellStart"/>
            <w:r w:rsidR="00E05C26">
              <w:rPr>
                <w:rFonts w:ascii="Consolas" w:hAnsi="Consolas" w:cs="Consolas"/>
                <w:color w:val="000000"/>
                <w:sz w:val="19"/>
                <w:szCs w:val="19"/>
              </w:rPr>
              <w:t>submental</w:t>
            </w:r>
            <w:proofErr w:type="spellEnd"/>
          </w:p>
        </w:tc>
        <w:tc>
          <w:tcPr>
            <w:tcW w:w="5231" w:type="dxa"/>
          </w:tcPr>
          <w:p w14:paraId="1764248F"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46"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Description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sidR="00E05C26">
              <w:rPr>
                <w:rFonts w:ascii="Consolas" w:hAnsi="Consolas" w:cs="Consolas"/>
                <w:color w:val="A31515"/>
                <w:sz w:val="19"/>
                <w:szCs w:val="19"/>
              </w:rPr>
              <w:t xml:space="preserve">EMG </w:t>
            </w:r>
            <w:proofErr w:type="spellStart"/>
            <w:r w:rsidR="00E05C26">
              <w:rPr>
                <w:rFonts w:ascii="Consolas" w:hAnsi="Consolas" w:cs="Consolas"/>
                <w:color w:val="A31515"/>
                <w:sz w:val="19"/>
                <w:szCs w:val="19"/>
              </w:rPr>
              <w:t>submental</w:t>
            </w:r>
            <w:proofErr w:type="spellEnd"/>
            <w:r>
              <w:rPr>
                <w:rFonts w:ascii="Consolas" w:hAnsi="Consolas" w:cs="Consolas"/>
                <w:color w:val="A31515"/>
                <w:sz w:val="19"/>
                <w:szCs w:val="19"/>
              </w:rPr>
              <w:t>"</w:t>
            </w:r>
            <w:r>
              <w:rPr>
                <w:rFonts w:ascii="Consolas" w:hAnsi="Consolas" w:cs="Consolas"/>
                <w:color w:val="000000"/>
                <w:sz w:val="19"/>
                <w:szCs w:val="19"/>
              </w:rPr>
              <w:t>,</w:t>
            </w:r>
          </w:p>
        </w:tc>
      </w:tr>
      <w:tr w:rsidR="00785B43" w14:paraId="53C3930A"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F724A36" w14:textId="77777777" w:rsidR="00785B43" w:rsidRPr="003C1DF3" w:rsidRDefault="00E05C26">
            <w:pPr>
              <w:spacing w:line="276" w:lineRule="auto"/>
              <w:jc w:val="both"/>
              <w:rPr>
                <w:sz w:val="19"/>
                <w:szCs w:val="19"/>
              </w:rPr>
              <w:pPrChange w:id="1947" w:author="Roca Neyra Renzo Jaime" w:date="2019-09-09T23:53:00Z">
                <w:pPr/>
              </w:pPrChange>
            </w:pPr>
            <w:r>
              <w:rPr>
                <w:sz w:val="19"/>
                <w:szCs w:val="19"/>
              </w:rPr>
              <w:t>Gain: 500</w:t>
            </w:r>
            <w:r w:rsidR="00785B43" w:rsidRPr="003C1DF3">
              <w:rPr>
                <w:sz w:val="19"/>
                <w:szCs w:val="19"/>
              </w:rPr>
              <w:t xml:space="preserve"> </w:t>
            </w:r>
            <w:proofErr w:type="spellStart"/>
            <w:r w:rsidR="00785B43" w:rsidRPr="003C1DF3">
              <w:rPr>
                <w:sz w:val="19"/>
                <w:szCs w:val="19"/>
              </w:rPr>
              <w:t>adu</w:t>
            </w:r>
            <w:proofErr w:type="spellEnd"/>
            <w:r w:rsidR="00785B43" w:rsidRPr="003C1DF3">
              <w:rPr>
                <w:sz w:val="19"/>
                <w:szCs w:val="19"/>
              </w:rPr>
              <w:t>/</w:t>
            </w:r>
            <w:proofErr w:type="spellStart"/>
            <w:r w:rsidR="00785B43" w:rsidRPr="003C1DF3">
              <w:rPr>
                <w:sz w:val="19"/>
                <w:szCs w:val="19"/>
              </w:rPr>
              <w:t>uV</w:t>
            </w:r>
            <w:proofErr w:type="spellEnd"/>
          </w:p>
        </w:tc>
        <w:tc>
          <w:tcPr>
            <w:tcW w:w="5231" w:type="dxa"/>
          </w:tcPr>
          <w:p w14:paraId="4E95C42C"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948"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"Gain"</w:t>
            </w:r>
            <w:r>
              <w:rPr>
                <w:rFonts w:ascii="Consolas" w:hAnsi="Consolas" w:cs="Consolas"/>
                <w:color w:val="000000"/>
                <w:sz w:val="19"/>
                <w:szCs w:val="19"/>
              </w:rPr>
              <w:t xml:space="preserve">: </w:t>
            </w:r>
            <w:r w:rsidR="00E05C26">
              <w:rPr>
                <w:rFonts w:ascii="Consolas" w:hAnsi="Consolas" w:cs="Consolas"/>
                <w:color w:val="000000"/>
                <w:sz w:val="19"/>
                <w:szCs w:val="19"/>
              </w:rPr>
              <w:t>500.0</w:t>
            </w:r>
            <w:r>
              <w:rPr>
                <w:rFonts w:ascii="Consolas" w:hAnsi="Consolas" w:cs="Consolas"/>
                <w:color w:val="000000"/>
                <w:sz w:val="19"/>
                <w:szCs w:val="19"/>
              </w:rPr>
              <w:t>,</w:t>
            </w:r>
          </w:p>
          <w:p w14:paraId="62939B8E" w14:textId="77777777" w:rsidR="00E05C26" w:rsidRDefault="00E05C26">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49"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Units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uV</w:t>
            </w:r>
            <w:proofErr w:type="spellEnd"/>
            <w:r>
              <w:rPr>
                <w:rFonts w:ascii="Consolas" w:hAnsi="Consolas" w:cs="Consolas"/>
                <w:color w:val="A31515"/>
                <w:sz w:val="19"/>
                <w:szCs w:val="19"/>
              </w:rPr>
              <w:t>"</w:t>
            </w:r>
            <w:r>
              <w:rPr>
                <w:rFonts w:ascii="Consolas" w:hAnsi="Consolas" w:cs="Consolas"/>
                <w:color w:val="000000"/>
                <w:sz w:val="19"/>
                <w:szCs w:val="19"/>
              </w:rPr>
              <w:t>,</w:t>
            </w:r>
          </w:p>
        </w:tc>
      </w:tr>
      <w:tr w:rsidR="00785B43" w14:paraId="62635368"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10ECDB86" w14:textId="77777777" w:rsidR="00785B43" w:rsidRPr="003C1DF3" w:rsidRDefault="00785B43">
            <w:pPr>
              <w:spacing w:line="276" w:lineRule="auto"/>
              <w:jc w:val="both"/>
              <w:rPr>
                <w:sz w:val="19"/>
                <w:szCs w:val="19"/>
              </w:rPr>
              <w:pPrChange w:id="1950" w:author="Roca Neyra Renzo Jaime" w:date="2019-09-09T23:53:00Z">
                <w:pPr/>
              </w:pPrChange>
            </w:pPr>
            <w:proofErr w:type="spellStart"/>
            <w:r w:rsidRPr="00FB58AB">
              <w:rPr>
                <w:sz w:val="19"/>
                <w:szCs w:val="19"/>
              </w:rPr>
              <w:t>Initial</w:t>
            </w:r>
            <w:proofErr w:type="spellEnd"/>
            <w:r w:rsidRPr="00FB58AB">
              <w:rPr>
                <w:sz w:val="19"/>
                <w:szCs w:val="19"/>
              </w:rPr>
              <w:t xml:space="preserve"> </w:t>
            </w:r>
            <w:proofErr w:type="spellStart"/>
            <w:r w:rsidRPr="00FB58AB">
              <w:rPr>
                <w:sz w:val="19"/>
                <w:szCs w:val="19"/>
              </w:rPr>
              <w:t>value</w:t>
            </w:r>
            <w:proofErr w:type="spellEnd"/>
            <w:r w:rsidRPr="00FB58AB">
              <w:rPr>
                <w:sz w:val="19"/>
                <w:szCs w:val="19"/>
              </w:rPr>
              <w:t>: 0</w:t>
            </w:r>
          </w:p>
        </w:tc>
        <w:tc>
          <w:tcPr>
            <w:tcW w:w="5231" w:type="dxa"/>
          </w:tcPr>
          <w:p w14:paraId="69AE64F1"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51"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InitValue</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2A741BD3"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17839F2A" w14:textId="77777777" w:rsidR="00785B43" w:rsidRPr="007629B1" w:rsidRDefault="00785B43">
            <w:pPr>
              <w:spacing w:line="276" w:lineRule="auto"/>
              <w:jc w:val="both"/>
              <w:rPr>
                <w:sz w:val="19"/>
                <w:szCs w:val="19"/>
                <w:lang w:val="en-US"/>
              </w:rPr>
              <w:pPrChange w:id="1952" w:author="Roca Neyra Renzo Jaime" w:date="2019-09-09T23:53:00Z">
                <w:pPr/>
              </w:pPrChange>
            </w:pPr>
            <w:r w:rsidRPr="007629B1">
              <w:rPr>
                <w:sz w:val="19"/>
                <w:szCs w:val="19"/>
                <w:lang w:val="en-US"/>
              </w:rPr>
              <w:t>Storage format: 16 (</w:t>
            </w:r>
            <w:r w:rsidR="00793304" w:rsidRPr="007629B1">
              <w:rPr>
                <w:sz w:val="19"/>
                <w:szCs w:val="19"/>
                <w:lang w:val="en-US"/>
              </w:rPr>
              <w:t>30</w:t>
            </w:r>
            <w:r w:rsidRPr="007629B1">
              <w:rPr>
                <w:sz w:val="19"/>
                <w:szCs w:val="19"/>
                <w:lang w:val="en-US"/>
              </w:rPr>
              <w:t xml:space="preserve"> samples per frame)</w:t>
            </w:r>
          </w:p>
        </w:tc>
        <w:tc>
          <w:tcPr>
            <w:tcW w:w="5231" w:type="dxa"/>
          </w:tcPr>
          <w:p w14:paraId="2F7DD4B1"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953"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Format</w:t>
            </w:r>
            <w:proofErr w:type="spellEnd"/>
            <w:r>
              <w:rPr>
                <w:rFonts w:ascii="Consolas" w:hAnsi="Consolas" w:cs="Consolas"/>
                <w:color w:val="2E75B6"/>
                <w:sz w:val="19"/>
                <w:szCs w:val="19"/>
              </w:rPr>
              <w:t>"</w:t>
            </w:r>
            <w:r>
              <w:rPr>
                <w:rFonts w:ascii="Consolas" w:hAnsi="Consolas" w:cs="Consolas"/>
                <w:color w:val="000000"/>
                <w:sz w:val="19"/>
                <w:szCs w:val="19"/>
              </w:rPr>
              <w:t>: 16,</w:t>
            </w:r>
          </w:p>
          <w:p w14:paraId="09555A41" w14:textId="77777777" w:rsidR="00793304" w:rsidRDefault="0079330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54"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SamplesPerFrame</w:t>
            </w:r>
            <w:proofErr w:type="spellEnd"/>
            <w:r>
              <w:rPr>
                <w:rFonts w:ascii="Consolas" w:hAnsi="Consolas" w:cs="Consolas"/>
                <w:color w:val="2E75B6"/>
                <w:sz w:val="19"/>
                <w:szCs w:val="19"/>
              </w:rPr>
              <w:t>"</w:t>
            </w:r>
            <w:r>
              <w:rPr>
                <w:rFonts w:ascii="Consolas" w:hAnsi="Consolas" w:cs="Consolas"/>
                <w:color w:val="000000"/>
                <w:sz w:val="19"/>
                <w:szCs w:val="19"/>
              </w:rPr>
              <w:t>: 30,</w:t>
            </w:r>
          </w:p>
        </w:tc>
      </w:tr>
      <w:tr w:rsidR="00785B43" w:rsidRPr="002B24BF" w14:paraId="25E67F62"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35C2792" w14:textId="77777777" w:rsidR="00785B43" w:rsidRPr="007629B1" w:rsidRDefault="00785B43">
            <w:pPr>
              <w:spacing w:line="276" w:lineRule="auto"/>
              <w:jc w:val="both"/>
              <w:rPr>
                <w:sz w:val="19"/>
                <w:szCs w:val="19"/>
                <w:lang w:val="en-US"/>
              </w:rPr>
              <w:pPrChange w:id="1955" w:author="Roca Neyra Renzo Jaime" w:date="2019-09-09T23:53:00Z">
                <w:pPr/>
              </w:pPrChange>
            </w:pPr>
            <w:r w:rsidRPr="007629B1">
              <w:rPr>
                <w:sz w:val="19"/>
                <w:szCs w:val="19"/>
                <w:lang w:val="en-US"/>
              </w:rPr>
              <w:t>I/O: can be unbuffered</w:t>
            </w:r>
          </w:p>
        </w:tc>
        <w:tc>
          <w:tcPr>
            <w:tcW w:w="5231" w:type="dxa"/>
          </w:tcPr>
          <w:p w14:paraId="4166F58A" w14:textId="77777777" w:rsidR="00785B43" w:rsidRPr="007629B1"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lang w:val="en-US"/>
              </w:rPr>
              <w:pPrChange w:id="1956"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p>
        </w:tc>
      </w:tr>
      <w:tr w:rsidR="00785B43" w14:paraId="19C35683"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16B19AAF" w14:textId="77777777" w:rsidR="00785B43" w:rsidRPr="001F7516" w:rsidRDefault="00194FC1">
            <w:pPr>
              <w:spacing w:line="276" w:lineRule="auto"/>
              <w:jc w:val="both"/>
              <w:rPr>
                <w:sz w:val="19"/>
                <w:szCs w:val="19"/>
              </w:rPr>
              <w:pPrChange w:id="1957" w:author="Roca Neyra Renzo Jaime" w:date="2019-09-09T23:53:00Z">
                <w:pPr/>
              </w:pPrChange>
            </w:pPr>
            <w:r>
              <w:rPr>
                <w:sz w:val="19"/>
                <w:szCs w:val="19"/>
              </w:rPr>
              <w:t xml:space="preserve">ADC </w:t>
            </w:r>
            <w:proofErr w:type="spellStart"/>
            <w:r>
              <w:rPr>
                <w:sz w:val="19"/>
                <w:szCs w:val="19"/>
              </w:rPr>
              <w:t>resolution</w:t>
            </w:r>
            <w:proofErr w:type="spellEnd"/>
            <w:r>
              <w:rPr>
                <w:sz w:val="19"/>
                <w:szCs w:val="19"/>
              </w:rPr>
              <w:t>: 13</w:t>
            </w:r>
            <w:r w:rsidR="00785B43" w:rsidRPr="001F7516">
              <w:rPr>
                <w:sz w:val="19"/>
                <w:szCs w:val="19"/>
              </w:rPr>
              <w:t xml:space="preserve"> bits</w:t>
            </w:r>
          </w:p>
        </w:tc>
        <w:tc>
          <w:tcPr>
            <w:tcW w:w="5231" w:type="dxa"/>
          </w:tcPr>
          <w:p w14:paraId="3687FB60"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58"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AdcResolution</w:t>
            </w:r>
            <w:proofErr w:type="spellEnd"/>
            <w:r>
              <w:rPr>
                <w:rFonts w:ascii="Consolas" w:hAnsi="Consolas" w:cs="Consolas"/>
                <w:color w:val="2E75B6"/>
                <w:sz w:val="19"/>
                <w:szCs w:val="19"/>
              </w:rPr>
              <w:t>"</w:t>
            </w:r>
            <w:r w:rsidR="00194FC1">
              <w:rPr>
                <w:rFonts w:ascii="Consolas" w:hAnsi="Consolas" w:cs="Consolas"/>
                <w:color w:val="000000"/>
                <w:sz w:val="19"/>
                <w:szCs w:val="19"/>
              </w:rPr>
              <w:t>: 13</w:t>
            </w:r>
            <w:r>
              <w:rPr>
                <w:rFonts w:ascii="Consolas" w:hAnsi="Consolas" w:cs="Consolas"/>
                <w:color w:val="000000"/>
                <w:sz w:val="19"/>
                <w:szCs w:val="19"/>
              </w:rPr>
              <w:t>,</w:t>
            </w:r>
          </w:p>
        </w:tc>
      </w:tr>
      <w:tr w:rsidR="00785B43" w14:paraId="399DA4F1"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5DAA1C0" w14:textId="77777777" w:rsidR="00785B43" w:rsidRPr="001F7516" w:rsidRDefault="00785B43">
            <w:pPr>
              <w:spacing w:line="276" w:lineRule="auto"/>
              <w:jc w:val="both"/>
              <w:rPr>
                <w:sz w:val="19"/>
                <w:szCs w:val="19"/>
              </w:rPr>
              <w:pPrChange w:id="1959" w:author="Roca Neyra Renzo Jaime" w:date="2019-09-09T23:53:00Z">
                <w:pPr/>
              </w:pPrChange>
            </w:pPr>
            <w:r w:rsidRPr="001F7516">
              <w:rPr>
                <w:sz w:val="19"/>
                <w:szCs w:val="19"/>
              </w:rPr>
              <w:t xml:space="preserve">ADC </w:t>
            </w:r>
            <w:proofErr w:type="spellStart"/>
            <w:r w:rsidRPr="001F7516">
              <w:rPr>
                <w:sz w:val="19"/>
                <w:szCs w:val="19"/>
              </w:rPr>
              <w:t>zero</w:t>
            </w:r>
            <w:proofErr w:type="spellEnd"/>
            <w:r w:rsidRPr="001F7516">
              <w:rPr>
                <w:sz w:val="19"/>
                <w:szCs w:val="19"/>
              </w:rPr>
              <w:t>: 0</w:t>
            </w:r>
          </w:p>
        </w:tc>
        <w:tc>
          <w:tcPr>
            <w:tcW w:w="5231" w:type="dxa"/>
          </w:tcPr>
          <w:p w14:paraId="5F7C2B80"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60"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"AdcZero"</w:t>
            </w:r>
            <w:r>
              <w:rPr>
                <w:rFonts w:ascii="Consolas" w:hAnsi="Consolas" w:cs="Consolas"/>
                <w:color w:val="000000"/>
                <w:sz w:val="19"/>
                <w:szCs w:val="19"/>
              </w:rPr>
              <w:t>: 0,</w:t>
            </w:r>
          </w:p>
        </w:tc>
      </w:tr>
      <w:tr w:rsidR="00785B43" w14:paraId="382871E3"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6FCD8A6A" w14:textId="77777777" w:rsidR="00785B43" w:rsidRPr="001F7516" w:rsidRDefault="00793304">
            <w:pPr>
              <w:spacing w:line="276" w:lineRule="auto"/>
              <w:jc w:val="both"/>
              <w:rPr>
                <w:sz w:val="19"/>
                <w:szCs w:val="19"/>
              </w:rPr>
              <w:pPrChange w:id="1961" w:author="Roca Neyra Renzo Jaime" w:date="2019-09-09T23:53:00Z">
                <w:pPr/>
              </w:pPrChange>
            </w:pPr>
            <w:proofErr w:type="spellStart"/>
            <w:r>
              <w:rPr>
                <w:sz w:val="19"/>
                <w:szCs w:val="19"/>
              </w:rPr>
              <w:t>Baseline</w:t>
            </w:r>
            <w:proofErr w:type="spellEnd"/>
            <w:r>
              <w:rPr>
                <w:sz w:val="19"/>
                <w:szCs w:val="19"/>
              </w:rPr>
              <w:t>: 0</w:t>
            </w:r>
          </w:p>
        </w:tc>
        <w:tc>
          <w:tcPr>
            <w:tcW w:w="5231" w:type="dxa"/>
          </w:tcPr>
          <w:p w14:paraId="3B43EEAF"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62"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Baseline</w:t>
            </w:r>
            <w:proofErr w:type="spellEnd"/>
            <w:r>
              <w:rPr>
                <w:rFonts w:ascii="Consolas" w:hAnsi="Consolas" w:cs="Consolas"/>
                <w:color w:val="2E75B6"/>
                <w:sz w:val="19"/>
                <w:szCs w:val="19"/>
              </w:rPr>
              <w:t>"</w:t>
            </w:r>
            <w:r w:rsidR="00793304">
              <w:rPr>
                <w:rFonts w:ascii="Consolas" w:hAnsi="Consolas" w:cs="Consolas"/>
                <w:color w:val="000000"/>
                <w:sz w:val="19"/>
                <w:szCs w:val="19"/>
              </w:rPr>
              <w:t>: 0</w:t>
            </w:r>
            <w:r>
              <w:rPr>
                <w:rFonts w:ascii="Consolas" w:hAnsi="Consolas" w:cs="Consolas"/>
                <w:color w:val="000000"/>
                <w:sz w:val="19"/>
                <w:szCs w:val="19"/>
              </w:rPr>
              <w:t>,</w:t>
            </w:r>
          </w:p>
        </w:tc>
      </w:tr>
      <w:tr w:rsidR="00785B43" w14:paraId="49165B01"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02A5E1CB" w14:textId="77777777" w:rsidR="00785B43" w:rsidRPr="00953565" w:rsidRDefault="00785B43">
            <w:pPr>
              <w:spacing w:line="276" w:lineRule="auto"/>
              <w:jc w:val="both"/>
              <w:rPr>
                <w:sz w:val="19"/>
                <w:szCs w:val="19"/>
              </w:rPr>
              <w:pPrChange w:id="1963" w:author="Roca Neyra Renzo Jaime" w:date="2019-09-09T23:53:00Z">
                <w:pPr/>
              </w:pPrChange>
            </w:pPr>
            <w:proofErr w:type="spellStart"/>
            <w:r w:rsidRPr="001F7516">
              <w:rPr>
                <w:sz w:val="19"/>
                <w:szCs w:val="19"/>
              </w:rPr>
              <w:t>Checksum</w:t>
            </w:r>
            <w:proofErr w:type="spellEnd"/>
            <w:r w:rsidRPr="001F7516">
              <w:rPr>
                <w:sz w:val="19"/>
                <w:szCs w:val="19"/>
              </w:rPr>
              <w:t xml:space="preserve">: </w:t>
            </w:r>
            <w:r>
              <w:rPr>
                <w:sz w:val="19"/>
                <w:szCs w:val="19"/>
              </w:rPr>
              <w:t>0</w:t>
            </w:r>
          </w:p>
        </w:tc>
        <w:tc>
          <w:tcPr>
            <w:tcW w:w="5231" w:type="dxa"/>
            <w:tcBorders>
              <w:bottom w:val="single" w:sz="8" w:space="0" w:color="auto"/>
            </w:tcBorders>
          </w:tcPr>
          <w:p w14:paraId="30D3D16F"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64"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CheckSum</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09F81D5F"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79AE115F" w14:textId="77777777" w:rsidR="00785B43" w:rsidRPr="001F7516" w:rsidRDefault="00785B43">
            <w:pPr>
              <w:spacing w:line="276" w:lineRule="auto"/>
              <w:jc w:val="both"/>
              <w:rPr>
                <w:sz w:val="19"/>
                <w:szCs w:val="19"/>
              </w:rPr>
              <w:pPrChange w:id="1965" w:author="Roca Neyra Renzo Jaime" w:date="2019-09-09T23:53:00Z">
                <w:pPr/>
              </w:pPrChange>
            </w:pPr>
            <w:proofErr w:type="spellStart"/>
            <w:r>
              <w:rPr>
                <w:sz w:val="19"/>
                <w:szCs w:val="19"/>
              </w:rPr>
              <w:t>Group</w:t>
            </w:r>
            <w:proofErr w:type="spellEnd"/>
            <w:r>
              <w:rPr>
                <w:sz w:val="19"/>
                <w:szCs w:val="19"/>
              </w:rPr>
              <w:t xml:space="preserve"> 0, </w:t>
            </w:r>
            <w:proofErr w:type="spellStart"/>
            <w:r>
              <w:rPr>
                <w:sz w:val="19"/>
                <w:szCs w:val="19"/>
              </w:rPr>
              <w:t>Signal</w:t>
            </w:r>
            <w:proofErr w:type="spellEnd"/>
            <w:r>
              <w:rPr>
                <w:sz w:val="19"/>
                <w:szCs w:val="19"/>
              </w:rPr>
              <w:t xml:space="preserve"> 5</w:t>
            </w:r>
            <w:r w:rsidRPr="001F7516">
              <w:rPr>
                <w:sz w:val="19"/>
                <w:szCs w:val="19"/>
              </w:rPr>
              <w:t>:</w:t>
            </w:r>
          </w:p>
        </w:tc>
        <w:tc>
          <w:tcPr>
            <w:tcW w:w="5231" w:type="dxa"/>
            <w:tcBorders>
              <w:top w:val="single" w:sz="8" w:space="0" w:color="auto"/>
            </w:tcBorders>
          </w:tcPr>
          <w:p w14:paraId="25DD6BD0"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966"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Group</w:t>
            </w:r>
            <w:proofErr w:type="spellEnd"/>
            <w:r>
              <w:rPr>
                <w:rFonts w:ascii="Consolas" w:hAnsi="Consolas" w:cs="Consolas"/>
                <w:color w:val="2E75B6"/>
                <w:sz w:val="19"/>
                <w:szCs w:val="19"/>
              </w:rPr>
              <w:t>"</w:t>
            </w:r>
            <w:r>
              <w:rPr>
                <w:rFonts w:ascii="Consolas" w:hAnsi="Consolas" w:cs="Consolas"/>
                <w:color w:val="000000"/>
                <w:sz w:val="19"/>
                <w:szCs w:val="19"/>
              </w:rPr>
              <w:t>: 0,</w:t>
            </w:r>
          </w:p>
          <w:p w14:paraId="3A7DDF9B"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67"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482B602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0E8B73BF" w14:textId="77777777" w:rsidR="00785B43" w:rsidRPr="001F7516" w:rsidRDefault="00785B43">
            <w:pPr>
              <w:spacing w:line="276" w:lineRule="auto"/>
              <w:jc w:val="both"/>
              <w:rPr>
                <w:sz w:val="19"/>
                <w:szCs w:val="19"/>
              </w:rPr>
              <w:pPrChange w:id="1968" w:author="Roca Neyra Renzo Jaime" w:date="2019-09-09T23:53:00Z">
                <w:pPr/>
              </w:pPrChange>
            </w:pPr>
            <w:r w:rsidRPr="003C1DF3">
              <w:rPr>
                <w:sz w:val="19"/>
                <w:szCs w:val="19"/>
              </w:rPr>
              <w:t>File: SC4001E0-PSG.edf</w:t>
            </w:r>
          </w:p>
        </w:tc>
        <w:tc>
          <w:tcPr>
            <w:tcW w:w="5231" w:type="dxa"/>
          </w:tcPr>
          <w:p w14:paraId="16E41CA3"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69"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FileName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6E5477C6"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43155259" w14:textId="77777777" w:rsidR="00785B43" w:rsidRPr="003C1DF3" w:rsidRDefault="00785B43">
            <w:pPr>
              <w:spacing w:line="276" w:lineRule="auto"/>
              <w:jc w:val="both"/>
              <w:rPr>
                <w:sz w:val="19"/>
                <w:szCs w:val="19"/>
              </w:rPr>
              <w:pPrChange w:id="1970" w:author="Roca Neyra Renzo Jaime" w:date="2019-09-09T23:53:00Z">
                <w:pPr/>
              </w:pPrChange>
            </w:pPr>
            <w:proofErr w:type="spellStart"/>
            <w:r w:rsidRPr="003C1DF3">
              <w:rPr>
                <w:sz w:val="19"/>
                <w:szCs w:val="19"/>
              </w:rPr>
              <w:t>Description</w:t>
            </w:r>
            <w:proofErr w:type="spellEnd"/>
            <w:r w:rsidRPr="003C1DF3">
              <w:rPr>
                <w:sz w:val="19"/>
                <w:szCs w:val="19"/>
              </w:rPr>
              <w:t xml:space="preserve">: </w:t>
            </w:r>
            <w:proofErr w:type="spellStart"/>
            <w:r w:rsidR="00793304">
              <w:rPr>
                <w:sz w:val="19"/>
                <w:szCs w:val="19"/>
              </w:rPr>
              <w:t>Temp</w:t>
            </w:r>
            <w:proofErr w:type="spellEnd"/>
            <w:r w:rsidR="00793304">
              <w:rPr>
                <w:sz w:val="19"/>
                <w:szCs w:val="19"/>
              </w:rPr>
              <w:t xml:space="preserve"> rectal</w:t>
            </w:r>
          </w:p>
        </w:tc>
        <w:tc>
          <w:tcPr>
            <w:tcW w:w="5231" w:type="dxa"/>
          </w:tcPr>
          <w:p w14:paraId="2404FC6C"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71"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Description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sidR="00194FC1">
              <w:rPr>
                <w:rFonts w:ascii="Consolas" w:hAnsi="Consolas" w:cs="Consolas"/>
                <w:color w:val="A31515"/>
                <w:sz w:val="19"/>
                <w:szCs w:val="19"/>
              </w:rPr>
              <w:t>Temp</w:t>
            </w:r>
            <w:proofErr w:type="spellEnd"/>
            <w:r w:rsidR="00194FC1">
              <w:rPr>
                <w:rFonts w:ascii="Consolas" w:hAnsi="Consolas" w:cs="Consolas"/>
                <w:color w:val="A31515"/>
                <w:sz w:val="19"/>
                <w:szCs w:val="19"/>
              </w:rPr>
              <w:t xml:space="preserve"> rectal</w:t>
            </w:r>
            <w:r>
              <w:rPr>
                <w:rFonts w:ascii="Consolas" w:hAnsi="Consolas" w:cs="Consolas"/>
                <w:color w:val="A31515"/>
                <w:sz w:val="19"/>
                <w:szCs w:val="19"/>
              </w:rPr>
              <w:t>"</w:t>
            </w:r>
            <w:r>
              <w:rPr>
                <w:rFonts w:ascii="Consolas" w:hAnsi="Consolas" w:cs="Consolas"/>
                <w:color w:val="000000"/>
                <w:sz w:val="19"/>
                <w:szCs w:val="19"/>
              </w:rPr>
              <w:t>,</w:t>
            </w:r>
          </w:p>
        </w:tc>
      </w:tr>
      <w:tr w:rsidR="00785B43" w14:paraId="7DDA20D2"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983DE24" w14:textId="77777777" w:rsidR="00785B43" w:rsidRPr="003C1DF3" w:rsidRDefault="00793304">
            <w:pPr>
              <w:spacing w:line="276" w:lineRule="auto"/>
              <w:jc w:val="both"/>
              <w:rPr>
                <w:sz w:val="19"/>
                <w:szCs w:val="19"/>
              </w:rPr>
              <w:pPrChange w:id="1972" w:author="Roca Neyra Renzo Jaime" w:date="2019-09-09T23:53:00Z">
                <w:pPr/>
              </w:pPrChange>
            </w:pPr>
            <w:r>
              <w:rPr>
                <w:sz w:val="19"/>
                <w:szCs w:val="19"/>
              </w:rPr>
              <w:t xml:space="preserve">Gain: 930 </w:t>
            </w:r>
            <w:proofErr w:type="spellStart"/>
            <w:r>
              <w:rPr>
                <w:sz w:val="19"/>
                <w:szCs w:val="19"/>
              </w:rPr>
              <w:t>adu</w:t>
            </w:r>
            <w:proofErr w:type="spellEnd"/>
            <w:r>
              <w:rPr>
                <w:sz w:val="19"/>
                <w:szCs w:val="19"/>
              </w:rPr>
              <w:t>/</w:t>
            </w:r>
            <w:proofErr w:type="spellStart"/>
            <w:r>
              <w:rPr>
                <w:sz w:val="19"/>
                <w:szCs w:val="19"/>
              </w:rPr>
              <w:t>DegC</w:t>
            </w:r>
            <w:proofErr w:type="spellEnd"/>
          </w:p>
        </w:tc>
        <w:tc>
          <w:tcPr>
            <w:tcW w:w="5231" w:type="dxa"/>
          </w:tcPr>
          <w:p w14:paraId="12EDE49F"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973"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"Gain"</w:t>
            </w:r>
            <w:r>
              <w:rPr>
                <w:rFonts w:ascii="Consolas" w:hAnsi="Consolas" w:cs="Consolas"/>
                <w:color w:val="000000"/>
                <w:sz w:val="19"/>
                <w:szCs w:val="19"/>
              </w:rPr>
              <w:t xml:space="preserve">: </w:t>
            </w:r>
            <w:r w:rsidR="00194FC1">
              <w:rPr>
                <w:rFonts w:ascii="Consolas" w:hAnsi="Consolas" w:cs="Consolas"/>
                <w:color w:val="000000"/>
                <w:sz w:val="19"/>
                <w:szCs w:val="19"/>
              </w:rPr>
              <w:t>930</w:t>
            </w:r>
            <w:r>
              <w:rPr>
                <w:rFonts w:ascii="Consolas" w:hAnsi="Consolas" w:cs="Consolas"/>
                <w:color w:val="000000"/>
                <w:sz w:val="19"/>
                <w:szCs w:val="19"/>
              </w:rPr>
              <w:t>.</w:t>
            </w:r>
            <w:r w:rsidR="00194FC1">
              <w:rPr>
                <w:rFonts w:ascii="Consolas" w:hAnsi="Consolas" w:cs="Consolas"/>
                <w:color w:val="000000"/>
                <w:sz w:val="19"/>
                <w:szCs w:val="19"/>
              </w:rPr>
              <w:t>0</w:t>
            </w:r>
            <w:r>
              <w:rPr>
                <w:rFonts w:ascii="Consolas" w:hAnsi="Consolas" w:cs="Consolas"/>
                <w:color w:val="000000"/>
                <w:sz w:val="19"/>
                <w:szCs w:val="19"/>
              </w:rPr>
              <w:t>,</w:t>
            </w:r>
          </w:p>
          <w:p w14:paraId="4B685D8F" w14:textId="77777777" w:rsidR="00793304" w:rsidRDefault="00194FC1">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74"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Units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DegC</w:t>
            </w:r>
            <w:proofErr w:type="spellEnd"/>
            <w:r>
              <w:rPr>
                <w:rFonts w:ascii="Consolas" w:hAnsi="Consolas" w:cs="Consolas"/>
                <w:color w:val="A31515"/>
                <w:sz w:val="19"/>
                <w:szCs w:val="19"/>
              </w:rPr>
              <w:t>"</w:t>
            </w:r>
            <w:r>
              <w:rPr>
                <w:rFonts w:ascii="Consolas" w:hAnsi="Consolas" w:cs="Consolas"/>
                <w:color w:val="000000"/>
                <w:sz w:val="19"/>
                <w:szCs w:val="19"/>
              </w:rPr>
              <w:t>,</w:t>
            </w:r>
          </w:p>
        </w:tc>
      </w:tr>
      <w:tr w:rsidR="00785B43" w14:paraId="38D66AF0"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42A0B61" w14:textId="77777777" w:rsidR="00785B43" w:rsidRPr="003C1DF3" w:rsidRDefault="00793304">
            <w:pPr>
              <w:spacing w:line="276" w:lineRule="auto"/>
              <w:jc w:val="both"/>
              <w:rPr>
                <w:sz w:val="19"/>
                <w:szCs w:val="19"/>
              </w:rPr>
              <w:pPrChange w:id="1975" w:author="Roca Neyra Renzo Jaime" w:date="2019-09-09T23:53:00Z">
                <w:pPr/>
              </w:pPrChange>
            </w:pPr>
            <w:proofErr w:type="spellStart"/>
            <w:r>
              <w:rPr>
                <w:sz w:val="19"/>
                <w:szCs w:val="19"/>
              </w:rPr>
              <w:t>Initial</w:t>
            </w:r>
            <w:proofErr w:type="spellEnd"/>
            <w:r>
              <w:rPr>
                <w:sz w:val="19"/>
                <w:szCs w:val="19"/>
              </w:rPr>
              <w:t xml:space="preserve"> </w:t>
            </w:r>
            <w:proofErr w:type="spellStart"/>
            <w:r>
              <w:rPr>
                <w:sz w:val="19"/>
                <w:szCs w:val="19"/>
              </w:rPr>
              <w:t>value</w:t>
            </w:r>
            <w:proofErr w:type="spellEnd"/>
            <w:r>
              <w:rPr>
                <w:sz w:val="19"/>
                <w:szCs w:val="19"/>
              </w:rPr>
              <w:t>: -58</w:t>
            </w:r>
          </w:p>
        </w:tc>
        <w:tc>
          <w:tcPr>
            <w:tcW w:w="5231" w:type="dxa"/>
          </w:tcPr>
          <w:p w14:paraId="4C036214"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76"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InitValue</w:t>
            </w:r>
            <w:proofErr w:type="spellEnd"/>
            <w:r>
              <w:rPr>
                <w:rFonts w:ascii="Consolas" w:hAnsi="Consolas" w:cs="Consolas"/>
                <w:color w:val="2E75B6"/>
                <w:sz w:val="19"/>
                <w:szCs w:val="19"/>
              </w:rPr>
              <w:t>"</w:t>
            </w:r>
            <w:r w:rsidR="00194FC1">
              <w:rPr>
                <w:rFonts w:ascii="Consolas" w:hAnsi="Consolas" w:cs="Consolas"/>
                <w:color w:val="000000"/>
                <w:sz w:val="19"/>
                <w:szCs w:val="19"/>
              </w:rPr>
              <w:t>: -58</w:t>
            </w:r>
            <w:r>
              <w:rPr>
                <w:rFonts w:ascii="Consolas" w:hAnsi="Consolas" w:cs="Consolas"/>
                <w:color w:val="000000"/>
                <w:sz w:val="19"/>
                <w:szCs w:val="19"/>
              </w:rPr>
              <w:t>,</w:t>
            </w:r>
          </w:p>
        </w:tc>
      </w:tr>
      <w:tr w:rsidR="00785B43" w14:paraId="761C7184"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14D15294" w14:textId="77777777" w:rsidR="00785B43" w:rsidRPr="007629B1" w:rsidRDefault="00785B43">
            <w:pPr>
              <w:spacing w:line="276" w:lineRule="auto"/>
              <w:jc w:val="both"/>
              <w:rPr>
                <w:sz w:val="19"/>
                <w:szCs w:val="19"/>
                <w:lang w:val="en-US"/>
              </w:rPr>
              <w:pPrChange w:id="1977" w:author="Roca Neyra Renzo Jaime" w:date="2019-09-09T23:53:00Z">
                <w:pPr/>
              </w:pPrChange>
            </w:pPr>
            <w:r w:rsidRPr="007629B1">
              <w:rPr>
                <w:sz w:val="19"/>
                <w:szCs w:val="19"/>
                <w:lang w:val="en-US"/>
              </w:rPr>
              <w:lastRenderedPageBreak/>
              <w:t>Storage format: 16 (</w:t>
            </w:r>
            <w:r w:rsidR="00194FC1" w:rsidRPr="007629B1">
              <w:rPr>
                <w:sz w:val="19"/>
                <w:szCs w:val="19"/>
                <w:lang w:val="en-US"/>
              </w:rPr>
              <w:t>30</w:t>
            </w:r>
            <w:r w:rsidRPr="007629B1">
              <w:rPr>
                <w:sz w:val="19"/>
                <w:szCs w:val="19"/>
                <w:lang w:val="en-US"/>
              </w:rPr>
              <w:t xml:space="preserve"> samples per frame)</w:t>
            </w:r>
          </w:p>
        </w:tc>
        <w:tc>
          <w:tcPr>
            <w:tcW w:w="5231" w:type="dxa"/>
          </w:tcPr>
          <w:p w14:paraId="3D59C5FE"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978"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Format</w:t>
            </w:r>
            <w:proofErr w:type="spellEnd"/>
            <w:r>
              <w:rPr>
                <w:rFonts w:ascii="Consolas" w:hAnsi="Consolas" w:cs="Consolas"/>
                <w:color w:val="2E75B6"/>
                <w:sz w:val="19"/>
                <w:szCs w:val="19"/>
              </w:rPr>
              <w:t>"</w:t>
            </w:r>
            <w:r>
              <w:rPr>
                <w:rFonts w:ascii="Consolas" w:hAnsi="Consolas" w:cs="Consolas"/>
                <w:color w:val="000000"/>
                <w:sz w:val="19"/>
                <w:szCs w:val="19"/>
              </w:rPr>
              <w:t>: 16,</w:t>
            </w:r>
          </w:p>
          <w:p w14:paraId="380D6D07" w14:textId="77777777" w:rsidR="00194FC1" w:rsidRDefault="00194FC1">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79"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SamplesPerFrame</w:t>
            </w:r>
            <w:proofErr w:type="spellEnd"/>
            <w:r>
              <w:rPr>
                <w:rFonts w:ascii="Consolas" w:hAnsi="Consolas" w:cs="Consolas"/>
                <w:color w:val="2E75B6"/>
                <w:sz w:val="19"/>
                <w:szCs w:val="19"/>
              </w:rPr>
              <w:t>"</w:t>
            </w:r>
            <w:r>
              <w:rPr>
                <w:rFonts w:ascii="Consolas" w:hAnsi="Consolas" w:cs="Consolas"/>
                <w:color w:val="000000"/>
                <w:sz w:val="19"/>
                <w:szCs w:val="19"/>
              </w:rPr>
              <w:t>: 30,</w:t>
            </w:r>
          </w:p>
        </w:tc>
      </w:tr>
      <w:tr w:rsidR="00785B43" w:rsidRPr="002B24BF" w14:paraId="1BE332E0"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C3BDC33" w14:textId="77777777" w:rsidR="00785B43" w:rsidRPr="007629B1" w:rsidRDefault="00785B43">
            <w:pPr>
              <w:spacing w:line="276" w:lineRule="auto"/>
              <w:jc w:val="both"/>
              <w:rPr>
                <w:sz w:val="19"/>
                <w:szCs w:val="19"/>
                <w:lang w:val="en-US"/>
              </w:rPr>
              <w:pPrChange w:id="1980" w:author="Roca Neyra Renzo Jaime" w:date="2019-09-09T23:53:00Z">
                <w:pPr/>
              </w:pPrChange>
            </w:pPr>
            <w:r w:rsidRPr="007629B1">
              <w:rPr>
                <w:sz w:val="19"/>
                <w:szCs w:val="19"/>
                <w:lang w:val="en-US"/>
              </w:rPr>
              <w:t>I/O: can be unbuffered</w:t>
            </w:r>
          </w:p>
        </w:tc>
        <w:tc>
          <w:tcPr>
            <w:tcW w:w="5231" w:type="dxa"/>
          </w:tcPr>
          <w:p w14:paraId="5F7B651F" w14:textId="77777777" w:rsidR="00785B43" w:rsidRPr="007629B1"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lang w:val="en-US"/>
              </w:rPr>
              <w:pPrChange w:id="1981"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p>
        </w:tc>
      </w:tr>
      <w:tr w:rsidR="00785B43" w14:paraId="36A713C3"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6238254" w14:textId="77777777" w:rsidR="00785B43" w:rsidRPr="001F7516" w:rsidRDefault="00194FC1">
            <w:pPr>
              <w:spacing w:line="276" w:lineRule="auto"/>
              <w:jc w:val="both"/>
              <w:rPr>
                <w:sz w:val="19"/>
                <w:szCs w:val="19"/>
              </w:rPr>
              <w:pPrChange w:id="1982" w:author="Roca Neyra Renzo Jaime" w:date="2019-09-09T23:53:00Z">
                <w:pPr/>
              </w:pPrChange>
            </w:pPr>
            <w:r>
              <w:rPr>
                <w:sz w:val="19"/>
                <w:szCs w:val="19"/>
              </w:rPr>
              <w:t xml:space="preserve">ADC </w:t>
            </w:r>
            <w:proofErr w:type="spellStart"/>
            <w:r>
              <w:rPr>
                <w:sz w:val="19"/>
                <w:szCs w:val="19"/>
              </w:rPr>
              <w:t>resolution</w:t>
            </w:r>
            <w:proofErr w:type="spellEnd"/>
            <w:r>
              <w:rPr>
                <w:sz w:val="19"/>
                <w:szCs w:val="19"/>
              </w:rPr>
              <w:t>: 13</w:t>
            </w:r>
            <w:r w:rsidR="00785B43" w:rsidRPr="001F7516">
              <w:rPr>
                <w:sz w:val="19"/>
                <w:szCs w:val="19"/>
              </w:rPr>
              <w:t xml:space="preserve"> bits</w:t>
            </w:r>
          </w:p>
        </w:tc>
        <w:tc>
          <w:tcPr>
            <w:tcW w:w="5231" w:type="dxa"/>
          </w:tcPr>
          <w:p w14:paraId="4B4BD13E"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83"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AdcResolution</w:t>
            </w:r>
            <w:proofErr w:type="spellEnd"/>
            <w:r>
              <w:rPr>
                <w:rFonts w:ascii="Consolas" w:hAnsi="Consolas" w:cs="Consolas"/>
                <w:color w:val="2E75B6"/>
                <w:sz w:val="19"/>
                <w:szCs w:val="19"/>
              </w:rPr>
              <w:t>"</w:t>
            </w:r>
            <w:r w:rsidR="00194FC1">
              <w:rPr>
                <w:rFonts w:ascii="Consolas" w:hAnsi="Consolas" w:cs="Consolas"/>
                <w:color w:val="000000"/>
                <w:sz w:val="19"/>
                <w:szCs w:val="19"/>
              </w:rPr>
              <w:t>: 13</w:t>
            </w:r>
            <w:r>
              <w:rPr>
                <w:rFonts w:ascii="Consolas" w:hAnsi="Consolas" w:cs="Consolas"/>
                <w:color w:val="000000"/>
                <w:sz w:val="19"/>
                <w:szCs w:val="19"/>
              </w:rPr>
              <w:t>,</w:t>
            </w:r>
          </w:p>
        </w:tc>
      </w:tr>
      <w:tr w:rsidR="00785B43" w14:paraId="023240E9"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42ADEA52" w14:textId="77777777" w:rsidR="00785B43" w:rsidRPr="001F7516" w:rsidRDefault="00785B43">
            <w:pPr>
              <w:spacing w:line="276" w:lineRule="auto"/>
              <w:jc w:val="both"/>
              <w:rPr>
                <w:sz w:val="19"/>
                <w:szCs w:val="19"/>
              </w:rPr>
              <w:pPrChange w:id="1984" w:author="Roca Neyra Renzo Jaime" w:date="2019-09-09T23:53:00Z">
                <w:pPr/>
              </w:pPrChange>
            </w:pPr>
            <w:r w:rsidRPr="001F7516">
              <w:rPr>
                <w:sz w:val="19"/>
                <w:szCs w:val="19"/>
              </w:rPr>
              <w:t xml:space="preserve">ADC </w:t>
            </w:r>
            <w:proofErr w:type="spellStart"/>
            <w:r w:rsidRPr="001F7516">
              <w:rPr>
                <w:sz w:val="19"/>
                <w:szCs w:val="19"/>
              </w:rPr>
              <w:t>zero</w:t>
            </w:r>
            <w:proofErr w:type="spellEnd"/>
            <w:r w:rsidRPr="001F7516">
              <w:rPr>
                <w:sz w:val="19"/>
                <w:szCs w:val="19"/>
              </w:rPr>
              <w:t xml:space="preserve">: </w:t>
            </w:r>
            <w:r w:rsidR="00194FC1">
              <w:rPr>
                <w:sz w:val="19"/>
                <w:szCs w:val="19"/>
              </w:rPr>
              <w:t>-58</w:t>
            </w:r>
          </w:p>
        </w:tc>
        <w:tc>
          <w:tcPr>
            <w:tcW w:w="5231" w:type="dxa"/>
          </w:tcPr>
          <w:p w14:paraId="25031466"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85"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"AdcZero"</w:t>
            </w:r>
            <w:r w:rsidR="00194FC1">
              <w:rPr>
                <w:rFonts w:ascii="Consolas" w:hAnsi="Consolas" w:cs="Consolas"/>
                <w:color w:val="000000"/>
                <w:sz w:val="19"/>
                <w:szCs w:val="19"/>
              </w:rPr>
              <w:t>: -58</w:t>
            </w:r>
            <w:r>
              <w:rPr>
                <w:rFonts w:ascii="Consolas" w:hAnsi="Consolas" w:cs="Consolas"/>
                <w:color w:val="000000"/>
                <w:sz w:val="19"/>
                <w:szCs w:val="19"/>
              </w:rPr>
              <w:t>,</w:t>
            </w:r>
          </w:p>
        </w:tc>
      </w:tr>
      <w:tr w:rsidR="00785B43" w14:paraId="4428664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CF0D26E" w14:textId="77777777" w:rsidR="00785B43" w:rsidRPr="001F7516" w:rsidRDefault="00194FC1">
            <w:pPr>
              <w:spacing w:line="276" w:lineRule="auto"/>
              <w:jc w:val="both"/>
              <w:rPr>
                <w:sz w:val="19"/>
                <w:szCs w:val="19"/>
              </w:rPr>
              <w:pPrChange w:id="1986" w:author="Roca Neyra Renzo Jaime" w:date="2019-09-09T23:53:00Z">
                <w:pPr/>
              </w:pPrChange>
            </w:pPr>
            <w:proofErr w:type="spellStart"/>
            <w:r>
              <w:rPr>
                <w:sz w:val="19"/>
                <w:szCs w:val="19"/>
              </w:rPr>
              <w:t>Baseline</w:t>
            </w:r>
            <w:proofErr w:type="spellEnd"/>
            <w:r>
              <w:rPr>
                <w:sz w:val="19"/>
                <w:szCs w:val="19"/>
              </w:rPr>
              <w:t>: -34469</w:t>
            </w:r>
          </w:p>
        </w:tc>
        <w:tc>
          <w:tcPr>
            <w:tcW w:w="5231" w:type="dxa"/>
          </w:tcPr>
          <w:p w14:paraId="1DC5B11D"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87"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Baseline</w:t>
            </w:r>
            <w:proofErr w:type="spellEnd"/>
            <w:r>
              <w:rPr>
                <w:rFonts w:ascii="Consolas" w:hAnsi="Consolas" w:cs="Consolas"/>
                <w:color w:val="2E75B6"/>
                <w:sz w:val="19"/>
                <w:szCs w:val="19"/>
              </w:rPr>
              <w:t>"</w:t>
            </w:r>
            <w:r w:rsidR="00194FC1">
              <w:rPr>
                <w:rFonts w:ascii="Consolas" w:hAnsi="Consolas" w:cs="Consolas"/>
                <w:color w:val="000000"/>
                <w:sz w:val="19"/>
                <w:szCs w:val="19"/>
              </w:rPr>
              <w:t>: -34469</w:t>
            </w:r>
            <w:r>
              <w:rPr>
                <w:rFonts w:ascii="Consolas" w:hAnsi="Consolas" w:cs="Consolas"/>
                <w:color w:val="000000"/>
                <w:sz w:val="19"/>
                <w:szCs w:val="19"/>
              </w:rPr>
              <w:t>,</w:t>
            </w:r>
          </w:p>
        </w:tc>
      </w:tr>
      <w:tr w:rsidR="00785B43" w14:paraId="79BDC48C"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5CE862DF" w14:textId="77777777" w:rsidR="00785B43" w:rsidRPr="00953565" w:rsidRDefault="00785B43">
            <w:pPr>
              <w:spacing w:line="276" w:lineRule="auto"/>
              <w:jc w:val="both"/>
              <w:rPr>
                <w:sz w:val="19"/>
                <w:szCs w:val="19"/>
              </w:rPr>
              <w:pPrChange w:id="1988" w:author="Roca Neyra Renzo Jaime" w:date="2019-09-09T23:53:00Z">
                <w:pPr/>
              </w:pPrChange>
            </w:pPr>
            <w:proofErr w:type="spellStart"/>
            <w:r w:rsidRPr="001F7516">
              <w:rPr>
                <w:sz w:val="19"/>
                <w:szCs w:val="19"/>
              </w:rPr>
              <w:t>Checksum</w:t>
            </w:r>
            <w:proofErr w:type="spellEnd"/>
            <w:r w:rsidRPr="001F7516">
              <w:rPr>
                <w:sz w:val="19"/>
                <w:szCs w:val="19"/>
              </w:rPr>
              <w:t xml:space="preserve">: </w:t>
            </w:r>
            <w:r>
              <w:rPr>
                <w:sz w:val="19"/>
                <w:szCs w:val="19"/>
              </w:rPr>
              <w:t>0</w:t>
            </w:r>
          </w:p>
        </w:tc>
        <w:tc>
          <w:tcPr>
            <w:tcW w:w="5231" w:type="dxa"/>
            <w:tcBorders>
              <w:bottom w:val="single" w:sz="8" w:space="0" w:color="auto"/>
            </w:tcBorders>
          </w:tcPr>
          <w:p w14:paraId="5A25DDE0"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89"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CheckSum</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470E056D"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002A1777" w14:textId="77777777" w:rsidR="00785B43" w:rsidRPr="001F7516" w:rsidRDefault="00785B43">
            <w:pPr>
              <w:spacing w:line="276" w:lineRule="auto"/>
              <w:jc w:val="both"/>
              <w:rPr>
                <w:sz w:val="19"/>
                <w:szCs w:val="19"/>
              </w:rPr>
              <w:pPrChange w:id="1990" w:author="Roca Neyra Renzo Jaime" w:date="2019-09-09T23:53:00Z">
                <w:pPr/>
              </w:pPrChange>
            </w:pPr>
            <w:proofErr w:type="spellStart"/>
            <w:r w:rsidRPr="001F7516">
              <w:rPr>
                <w:sz w:val="19"/>
                <w:szCs w:val="19"/>
              </w:rPr>
              <w:t>Group</w:t>
            </w:r>
            <w:proofErr w:type="spellEnd"/>
            <w:r w:rsidRPr="001F7516">
              <w:rPr>
                <w:sz w:val="19"/>
                <w:szCs w:val="19"/>
              </w:rPr>
              <w:t xml:space="preserve"> 0, </w:t>
            </w:r>
            <w:proofErr w:type="spellStart"/>
            <w:r w:rsidRPr="001F7516">
              <w:rPr>
                <w:sz w:val="19"/>
                <w:szCs w:val="19"/>
              </w:rPr>
              <w:t>Signal</w:t>
            </w:r>
            <w:proofErr w:type="spellEnd"/>
            <w:r w:rsidRPr="001F7516">
              <w:rPr>
                <w:sz w:val="19"/>
                <w:szCs w:val="19"/>
              </w:rPr>
              <w:t xml:space="preserve"> </w:t>
            </w:r>
            <w:r>
              <w:rPr>
                <w:sz w:val="19"/>
                <w:szCs w:val="19"/>
              </w:rPr>
              <w:t>6</w:t>
            </w:r>
            <w:r w:rsidRPr="001F7516">
              <w:rPr>
                <w:sz w:val="19"/>
                <w:szCs w:val="19"/>
              </w:rPr>
              <w:t>:</w:t>
            </w:r>
          </w:p>
        </w:tc>
        <w:tc>
          <w:tcPr>
            <w:tcW w:w="5231" w:type="dxa"/>
            <w:tcBorders>
              <w:top w:val="single" w:sz="8" w:space="0" w:color="auto"/>
            </w:tcBorders>
          </w:tcPr>
          <w:p w14:paraId="69D2D338"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Change w:id="1991"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Group</w:t>
            </w:r>
            <w:proofErr w:type="spellEnd"/>
            <w:r>
              <w:rPr>
                <w:rFonts w:ascii="Consolas" w:hAnsi="Consolas" w:cs="Consolas"/>
                <w:color w:val="2E75B6"/>
                <w:sz w:val="19"/>
                <w:szCs w:val="19"/>
              </w:rPr>
              <w:t>"</w:t>
            </w:r>
            <w:r>
              <w:rPr>
                <w:rFonts w:ascii="Consolas" w:hAnsi="Consolas" w:cs="Consolas"/>
                <w:color w:val="000000"/>
                <w:sz w:val="19"/>
                <w:szCs w:val="19"/>
              </w:rPr>
              <w:t>: 0,</w:t>
            </w:r>
          </w:p>
          <w:p w14:paraId="57FE04E1"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92"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Number</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30325729"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FF310B1" w14:textId="77777777" w:rsidR="00785B43" w:rsidRPr="001F7516" w:rsidRDefault="00785B43">
            <w:pPr>
              <w:spacing w:line="276" w:lineRule="auto"/>
              <w:jc w:val="both"/>
              <w:rPr>
                <w:sz w:val="19"/>
                <w:szCs w:val="19"/>
              </w:rPr>
              <w:pPrChange w:id="1993" w:author="Roca Neyra Renzo Jaime" w:date="2019-09-09T23:53:00Z">
                <w:pPr/>
              </w:pPrChange>
            </w:pPr>
            <w:r w:rsidRPr="003C1DF3">
              <w:rPr>
                <w:sz w:val="19"/>
                <w:szCs w:val="19"/>
              </w:rPr>
              <w:t>File: SC4001E0-PSG.edf</w:t>
            </w:r>
          </w:p>
        </w:tc>
        <w:tc>
          <w:tcPr>
            <w:tcW w:w="5231" w:type="dxa"/>
          </w:tcPr>
          <w:p w14:paraId="2AD45E4C"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94"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FileName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63C0A397"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164699A9" w14:textId="77777777" w:rsidR="00785B43" w:rsidRPr="003C1DF3" w:rsidRDefault="00785B43">
            <w:pPr>
              <w:spacing w:line="276" w:lineRule="auto"/>
              <w:jc w:val="both"/>
              <w:rPr>
                <w:sz w:val="19"/>
                <w:szCs w:val="19"/>
              </w:rPr>
              <w:pPrChange w:id="1995" w:author="Roca Neyra Renzo Jaime" w:date="2019-09-09T23:53:00Z">
                <w:pPr/>
              </w:pPrChange>
            </w:pPr>
            <w:proofErr w:type="spellStart"/>
            <w:r w:rsidRPr="003C1DF3">
              <w:rPr>
                <w:sz w:val="19"/>
                <w:szCs w:val="19"/>
              </w:rPr>
              <w:t>Description</w:t>
            </w:r>
            <w:proofErr w:type="spellEnd"/>
            <w:r w:rsidRPr="003C1DF3">
              <w:rPr>
                <w:sz w:val="19"/>
                <w:szCs w:val="19"/>
              </w:rPr>
              <w:t xml:space="preserve">: </w:t>
            </w:r>
            <w:proofErr w:type="spellStart"/>
            <w:r w:rsidR="00194FC1">
              <w:rPr>
                <w:sz w:val="19"/>
                <w:szCs w:val="19"/>
              </w:rPr>
              <w:t>Event</w:t>
            </w:r>
            <w:proofErr w:type="spellEnd"/>
            <w:r w:rsidR="00194FC1">
              <w:rPr>
                <w:sz w:val="19"/>
                <w:szCs w:val="19"/>
              </w:rPr>
              <w:t xml:space="preserve"> </w:t>
            </w:r>
            <w:proofErr w:type="spellStart"/>
            <w:r w:rsidR="00194FC1">
              <w:rPr>
                <w:sz w:val="19"/>
                <w:szCs w:val="19"/>
              </w:rPr>
              <w:t>marker</w:t>
            </w:r>
            <w:proofErr w:type="spellEnd"/>
          </w:p>
        </w:tc>
        <w:tc>
          <w:tcPr>
            <w:tcW w:w="5231" w:type="dxa"/>
          </w:tcPr>
          <w:p w14:paraId="2D81B319"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1996"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Description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sidR="00194FC1">
              <w:rPr>
                <w:rFonts w:ascii="Consolas" w:hAnsi="Consolas" w:cs="Consolas"/>
                <w:color w:val="A31515"/>
                <w:sz w:val="19"/>
                <w:szCs w:val="19"/>
              </w:rPr>
              <w:t>Event</w:t>
            </w:r>
            <w:proofErr w:type="spellEnd"/>
            <w:r w:rsidR="00194FC1">
              <w:rPr>
                <w:rFonts w:ascii="Consolas" w:hAnsi="Consolas" w:cs="Consolas"/>
                <w:color w:val="A31515"/>
                <w:sz w:val="19"/>
                <w:szCs w:val="19"/>
              </w:rPr>
              <w:t xml:space="preserve"> </w:t>
            </w:r>
            <w:proofErr w:type="spellStart"/>
            <w:r w:rsidR="00194FC1">
              <w:rPr>
                <w:rFonts w:ascii="Consolas" w:hAnsi="Consolas" w:cs="Consolas"/>
                <w:color w:val="A31515"/>
                <w:sz w:val="19"/>
                <w:szCs w:val="19"/>
              </w:rPr>
              <w:t>marker</w:t>
            </w:r>
            <w:proofErr w:type="spellEnd"/>
            <w:r>
              <w:rPr>
                <w:rFonts w:ascii="Consolas" w:hAnsi="Consolas" w:cs="Consolas"/>
                <w:color w:val="A31515"/>
                <w:sz w:val="19"/>
                <w:szCs w:val="19"/>
              </w:rPr>
              <w:t>"</w:t>
            </w:r>
            <w:r>
              <w:rPr>
                <w:rFonts w:ascii="Consolas" w:hAnsi="Consolas" w:cs="Consolas"/>
                <w:color w:val="000000"/>
                <w:sz w:val="19"/>
                <w:szCs w:val="19"/>
              </w:rPr>
              <w:t>,</w:t>
            </w:r>
          </w:p>
        </w:tc>
      </w:tr>
      <w:tr w:rsidR="00785B43" w14:paraId="693DCB31"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050CC11" w14:textId="77777777" w:rsidR="00785B43" w:rsidRPr="003C1DF3" w:rsidRDefault="00785B43">
            <w:pPr>
              <w:spacing w:line="276" w:lineRule="auto"/>
              <w:jc w:val="both"/>
              <w:rPr>
                <w:sz w:val="19"/>
                <w:szCs w:val="19"/>
              </w:rPr>
              <w:pPrChange w:id="1997" w:author="Roca Neyra Renzo Jaime" w:date="2019-09-09T23:53:00Z">
                <w:pPr/>
              </w:pPrChange>
            </w:pPr>
            <w:r w:rsidRPr="003C1DF3">
              <w:rPr>
                <w:sz w:val="19"/>
                <w:szCs w:val="19"/>
              </w:rPr>
              <w:t xml:space="preserve">Gain: </w:t>
            </w:r>
            <w:r w:rsidR="00194FC1">
              <w:rPr>
                <w:sz w:val="19"/>
                <w:szCs w:val="19"/>
              </w:rPr>
              <w:t xml:space="preserve">1 </w:t>
            </w:r>
            <w:proofErr w:type="spellStart"/>
            <w:r w:rsidR="00194FC1">
              <w:rPr>
                <w:sz w:val="19"/>
                <w:szCs w:val="19"/>
              </w:rPr>
              <w:t>adu</w:t>
            </w:r>
            <w:proofErr w:type="spellEnd"/>
            <w:r w:rsidR="00194FC1">
              <w:rPr>
                <w:sz w:val="19"/>
                <w:szCs w:val="19"/>
              </w:rPr>
              <w:t>/</w:t>
            </w:r>
          </w:p>
        </w:tc>
        <w:tc>
          <w:tcPr>
            <w:tcW w:w="5231" w:type="dxa"/>
          </w:tcPr>
          <w:p w14:paraId="66B19DD0"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1998"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"Gain"</w:t>
            </w:r>
            <w:r>
              <w:rPr>
                <w:rFonts w:ascii="Consolas" w:hAnsi="Consolas" w:cs="Consolas"/>
                <w:color w:val="000000"/>
                <w:sz w:val="19"/>
                <w:szCs w:val="19"/>
              </w:rPr>
              <w:t>: 1.</w:t>
            </w:r>
            <w:r w:rsidR="00194FC1">
              <w:rPr>
                <w:rFonts w:ascii="Consolas" w:hAnsi="Consolas" w:cs="Consolas"/>
                <w:color w:val="000000"/>
                <w:sz w:val="19"/>
                <w:szCs w:val="19"/>
              </w:rPr>
              <w:t>0</w:t>
            </w:r>
            <w:r>
              <w:rPr>
                <w:rFonts w:ascii="Consolas" w:hAnsi="Consolas" w:cs="Consolas"/>
                <w:color w:val="000000"/>
                <w:sz w:val="19"/>
                <w:szCs w:val="19"/>
              </w:rPr>
              <w:t>,</w:t>
            </w:r>
          </w:p>
          <w:p w14:paraId="4700154B" w14:textId="77777777" w:rsidR="00194FC1" w:rsidRDefault="00194FC1">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1999"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Units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tc>
      </w:tr>
      <w:tr w:rsidR="00785B43" w14:paraId="2758E7BD"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02A8F4B1" w14:textId="77777777" w:rsidR="00785B43" w:rsidRPr="003C1DF3" w:rsidRDefault="00194FC1">
            <w:pPr>
              <w:spacing w:line="276" w:lineRule="auto"/>
              <w:jc w:val="both"/>
              <w:rPr>
                <w:sz w:val="19"/>
                <w:szCs w:val="19"/>
              </w:rPr>
              <w:pPrChange w:id="2000" w:author="Roca Neyra Renzo Jaime" w:date="2019-09-09T23:53:00Z">
                <w:pPr/>
              </w:pPrChange>
            </w:pPr>
            <w:proofErr w:type="spellStart"/>
            <w:r>
              <w:rPr>
                <w:sz w:val="19"/>
                <w:szCs w:val="19"/>
              </w:rPr>
              <w:t>Initial</w:t>
            </w:r>
            <w:proofErr w:type="spellEnd"/>
            <w:r>
              <w:rPr>
                <w:sz w:val="19"/>
                <w:szCs w:val="19"/>
              </w:rPr>
              <w:t xml:space="preserve"> </w:t>
            </w:r>
            <w:proofErr w:type="spellStart"/>
            <w:r>
              <w:rPr>
                <w:sz w:val="19"/>
                <w:szCs w:val="19"/>
              </w:rPr>
              <w:t>value</w:t>
            </w:r>
            <w:proofErr w:type="spellEnd"/>
            <w:r>
              <w:rPr>
                <w:sz w:val="19"/>
                <w:szCs w:val="19"/>
              </w:rPr>
              <w:t>: 1</w:t>
            </w:r>
          </w:p>
        </w:tc>
        <w:tc>
          <w:tcPr>
            <w:tcW w:w="5231" w:type="dxa"/>
          </w:tcPr>
          <w:p w14:paraId="26BFCE45"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2001"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InitValue</w:t>
            </w:r>
            <w:proofErr w:type="spellEnd"/>
            <w:r>
              <w:rPr>
                <w:rFonts w:ascii="Consolas" w:hAnsi="Consolas" w:cs="Consolas"/>
                <w:color w:val="2E75B6"/>
                <w:sz w:val="19"/>
                <w:szCs w:val="19"/>
              </w:rPr>
              <w:t>"</w:t>
            </w:r>
            <w:r>
              <w:rPr>
                <w:rFonts w:ascii="Consolas" w:hAnsi="Consolas" w:cs="Consolas"/>
                <w:color w:val="000000"/>
                <w:sz w:val="19"/>
                <w:szCs w:val="19"/>
              </w:rPr>
              <w:t>: 0,</w:t>
            </w:r>
          </w:p>
        </w:tc>
      </w:tr>
      <w:tr w:rsidR="00785B43" w14:paraId="51F07EED"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18BF10C2" w14:textId="77777777" w:rsidR="00785B43" w:rsidRPr="007629B1" w:rsidRDefault="00194FC1">
            <w:pPr>
              <w:spacing w:line="276" w:lineRule="auto"/>
              <w:jc w:val="both"/>
              <w:rPr>
                <w:sz w:val="19"/>
                <w:szCs w:val="19"/>
                <w:lang w:val="en-US"/>
              </w:rPr>
              <w:pPrChange w:id="2002" w:author="Roca Neyra Renzo Jaime" w:date="2019-09-09T23:53:00Z">
                <w:pPr/>
              </w:pPrChange>
            </w:pPr>
            <w:r w:rsidRPr="007629B1">
              <w:rPr>
                <w:sz w:val="19"/>
                <w:szCs w:val="19"/>
                <w:lang w:val="en-US"/>
              </w:rPr>
              <w:t>Storage format: 16 (3</w:t>
            </w:r>
            <w:r w:rsidR="00785B43" w:rsidRPr="007629B1">
              <w:rPr>
                <w:sz w:val="19"/>
                <w:szCs w:val="19"/>
                <w:lang w:val="en-US"/>
              </w:rPr>
              <w:t>0 samples per frame)</w:t>
            </w:r>
          </w:p>
        </w:tc>
        <w:tc>
          <w:tcPr>
            <w:tcW w:w="5231" w:type="dxa"/>
          </w:tcPr>
          <w:p w14:paraId="74F2A6CF"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Change w:id="2003"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Format</w:t>
            </w:r>
            <w:proofErr w:type="spellEnd"/>
            <w:r>
              <w:rPr>
                <w:rFonts w:ascii="Consolas" w:hAnsi="Consolas" w:cs="Consolas"/>
                <w:color w:val="2E75B6"/>
                <w:sz w:val="19"/>
                <w:szCs w:val="19"/>
              </w:rPr>
              <w:t>"</w:t>
            </w:r>
            <w:r>
              <w:rPr>
                <w:rFonts w:ascii="Consolas" w:hAnsi="Consolas" w:cs="Consolas"/>
                <w:color w:val="000000"/>
                <w:sz w:val="19"/>
                <w:szCs w:val="19"/>
              </w:rPr>
              <w:t>: 16,</w:t>
            </w:r>
          </w:p>
          <w:p w14:paraId="1BF64637" w14:textId="77777777" w:rsidR="00194FC1" w:rsidRDefault="00194FC1">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2004"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SamplesPerFrame</w:t>
            </w:r>
            <w:proofErr w:type="spellEnd"/>
            <w:r>
              <w:rPr>
                <w:rFonts w:ascii="Consolas" w:hAnsi="Consolas" w:cs="Consolas"/>
                <w:color w:val="2E75B6"/>
                <w:sz w:val="19"/>
                <w:szCs w:val="19"/>
              </w:rPr>
              <w:t>"</w:t>
            </w:r>
            <w:r>
              <w:rPr>
                <w:rFonts w:ascii="Consolas" w:hAnsi="Consolas" w:cs="Consolas"/>
                <w:color w:val="000000"/>
                <w:sz w:val="19"/>
                <w:szCs w:val="19"/>
              </w:rPr>
              <w:t>: 30,</w:t>
            </w:r>
          </w:p>
        </w:tc>
      </w:tr>
      <w:tr w:rsidR="00785B43" w:rsidRPr="002B24BF" w14:paraId="4D15160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124226DD" w14:textId="77777777" w:rsidR="00785B43" w:rsidRPr="007629B1" w:rsidRDefault="00785B43">
            <w:pPr>
              <w:spacing w:line="276" w:lineRule="auto"/>
              <w:jc w:val="both"/>
              <w:rPr>
                <w:sz w:val="19"/>
                <w:szCs w:val="19"/>
                <w:lang w:val="en-US"/>
              </w:rPr>
              <w:pPrChange w:id="2005" w:author="Roca Neyra Renzo Jaime" w:date="2019-09-09T23:53:00Z">
                <w:pPr/>
              </w:pPrChange>
            </w:pPr>
            <w:r w:rsidRPr="007629B1">
              <w:rPr>
                <w:sz w:val="19"/>
                <w:szCs w:val="19"/>
                <w:lang w:val="en-US"/>
              </w:rPr>
              <w:t>I/O: can be unbuffered</w:t>
            </w:r>
          </w:p>
        </w:tc>
        <w:tc>
          <w:tcPr>
            <w:tcW w:w="5231" w:type="dxa"/>
          </w:tcPr>
          <w:p w14:paraId="0ED99AD2" w14:textId="77777777" w:rsidR="00785B43" w:rsidRPr="007629B1"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lang w:val="en-US"/>
              </w:rPr>
              <w:pPrChange w:id="2006"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p>
        </w:tc>
      </w:tr>
      <w:tr w:rsidR="00785B43" w14:paraId="3BAFAB8B"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CFBA732" w14:textId="77777777" w:rsidR="00785B43" w:rsidRPr="001F7516" w:rsidRDefault="00785B43">
            <w:pPr>
              <w:spacing w:line="276" w:lineRule="auto"/>
              <w:jc w:val="both"/>
              <w:rPr>
                <w:sz w:val="19"/>
                <w:szCs w:val="19"/>
              </w:rPr>
              <w:pPrChange w:id="2007" w:author="Roca Neyra Renzo Jaime" w:date="2019-09-09T23:53:00Z">
                <w:pPr/>
              </w:pPrChange>
            </w:pPr>
            <w:r w:rsidRPr="001F7516">
              <w:rPr>
                <w:sz w:val="19"/>
                <w:szCs w:val="19"/>
              </w:rPr>
              <w:t xml:space="preserve">ADC </w:t>
            </w:r>
            <w:proofErr w:type="spellStart"/>
            <w:r w:rsidRPr="001F7516">
              <w:rPr>
                <w:sz w:val="19"/>
                <w:szCs w:val="19"/>
              </w:rPr>
              <w:t>resolution</w:t>
            </w:r>
            <w:proofErr w:type="spellEnd"/>
            <w:r w:rsidRPr="001F7516">
              <w:rPr>
                <w:sz w:val="19"/>
                <w:szCs w:val="19"/>
              </w:rPr>
              <w:t>: 12 bits</w:t>
            </w:r>
          </w:p>
        </w:tc>
        <w:tc>
          <w:tcPr>
            <w:tcW w:w="5231" w:type="dxa"/>
          </w:tcPr>
          <w:p w14:paraId="1D4A0507"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2008"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AdcResolution</w:t>
            </w:r>
            <w:proofErr w:type="spellEnd"/>
            <w:r>
              <w:rPr>
                <w:rFonts w:ascii="Consolas" w:hAnsi="Consolas" w:cs="Consolas"/>
                <w:color w:val="2E75B6"/>
                <w:sz w:val="19"/>
                <w:szCs w:val="19"/>
              </w:rPr>
              <w:t>"</w:t>
            </w:r>
            <w:r>
              <w:rPr>
                <w:rFonts w:ascii="Consolas" w:hAnsi="Consolas" w:cs="Consolas"/>
                <w:color w:val="000000"/>
                <w:sz w:val="19"/>
                <w:szCs w:val="19"/>
              </w:rPr>
              <w:t>: 12,</w:t>
            </w:r>
          </w:p>
        </w:tc>
      </w:tr>
      <w:tr w:rsidR="00785B43" w14:paraId="7C8CE079"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D54D0B5" w14:textId="77777777" w:rsidR="00785B43" w:rsidRPr="001F7516" w:rsidRDefault="00194FC1">
            <w:pPr>
              <w:spacing w:line="276" w:lineRule="auto"/>
              <w:jc w:val="both"/>
              <w:rPr>
                <w:sz w:val="19"/>
                <w:szCs w:val="19"/>
              </w:rPr>
              <w:pPrChange w:id="2009" w:author="Roca Neyra Renzo Jaime" w:date="2019-09-09T23:53:00Z">
                <w:pPr/>
              </w:pPrChange>
            </w:pPr>
            <w:r>
              <w:rPr>
                <w:sz w:val="19"/>
                <w:szCs w:val="19"/>
              </w:rPr>
              <w:t xml:space="preserve">ADC </w:t>
            </w:r>
            <w:proofErr w:type="spellStart"/>
            <w:r>
              <w:rPr>
                <w:sz w:val="19"/>
                <w:szCs w:val="19"/>
              </w:rPr>
              <w:t>zero</w:t>
            </w:r>
            <w:proofErr w:type="spellEnd"/>
            <w:r>
              <w:rPr>
                <w:sz w:val="19"/>
                <w:szCs w:val="19"/>
              </w:rPr>
              <w:t>: 1</w:t>
            </w:r>
          </w:p>
        </w:tc>
        <w:tc>
          <w:tcPr>
            <w:tcW w:w="5231" w:type="dxa"/>
          </w:tcPr>
          <w:p w14:paraId="19D78819" w14:textId="77777777" w:rsidR="00785B43" w:rsidRDefault="00785B43">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2010" w:author="Roca Neyra Renzo Jaime" w:date="2019-09-09T23:53:00Z">
                <w:pPr>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"AdcZero"</w:t>
            </w:r>
            <w:r w:rsidR="00194FC1">
              <w:rPr>
                <w:rFonts w:ascii="Consolas" w:hAnsi="Consolas" w:cs="Consolas"/>
                <w:color w:val="000000"/>
                <w:sz w:val="19"/>
                <w:szCs w:val="19"/>
              </w:rPr>
              <w:t>: 1</w:t>
            </w:r>
            <w:r>
              <w:rPr>
                <w:rFonts w:ascii="Consolas" w:hAnsi="Consolas" w:cs="Consolas"/>
                <w:color w:val="000000"/>
                <w:sz w:val="19"/>
                <w:szCs w:val="19"/>
              </w:rPr>
              <w:t>,</w:t>
            </w:r>
          </w:p>
        </w:tc>
      </w:tr>
      <w:tr w:rsidR="00785B43" w14:paraId="2C19D849"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438C8768" w14:textId="77777777" w:rsidR="00785B43" w:rsidRPr="001F7516" w:rsidRDefault="00194FC1">
            <w:pPr>
              <w:spacing w:line="276" w:lineRule="auto"/>
              <w:jc w:val="both"/>
              <w:rPr>
                <w:sz w:val="19"/>
                <w:szCs w:val="19"/>
              </w:rPr>
              <w:pPrChange w:id="2011" w:author="Roca Neyra Renzo Jaime" w:date="2019-09-09T23:53:00Z">
                <w:pPr/>
              </w:pPrChange>
            </w:pPr>
            <w:proofErr w:type="spellStart"/>
            <w:r>
              <w:rPr>
                <w:sz w:val="19"/>
                <w:szCs w:val="19"/>
              </w:rPr>
              <w:t>Baseline</w:t>
            </w:r>
            <w:proofErr w:type="spellEnd"/>
            <w:r>
              <w:rPr>
                <w:sz w:val="19"/>
                <w:szCs w:val="19"/>
              </w:rPr>
              <w:t>: 0</w:t>
            </w:r>
          </w:p>
        </w:tc>
        <w:tc>
          <w:tcPr>
            <w:tcW w:w="5231" w:type="dxa"/>
          </w:tcPr>
          <w:p w14:paraId="01336798" w14:textId="77777777" w:rsidR="00785B43" w:rsidRDefault="00785B43">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Change w:id="2012" w:author="Roca Neyra Renzo Jaime" w:date="2019-09-09T23:53:00Z">
                <w:pPr>
                  <w:autoSpaceDE w:val="0"/>
                  <w:autoSpaceDN w:val="0"/>
                  <w:adjustRightInd w:val="0"/>
                  <w:cnfStyle w:val="000000000000" w:firstRow="0" w:lastRow="0" w:firstColumn="0" w:lastColumn="0" w:oddVBand="0" w:evenVBand="0" w:oddHBand="0"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Baseline</w:t>
            </w:r>
            <w:proofErr w:type="spellEnd"/>
            <w:r>
              <w:rPr>
                <w:rFonts w:ascii="Consolas" w:hAnsi="Consolas" w:cs="Consolas"/>
                <w:color w:val="2E75B6"/>
                <w:sz w:val="19"/>
                <w:szCs w:val="19"/>
              </w:rPr>
              <w:t>"</w:t>
            </w:r>
            <w:r w:rsidR="00194FC1">
              <w:rPr>
                <w:rFonts w:ascii="Consolas" w:hAnsi="Consolas" w:cs="Consolas"/>
                <w:color w:val="000000"/>
                <w:sz w:val="19"/>
                <w:szCs w:val="19"/>
              </w:rPr>
              <w:t>: 0</w:t>
            </w:r>
            <w:r>
              <w:rPr>
                <w:rFonts w:ascii="Consolas" w:hAnsi="Consolas" w:cs="Consolas"/>
                <w:color w:val="000000"/>
                <w:sz w:val="19"/>
                <w:szCs w:val="19"/>
              </w:rPr>
              <w:t>,</w:t>
            </w:r>
          </w:p>
        </w:tc>
      </w:tr>
      <w:tr w:rsidR="00785B43" w14:paraId="4B34EFF8"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68B267C" w14:textId="77777777" w:rsidR="00785B43" w:rsidRPr="00953565" w:rsidRDefault="00785B43">
            <w:pPr>
              <w:spacing w:line="276" w:lineRule="auto"/>
              <w:jc w:val="both"/>
              <w:rPr>
                <w:sz w:val="19"/>
                <w:szCs w:val="19"/>
              </w:rPr>
              <w:pPrChange w:id="2013" w:author="Roca Neyra Renzo Jaime" w:date="2019-09-09T23:53:00Z">
                <w:pPr/>
              </w:pPrChange>
            </w:pPr>
            <w:proofErr w:type="spellStart"/>
            <w:r w:rsidRPr="001F7516">
              <w:rPr>
                <w:sz w:val="19"/>
                <w:szCs w:val="19"/>
              </w:rPr>
              <w:t>Checksum</w:t>
            </w:r>
            <w:proofErr w:type="spellEnd"/>
            <w:r w:rsidRPr="001F7516">
              <w:rPr>
                <w:sz w:val="19"/>
                <w:szCs w:val="19"/>
              </w:rPr>
              <w:t xml:space="preserve">: </w:t>
            </w:r>
            <w:r>
              <w:rPr>
                <w:sz w:val="19"/>
                <w:szCs w:val="19"/>
              </w:rPr>
              <w:t>0</w:t>
            </w:r>
          </w:p>
        </w:tc>
        <w:tc>
          <w:tcPr>
            <w:tcW w:w="5231" w:type="dxa"/>
          </w:tcPr>
          <w:p w14:paraId="535050B4" w14:textId="77777777" w:rsidR="00785B43" w:rsidRDefault="00785B43">
            <w:pPr>
              <w:keepNext/>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Change w:id="2014" w:author="Roca Neyra Renzo Jaime" w:date="2019-09-09T23:53:00Z">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pPr>
              </w:pPrChange>
            </w:pPr>
            <w:r>
              <w:rPr>
                <w:rFonts w:ascii="Consolas" w:hAnsi="Consolas" w:cs="Consolas"/>
                <w:color w:val="2E75B6"/>
                <w:sz w:val="19"/>
                <w:szCs w:val="19"/>
              </w:rPr>
              <w:t>"</w:t>
            </w:r>
            <w:proofErr w:type="spellStart"/>
            <w:r>
              <w:rPr>
                <w:rFonts w:ascii="Consolas" w:hAnsi="Consolas" w:cs="Consolas"/>
                <w:color w:val="2E75B6"/>
                <w:sz w:val="19"/>
                <w:szCs w:val="19"/>
              </w:rPr>
              <w:t>CheckSum</w:t>
            </w:r>
            <w:proofErr w:type="spellEnd"/>
            <w:r>
              <w:rPr>
                <w:rFonts w:ascii="Consolas" w:hAnsi="Consolas" w:cs="Consolas"/>
                <w:color w:val="2E75B6"/>
                <w:sz w:val="19"/>
                <w:szCs w:val="19"/>
              </w:rPr>
              <w:t>"</w:t>
            </w:r>
            <w:r>
              <w:rPr>
                <w:rFonts w:ascii="Consolas" w:hAnsi="Consolas" w:cs="Consolas"/>
                <w:color w:val="000000"/>
                <w:sz w:val="19"/>
                <w:szCs w:val="19"/>
              </w:rPr>
              <w:t>: 0,</w:t>
            </w:r>
          </w:p>
        </w:tc>
      </w:tr>
    </w:tbl>
    <w:p w14:paraId="48E6CA1F" w14:textId="4000635A" w:rsidR="00116EC2" w:rsidRDefault="00EC4D54">
      <w:pPr>
        <w:pStyle w:val="Descripcin"/>
        <w:spacing w:line="276" w:lineRule="auto"/>
        <w:jc w:val="both"/>
        <w:pPrChange w:id="2015" w:author="Roca Neyra Renzo Jaime" w:date="2019-09-09T23:53:00Z">
          <w:pPr>
            <w:pStyle w:val="Descripcin"/>
            <w:jc w:val="center"/>
          </w:pPr>
        </w:pPrChange>
      </w:pPr>
      <w:bookmarkStart w:id="2016" w:name="_Toc17721583"/>
      <w:ins w:id="2017" w:author="Roca Neyra Renzo Jaime" w:date="2019-09-09T23:41:00Z">
        <w:r>
          <w:tab/>
        </w:r>
        <w:r>
          <w:tab/>
        </w:r>
      </w:ins>
      <w:r w:rsidR="00EE0C50">
        <w:t xml:space="preserve">Tabla </w:t>
      </w:r>
      <w:fldSimple w:instr=" SEQ Tabla \* ARABIC ">
        <w:r w:rsidR="00955E0F">
          <w:rPr>
            <w:noProof/>
          </w:rPr>
          <w:t>7</w:t>
        </w:r>
      </w:fldSimple>
      <w:r w:rsidR="00EE0C50">
        <w:t xml:space="preserve"> Resultado lectura </w:t>
      </w:r>
      <w:r w:rsidR="00263520">
        <w:t>de los registros de encabezado del fichero</w:t>
      </w:r>
      <w:r w:rsidR="00EE0C50">
        <w:t xml:space="preserve"> EDF</w:t>
      </w:r>
      <w:bookmarkEnd w:id="2016"/>
    </w:p>
    <w:p w14:paraId="58E4D69C" w14:textId="77777777" w:rsidR="00116EC2" w:rsidRDefault="00953565">
      <w:pPr>
        <w:spacing w:line="276" w:lineRule="auto"/>
        <w:jc w:val="both"/>
        <w:pPrChange w:id="2018" w:author="Roca Neyra Renzo Jaime" w:date="2019-09-09T23:53:00Z">
          <w:pPr/>
        </w:pPrChange>
      </w:pPr>
      <w:r>
        <w:t xml:space="preserve">Como se puede observar, los atributos de las 7 señales obtenidas del fichero </w:t>
      </w:r>
      <w:proofErr w:type="spellStart"/>
      <w:r>
        <w:t>edf</w:t>
      </w:r>
      <w:proofErr w:type="spellEnd"/>
      <w:r>
        <w:t xml:space="preserve"> son iguales, y además el </w:t>
      </w:r>
      <w:proofErr w:type="spellStart"/>
      <w:r>
        <w:t>ManagerWFDB</w:t>
      </w:r>
      <w:proofErr w:type="spellEnd"/>
      <w:r>
        <w:t xml:space="preserve"> conserva toda la información adicional del registro de encabezado, a diferencia de </w:t>
      </w:r>
      <w:proofErr w:type="spellStart"/>
      <w:r>
        <w:t>PhysioBank</w:t>
      </w:r>
      <w:proofErr w:type="spellEnd"/>
      <w:r>
        <w:t xml:space="preserve"> ATM que ignora esta información.</w:t>
      </w:r>
    </w:p>
    <w:p w14:paraId="5E0A0639" w14:textId="77777777" w:rsidR="008F5D12" w:rsidRDefault="004F03A9">
      <w:pPr>
        <w:spacing w:line="276" w:lineRule="auto"/>
        <w:jc w:val="both"/>
        <w:pPrChange w:id="2019" w:author="Roca Neyra Renzo Jaime" w:date="2019-09-09T23:53:00Z">
          <w:pPr/>
        </w:pPrChange>
      </w:pPr>
      <w:r>
        <w:t>También</w:t>
      </w:r>
      <w:r w:rsidR="002A4777">
        <w:t xml:space="preserve"> cabe señalar que para las señales 03 y 06. No tienen especificadas las unidades de medida y tanto la aplicación web como el </w:t>
      </w:r>
      <w:proofErr w:type="spellStart"/>
      <w:r w:rsidR="002A4777">
        <w:t>ManagerWFDB</w:t>
      </w:r>
      <w:proofErr w:type="spellEnd"/>
      <w:r>
        <w:t xml:space="preserve">, </w:t>
      </w:r>
      <w:r w:rsidR="002A4777">
        <w:t xml:space="preserve">ponen una cadena vacía en las unidades. Esto se debe porque en el formato EDF no hay unidades de medidas </w:t>
      </w:r>
      <w:r w:rsidR="005D1157">
        <w:t xml:space="preserve">por defecto, a diferencia de los ficheros estándar WFDB, en el cual me unidad de medida por defecto es </w:t>
      </w:r>
      <w:proofErr w:type="spellStart"/>
      <w:r w:rsidR="005D1157">
        <w:t>mV</w:t>
      </w:r>
      <w:proofErr w:type="spellEnd"/>
      <w:r w:rsidR="005D1157">
        <w:t>.</w:t>
      </w:r>
    </w:p>
    <w:p w14:paraId="419D9398" w14:textId="77777777" w:rsidR="008F5D12" w:rsidRPr="00116EC2" w:rsidRDefault="008F5D12">
      <w:pPr>
        <w:spacing w:line="276" w:lineRule="auto"/>
        <w:jc w:val="both"/>
        <w:pPrChange w:id="2020" w:author="Roca Neyra Renzo Jaime" w:date="2019-09-09T23:53:00Z">
          <w:pPr/>
        </w:pPrChange>
      </w:pPr>
    </w:p>
    <w:p w14:paraId="553414B8" w14:textId="77777777" w:rsidR="007A01E7" w:rsidRDefault="007A01E7">
      <w:pPr>
        <w:pStyle w:val="Ttulo4"/>
        <w:spacing w:line="276" w:lineRule="auto"/>
        <w:jc w:val="both"/>
        <w:pPrChange w:id="2021" w:author="Roca Neyra Renzo Jaime" w:date="2019-09-09T23:53:00Z">
          <w:pPr>
            <w:pStyle w:val="Ttulo4"/>
          </w:pPr>
        </w:pPrChange>
      </w:pPr>
      <w:r>
        <w:t xml:space="preserve">Lectura de los registro de datos del fichero </w:t>
      </w:r>
      <w:proofErr w:type="spellStart"/>
      <w:r>
        <w:t>edf</w:t>
      </w:r>
      <w:proofErr w:type="spellEnd"/>
    </w:p>
    <w:p w14:paraId="4A0BC344" w14:textId="77777777" w:rsidR="008F5D12" w:rsidRDefault="008F5D12">
      <w:pPr>
        <w:spacing w:line="276" w:lineRule="auto"/>
        <w:jc w:val="both"/>
        <w:pPrChange w:id="2022" w:author="Roca Neyra Renzo Jaime" w:date="2019-09-09T23:53:00Z">
          <w:pPr/>
        </w:pPrChange>
      </w:pPr>
      <w:r>
        <w:t>Se ha realizado la prueba utilizando el método de exportación del fichero de señal en CSV.</w:t>
      </w:r>
      <w:r w:rsidR="004B0A7F">
        <w:t xml:space="preserve"> Debido a que la grabación es de 22 horas, lo cual son unas </w:t>
      </w:r>
      <w:r w:rsidR="004B0A7F">
        <w:rPr>
          <w:rFonts w:ascii="Consolas" w:hAnsi="Consolas" w:cs="Consolas"/>
          <w:color w:val="000000"/>
          <w:sz w:val="19"/>
          <w:szCs w:val="19"/>
        </w:rPr>
        <w:t xml:space="preserve">7950000 muestras, la aplicación web solo puede obtener un máximo de 100000 muestra, por lo que </w:t>
      </w:r>
      <w:r w:rsidR="004B0A7F">
        <w:t xml:space="preserve"> s</w:t>
      </w:r>
      <w:r>
        <w:t>e va a comp</w:t>
      </w:r>
      <w:r w:rsidR="00EC41CB">
        <w:t>arar las primeras 10 muestras.</w:t>
      </w:r>
    </w:p>
    <w:p w14:paraId="404EDB2C" w14:textId="77777777" w:rsidR="008F3E52" w:rsidRDefault="008F3E52">
      <w:pPr>
        <w:spacing w:line="276" w:lineRule="auto"/>
        <w:jc w:val="both"/>
        <w:pPrChange w:id="2023" w:author="Roca Neyra Renzo Jaime" w:date="2019-09-09T23:53:00Z">
          <w:pPr/>
        </w:pPrChange>
      </w:pPr>
    </w:p>
    <w:tbl>
      <w:tblPr>
        <w:tblStyle w:val="Tablaconcuadrcula"/>
        <w:tblW w:w="9067" w:type="dxa"/>
        <w:tblLayout w:type="fixed"/>
        <w:tblLook w:val="04A0" w:firstRow="1" w:lastRow="0" w:firstColumn="1" w:lastColumn="0" w:noHBand="0" w:noVBand="1"/>
      </w:tblPr>
      <w:tblGrid>
        <w:gridCol w:w="1696"/>
        <w:gridCol w:w="7371"/>
      </w:tblGrid>
      <w:tr w:rsidR="00AD580F" w14:paraId="09269A15" w14:textId="77777777" w:rsidTr="00A906E2">
        <w:tc>
          <w:tcPr>
            <w:tcW w:w="1696" w:type="dxa"/>
          </w:tcPr>
          <w:p w14:paraId="2C3B0E2A" w14:textId="77777777" w:rsidR="00AD580F" w:rsidRPr="00A906E2" w:rsidRDefault="00A906E2">
            <w:pPr>
              <w:spacing w:line="276" w:lineRule="auto"/>
              <w:jc w:val="both"/>
              <w:rPr>
                <w:sz w:val="20"/>
                <w:u w:val="single"/>
              </w:rPr>
              <w:pPrChange w:id="2024" w:author="Roca Neyra Renzo Jaime" w:date="2019-09-09T23:53:00Z">
                <w:pPr/>
              </w:pPrChange>
            </w:pPr>
            <w:proofErr w:type="spellStart"/>
            <w:r w:rsidRPr="00A906E2">
              <w:rPr>
                <w:sz w:val="20"/>
                <w:u w:val="single"/>
              </w:rPr>
              <w:t>ManagerWFDB</w:t>
            </w:r>
            <w:proofErr w:type="spellEnd"/>
          </w:p>
        </w:tc>
        <w:tc>
          <w:tcPr>
            <w:tcW w:w="7371" w:type="dxa"/>
          </w:tcPr>
          <w:p w14:paraId="709B194D" w14:textId="77777777" w:rsidR="00AD580F" w:rsidRDefault="00A906E2">
            <w:pPr>
              <w:keepNext/>
              <w:spacing w:line="276" w:lineRule="auto"/>
              <w:jc w:val="both"/>
              <w:rPr>
                <w:u w:val="single"/>
              </w:rPr>
              <w:pPrChange w:id="2025" w:author="Roca Neyra Renzo Jaime" w:date="2019-09-09T23:53:00Z">
                <w:pPr>
                  <w:keepNext/>
                </w:pPr>
              </w:pPrChange>
            </w:pPr>
            <w:r>
              <w:rPr>
                <w:noProof/>
                <w:lang w:eastAsia="es-ES"/>
              </w:rPr>
              <w:drawing>
                <wp:inline distT="0" distB="0" distL="0" distR="0" wp14:anchorId="482DB228" wp14:editId="1C1878EF">
                  <wp:extent cx="4581342" cy="1085222"/>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9240"/>
                          <a:stretch/>
                        </pic:blipFill>
                        <pic:spPr bwMode="auto">
                          <a:xfrm>
                            <a:off x="0" y="0"/>
                            <a:ext cx="4682796" cy="1109254"/>
                          </a:xfrm>
                          <a:prstGeom prst="rect">
                            <a:avLst/>
                          </a:prstGeom>
                          <a:ln>
                            <a:noFill/>
                          </a:ln>
                          <a:extLst>
                            <a:ext uri="{53640926-AAD7-44D8-BBD7-CCE9431645EC}">
                              <a14:shadowObscured xmlns:a14="http://schemas.microsoft.com/office/drawing/2010/main"/>
                            </a:ext>
                          </a:extLst>
                        </pic:spPr>
                      </pic:pic>
                    </a:graphicData>
                  </a:graphic>
                </wp:inline>
              </w:drawing>
            </w:r>
          </w:p>
        </w:tc>
      </w:tr>
      <w:tr w:rsidR="00AD580F" w14:paraId="0C619B96" w14:textId="77777777" w:rsidTr="00A906E2">
        <w:tc>
          <w:tcPr>
            <w:tcW w:w="1696" w:type="dxa"/>
          </w:tcPr>
          <w:p w14:paraId="28F1DBE4" w14:textId="77777777" w:rsidR="00AD580F" w:rsidRPr="00A906E2" w:rsidRDefault="00A906E2">
            <w:pPr>
              <w:spacing w:line="276" w:lineRule="auto"/>
              <w:jc w:val="both"/>
              <w:rPr>
                <w:noProof/>
                <w:sz w:val="20"/>
                <w:lang w:eastAsia="es-ES"/>
              </w:rPr>
              <w:pPrChange w:id="2026" w:author="Roca Neyra Renzo Jaime" w:date="2019-09-09T23:53:00Z">
                <w:pPr/>
              </w:pPrChange>
            </w:pPr>
            <w:proofErr w:type="spellStart"/>
            <w:r w:rsidRPr="00A906E2">
              <w:rPr>
                <w:sz w:val="20"/>
              </w:rPr>
              <w:lastRenderedPageBreak/>
              <w:t>PhysioBank</w:t>
            </w:r>
            <w:proofErr w:type="spellEnd"/>
            <w:r w:rsidRPr="00A906E2">
              <w:rPr>
                <w:sz w:val="20"/>
              </w:rPr>
              <w:t xml:space="preserve"> ATM</w:t>
            </w:r>
          </w:p>
        </w:tc>
        <w:tc>
          <w:tcPr>
            <w:tcW w:w="7371" w:type="dxa"/>
          </w:tcPr>
          <w:p w14:paraId="618D7F82" w14:textId="77777777" w:rsidR="00AD580F" w:rsidRDefault="00A906E2">
            <w:pPr>
              <w:keepNext/>
              <w:spacing w:line="276" w:lineRule="auto"/>
              <w:jc w:val="both"/>
              <w:rPr>
                <w:noProof/>
                <w:lang w:eastAsia="es-ES"/>
              </w:rPr>
              <w:pPrChange w:id="2027" w:author="Roca Neyra Renzo Jaime" w:date="2019-09-09T23:53:00Z">
                <w:pPr>
                  <w:keepNext/>
                </w:pPr>
              </w:pPrChange>
            </w:pPr>
            <w:r>
              <w:rPr>
                <w:noProof/>
                <w:lang w:eastAsia="es-ES"/>
              </w:rPr>
              <w:drawing>
                <wp:inline distT="0" distB="0" distL="0" distR="0" wp14:anchorId="71E4187A" wp14:editId="568BEE3D">
                  <wp:extent cx="4543425" cy="12255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25" cy="1225550"/>
                          </a:xfrm>
                          <a:prstGeom prst="rect">
                            <a:avLst/>
                          </a:prstGeom>
                        </pic:spPr>
                      </pic:pic>
                    </a:graphicData>
                  </a:graphic>
                </wp:inline>
              </w:drawing>
            </w:r>
          </w:p>
        </w:tc>
      </w:tr>
    </w:tbl>
    <w:p w14:paraId="179A788D" w14:textId="77777777" w:rsidR="008F3E52" w:rsidRDefault="008F3E52">
      <w:pPr>
        <w:spacing w:line="276" w:lineRule="auto"/>
        <w:jc w:val="both"/>
        <w:pPrChange w:id="2028" w:author="Roca Neyra Renzo Jaime" w:date="2019-09-09T23:53:00Z">
          <w:pPr/>
        </w:pPrChange>
      </w:pPr>
    </w:p>
    <w:p w14:paraId="1C0F6F66" w14:textId="77777777" w:rsidR="009C7C24" w:rsidRPr="009C7C24" w:rsidRDefault="004F03A9">
      <w:pPr>
        <w:spacing w:line="276" w:lineRule="auto"/>
        <w:jc w:val="both"/>
        <w:pPrChange w:id="2029" w:author="Roca Neyra Renzo Jaime" w:date="2019-09-09T23:53:00Z">
          <w:pPr/>
        </w:pPrChange>
      </w:pPr>
      <w:r>
        <w:t xml:space="preserve">Los resultados de las  muestras son iguales, la diferencia es que la aplicación web </w:t>
      </w:r>
      <w:proofErr w:type="spellStart"/>
      <w:r>
        <w:t>PhysioBank</w:t>
      </w:r>
      <w:proofErr w:type="spellEnd"/>
      <w:r>
        <w:t xml:space="preserve"> no ha sido capaz de leer todas las muestras a diferencia de la librería. La cual ha exportado un </w:t>
      </w:r>
      <w:proofErr w:type="spellStart"/>
      <w:r>
        <w:t>csv</w:t>
      </w:r>
      <w:proofErr w:type="spellEnd"/>
      <w:r>
        <w:t xml:space="preserve"> de 500Mb en un tiempo razonable de aproximadamente 1 minutos.</w:t>
      </w:r>
    </w:p>
    <w:p w14:paraId="17315C0C" w14:textId="7860BE1F" w:rsidR="00C41AAD" w:rsidRDefault="00C41AAD">
      <w:pPr>
        <w:spacing w:line="276" w:lineRule="auto"/>
        <w:jc w:val="both"/>
        <w:rPr>
          <w:ins w:id="2030" w:author="Roca Neyra Renzo Jaime" w:date="2019-09-09T23:33:00Z"/>
        </w:rPr>
      </w:pPr>
    </w:p>
    <w:p w14:paraId="326AB030" w14:textId="41F5DDE8" w:rsidR="00F02CB3" w:rsidRDefault="00F02CB3">
      <w:pPr>
        <w:spacing w:line="276" w:lineRule="auto"/>
        <w:jc w:val="both"/>
        <w:rPr>
          <w:ins w:id="2031" w:author="Roca Neyra Renzo Jaime" w:date="2019-09-09T23:33:00Z"/>
        </w:rPr>
      </w:pPr>
    </w:p>
    <w:p w14:paraId="104ED72A" w14:textId="0797C8A4" w:rsidR="00F02CB3" w:rsidRDefault="00F02CB3">
      <w:pPr>
        <w:spacing w:line="276" w:lineRule="auto"/>
        <w:jc w:val="both"/>
        <w:rPr>
          <w:ins w:id="2032" w:author="Roca Neyra Renzo Jaime" w:date="2019-09-09T23:43:00Z"/>
        </w:rPr>
      </w:pPr>
    </w:p>
    <w:p w14:paraId="64F8E0BE" w14:textId="3AD2B676" w:rsidR="00EC4D54" w:rsidRDefault="00EC4D54">
      <w:pPr>
        <w:spacing w:line="276" w:lineRule="auto"/>
        <w:jc w:val="both"/>
        <w:rPr>
          <w:ins w:id="2033" w:author="Roca Neyra Renzo Jaime" w:date="2019-09-09T23:43:00Z"/>
        </w:rPr>
      </w:pPr>
    </w:p>
    <w:p w14:paraId="40AE93C0" w14:textId="04670026" w:rsidR="00EC4D54" w:rsidRDefault="00EC4D54">
      <w:pPr>
        <w:spacing w:line="276" w:lineRule="auto"/>
        <w:jc w:val="both"/>
        <w:rPr>
          <w:ins w:id="2034" w:author="Roca Neyra Renzo Jaime" w:date="2019-09-09T23:43:00Z"/>
        </w:rPr>
      </w:pPr>
    </w:p>
    <w:p w14:paraId="7E7D6BA5" w14:textId="2C97A1D6" w:rsidR="00EC4D54" w:rsidRDefault="00EC4D54">
      <w:pPr>
        <w:spacing w:line="276" w:lineRule="auto"/>
        <w:jc w:val="both"/>
        <w:rPr>
          <w:ins w:id="2035" w:author="Roca Neyra Renzo Jaime" w:date="2019-09-09T23:43:00Z"/>
        </w:rPr>
      </w:pPr>
    </w:p>
    <w:p w14:paraId="50286330" w14:textId="3871F71D" w:rsidR="00EC4D54" w:rsidRDefault="00EC4D54">
      <w:pPr>
        <w:spacing w:line="276" w:lineRule="auto"/>
        <w:jc w:val="both"/>
        <w:rPr>
          <w:ins w:id="2036" w:author="Roca Neyra Renzo Jaime" w:date="2019-09-09T23:43:00Z"/>
        </w:rPr>
      </w:pPr>
    </w:p>
    <w:p w14:paraId="0721E2BD" w14:textId="3A041FE9" w:rsidR="00EC4D54" w:rsidRDefault="00EC4D54">
      <w:pPr>
        <w:spacing w:line="276" w:lineRule="auto"/>
        <w:jc w:val="both"/>
        <w:rPr>
          <w:ins w:id="2037" w:author="Roca Neyra Renzo Jaime" w:date="2019-09-09T23:43:00Z"/>
        </w:rPr>
      </w:pPr>
    </w:p>
    <w:p w14:paraId="4B4910C6" w14:textId="4D1561AF" w:rsidR="00EC4D54" w:rsidRDefault="00EC4D54">
      <w:pPr>
        <w:spacing w:line="276" w:lineRule="auto"/>
        <w:jc w:val="both"/>
        <w:rPr>
          <w:ins w:id="2038" w:author="Roca Neyra Renzo Jaime" w:date="2019-09-09T23:43:00Z"/>
        </w:rPr>
      </w:pPr>
    </w:p>
    <w:p w14:paraId="485143AD" w14:textId="709E1A2A" w:rsidR="00EC4D54" w:rsidRDefault="00EC4D54">
      <w:pPr>
        <w:spacing w:line="276" w:lineRule="auto"/>
        <w:jc w:val="both"/>
        <w:rPr>
          <w:ins w:id="2039" w:author="Roca Neyra Renzo Jaime" w:date="2019-09-09T23:43:00Z"/>
        </w:rPr>
      </w:pPr>
    </w:p>
    <w:p w14:paraId="7C5EA0AF" w14:textId="55475B46" w:rsidR="00EC4D54" w:rsidRDefault="00EC4D54">
      <w:pPr>
        <w:spacing w:line="276" w:lineRule="auto"/>
        <w:jc w:val="both"/>
        <w:rPr>
          <w:ins w:id="2040" w:author="Roca Neyra Renzo Jaime" w:date="2019-09-09T23:43:00Z"/>
        </w:rPr>
      </w:pPr>
    </w:p>
    <w:p w14:paraId="2D857674" w14:textId="741E1ACD" w:rsidR="00EC4D54" w:rsidRDefault="00EC4D54">
      <w:pPr>
        <w:spacing w:line="276" w:lineRule="auto"/>
        <w:jc w:val="both"/>
        <w:rPr>
          <w:ins w:id="2041" w:author="Roca Neyra Renzo Jaime" w:date="2019-09-09T23:43:00Z"/>
        </w:rPr>
      </w:pPr>
    </w:p>
    <w:p w14:paraId="41F7226F" w14:textId="40F0CED2" w:rsidR="00EC4D54" w:rsidRDefault="00EC4D54">
      <w:pPr>
        <w:spacing w:line="276" w:lineRule="auto"/>
        <w:jc w:val="both"/>
        <w:rPr>
          <w:ins w:id="2042" w:author="Roca Neyra Renzo Jaime" w:date="2019-09-09T23:43:00Z"/>
        </w:rPr>
      </w:pPr>
    </w:p>
    <w:p w14:paraId="713B279A" w14:textId="056B2C92" w:rsidR="00EC4D54" w:rsidRDefault="00EC4D54">
      <w:pPr>
        <w:spacing w:line="276" w:lineRule="auto"/>
        <w:jc w:val="both"/>
        <w:rPr>
          <w:ins w:id="2043" w:author="Roca Neyra Renzo Jaime" w:date="2019-09-09T23:43:00Z"/>
        </w:rPr>
      </w:pPr>
    </w:p>
    <w:p w14:paraId="7B99869F" w14:textId="4BCE7AB2" w:rsidR="00EC4D54" w:rsidRDefault="00EC4D54">
      <w:pPr>
        <w:spacing w:line="276" w:lineRule="auto"/>
        <w:jc w:val="both"/>
        <w:rPr>
          <w:ins w:id="2044" w:author="Roca Neyra Renzo Jaime" w:date="2019-09-09T23:43:00Z"/>
        </w:rPr>
      </w:pPr>
    </w:p>
    <w:p w14:paraId="4B45DF19" w14:textId="528C9327" w:rsidR="00EC4D54" w:rsidRDefault="00EC4D54">
      <w:pPr>
        <w:spacing w:line="276" w:lineRule="auto"/>
        <w:jc w:val="both"/>
        <w:rPr>
          <w:ins w:id="2045" w:author="Roca Neyra Renzo Jaime" w:date="2019-09-09T23:43:00Z"/>
        </w:rPr>
      </w:pPr>
    </w:p>
    <w:p w14:paraId="75F62D89" w14:textId="003DCFF8" w:rsidR="00EC4D54" w:rsidRDefault="00EC4D54">
      <w:pPr>
        <w:spacing w:line="276" w:lineRule="auto"/>
        <w:jc w:val="both"/>
        <w:rPr>
          <w:ins w:id="2046" w:author="Roca Neyra Renzo Jaime" w:date="2019-09-09T23:43:00Z"/>
        </w:rPr>
      </w:pPr>
    </w:p>
    <w:p w14:paraId="5E5FFF7C" w14:textId="23D92033" w:rsidR="00EC4D54" w:rsidRDefault="00EC4D54">
      <w:pPr>
        <w:spacing w:line="276" w:lineRule="auto"/>
        <w:jc w:val="both"/>
        <w:rPr>
          <w:ins w:id="2047" w:author="Roca Neyra Renzo Jaime" w:date="2019-09-09T23:43:00Z"/>
        </w:rPr>
      </w:pPr>
    </w:p>
    <w:p w14:paraId="5BB518D2" w14:textId="4D861764" w:rsidR="00EC4D54" w:rsidRDefault="00EC4D54">
      <w:pPr>
        <w:spacing w:line="276" w:lineRule="auto"/>
        <w:jc w:val="both"/>
        <w:rPr>
          <w:ins w:id="2048" w:author="Roca Neyra Renzo Jaime" w:date="2019-09-09T23:43:00Z"/>
        </w:rPr>
      </w:pPr>
    </w:p>
    <w:p w14:paraId="2C3C2EC5" w14:textId="77777777" w:rsidR="00EC4D54" w:rsidRDefault="00EC4D54">
      <w:pPr>
        <w:spacing w:line="276" w:lineRule="auto"/>
        <w:jc w:val="both"/>
        <w:rPr>
          <w:ins w:id="2049" w:author="Roca Neyra Renzo Jaime" w:date="2019-09-09T23:33:00Z"/>
        </w:rPr>
      </w:pPr>
    </w:p>
    <w:p w14:paraId="0749466A" w14:textId="77777777" w:rsidR="00F02CB3" w:rsidRPr="00C41AAD" w:rsidRDefault="00F02CB3">
      <w:pPr>
        <w:spacing w:line="276" w:lineRule="auto"/>
        <w:jc w:val="both"/>
        <w:pPrChange w:id="2050" w:author="Roca Neyra Renzo Jaime" w:date="2019-09-09T23:53:00Z">
          <w:pPr/>
        </w:pPrChange>
      </w:pPr>
    </w:p>
    <w:p w14:paraId="5BA4F07B" w14:textId="77777777" w:rsidR="00DA021A" w:rsidRDefault="00DA021A">
      <w:pPr>
        <w:pStyle w:val="Ttulo1"/>
        <w:spacing w:line="276" w:lineRule="auto"/>
        <w:jc w:val="both"/>
        <w:pPrChange w:id="2051" w:author="Roca Neyra Renzo Jaime" w:date="2019-09-09T23:53:00Z">
          <w:pPr>
            <w:pStyle w:val="Ttulo1"/>
          </w:pPr>
        </w:pPrChange>
      </w:pPr>
      <w:bookmarkStart w:id="2052" w:name="_Toc17721552"/>
      <w:r>
        <w:lastRenderedPageBreak/>
        <w:t>Problemas encontrados</w:t>
      </w:r>
      <w:bookmarkEnd w:id="2052"/>
    </w:p>
    <w:p w14:paraId="61AA7A65" w14:textId="77777777" w:rsidR="00DA021A" w:rsidRDefault="00920384">
      <w:pPr>
        <w:spacing w:line="276" w:lineRule="auto"/>
        <w:jc w:val="both"/>
        <w:pPrChange w:id="2053" w:author="Roca Neyra Renzo Jaime" w:date="2019-09-09T23:53:00Z">
          <w:pPr/>
        </w:pPrChange>
      </w:pPr>
      <w:r>
        <w:t>Los problemas encontrados</w:t>
      </w:r>
      <w:r w:rsidR="00491036">
        <w:t xml:space="preserve"> y las soluciones</w:t>
      </w:r>
      <w:r>
        <w:t xml:space="preserve"> para el desarrollo del proyecto fueron los siguientes:</w:t>
      </w:r>
    </w:p>
    <w:p w14:paraId="64265B1E" w14:textId="77777777" w:rsidR="008C2D03" w:rsidRDefault="00920384">
      <w:pPr>
        <w:pStyle w:val="Prrafodelista"/>
        <w:numPr>
          <w:ilvl w:val="0"/>
          <w:numId w:val="27"/>
        </w:numPr>
        <w:spacing w:line="276" w:lineRule="auto"/>
        <w:jc w:val="both"/>
        <w:pPrChange w:id="2054" w:author="Roca Neyra Renzo Jaime" w:date="2019-09-09T23:53:00Z">
          <w:pPr>
            <w:pStyle w:val="Prrafodelista"/>
            <w:numPr>
              <w:numId w:val="27"/>
            </w:numPr>
            <w:ind w:hanging="360"/>
          </w:pPr>
        </w:pPrChange>
      </w:pPr>
      <w:r w:rsidRPr="006E0554">
        <w:rPr>
          <w:b/>
        </w:rPr>
        <w:t>Dificultad en entender código de la librería WFDB</w:t>
      </w:r>
      <w:r>
        <w:t>:</w:t>
      </w:r>
      <w:r w:rsidR="00BF2B3B">
        <w:t xml:space="preserve"> En un principio se intentó analizar y comprender </w:t>
      </w:r>
      <w:r w:rsidR="00C155C8">
        <w:t xml:space="preserve">todo el código de </w:t>
      </w:r>
      <w:r w:rsidR="00BF2B3B">
        <w:t>las funciones</w:t>
      </w:r>
      <w:r w:rsidR="00C155C8">
        <w:t xml:space="preserve"> en C que se quería traducir</w:t>
      </w:r>
      <w:r w:rsidR="008C2D03">
        <w:t xml:space="preserve"> a</w:t>
      </w:r>
      <w:r w:rsidR="00C155C8">
        <w:t xml:space="preserve"> C#</w:t>
      </w:r>
      <w:r w:rsidR="008C2D03">
        <w:t>, pero debido a que dicho código</w:t>
      </w:r>
      <w:r w:rsidR="006E0554">
        <w:t xml:space="preserve"> era muy extensos (muchas funciones que llaman a otras funciones)</w:t>
      </w:r>
      <w:r w:rsidR="008C2D03">
        <w:t xml:space="preserve"> </w:t>
      </w:r>
      <w:r w:rsidR="006E0554">
        <w:t xml:space="preserve"> y </w:t>
      </w:r>
      <w:r w:rsidR="008C2D03">
        <w:t xml:space="preserve">no tenía buenas </w:t>
      </w:r>
      <w:r w:rsidR="006E0554">
        <w:t>prácticas</w:t>
      </w:r>
      <w:r w:rsidR="008C2D03">
        <w:t xml:space="preserve"> (nombres de variables no significativas, falta de comentarios, comentarios poco explicativos)</w:t>
      </w:r>
      <w:r w:rsidR="006E0554">
        <w:t>.</w:t>
      </w:r>
      <w:r w:rsidR="006E0554">
        <w:br/>
        <w:t>S</w:t>
      </w:r>
      <w:r w:rsidR="008C2D03">
        <w:t>e optó como solución en analizar únicamente las entradas y las salidas de las funciones, analizar el qué es lo que hace y no el cómo lo hace.</w:t>
      </w:r>
    </w:p>
    <w:p w14:paraId="2E82735A" w14:textId="77777777" w:rsidR="006E0554" w:rsidRDefault="006E0554">
      <w:pPr>
        <w:pStyle w:val="Prrafodelista"/>
        <w:spacing w:line="276" w:lineRule="auto"/>
        <w:jc w:val="both"/>
        <w:pPrChange w:id="2055" w:author="Roca Neyra Renzo Jaime" w:date="2019-09-09T23:53:00Z">
          <w:pPr>
            <w:pStyle w:val="Prrafodelista"/>
          </w:pPr>
        </w:pPrChange>
      </w:pPr>
    </w:p>
    <w:p w14:paraId="5D901B49" w14:textId="77777777" w:rsidR="001B064F" w:rsidRDefault="0049653D">
      <w:pPr>
        <w:pStyle w:val="Prrafodelista"/>
        <w:numPr>
          <w:ilvl w:val="0"/>
          <w:numId w:val="27"/>
        </w:numPr>
        <w:spacing w:line="276" w:lineRule="auto"/>
        <w:jc w:val="both"/>
        <w:pPrChange w:id="2056" w:author="Roca Neyra Renzo Jaime" w:date="2019-09-09T23:53:00Z">
          <w:pPr>
            <w:pStyle w:val="Prrafodelista"/>
            <w:numPr>
              <w:numId w:val="27"/>
            </w:numPr>
            <w:ind w:hanging="360"/>
          </w:pPr>
        </w:pPrChange>
      </w:pPr>
      <w:r w:rsidRPr="008C2D03">
        <w:rPr>
          <w:b/>
        </w:rPr>
        <w:t xml:space="preserve">Dificultad </w:t>
      </w:r>
      <w:r>
        <w:rPr>
          <w:b/>
        </w:rPr>
        <w:t xml:space="preserve"> en cambiar</w:t>
      </w:r>
      <w:r w:rsidR="00BA14D5">
        <w:rPr>
          <w:b/>
        </w:rPr>
        <w:t xml:space="preserve"> de paradigma de programación: </w:t>
      </w:r>
      <w:r w:rsidR="00BA14D5">
        <w:t>Intentar cambiar el código del paradigma imperativo al paradigma orientado en objetos</w:t>
      </w:r>
      <w:r>
        <w:t xml:space="preserve"> resulta </w:t>
      </w:r>
      <w:r w:rsidR="00491036">
        <w:t>complejo</w:t>
      </w:r>
      <w:r>
        <w:t xml:space="preserve"> debido </w:t>
      </w:r>
      <w:r w:rsidR="00491036">
        <w:t xml:space="preserve">cambio de mentalidad a la hora de </w:t>
      </w:r>
      <w:r>
        <w:t>programar. En el primero no</w:t>
      </w:r>
      <w:r w:rsidR="00491036">
        <w:t xml:space="preserve"> se</w:t>
      </w:r>
      <w:r>
        <w:t xml:space="preserve"> tiene clases, </w:t>
      </w:r>
      <w:r w:rsidR="00491036">
        <w:t xml:space="preserve">mi </w:t>
      </w:r>
      <w:r>
        <w:t>encapsulamiento y utiliza mucho variables globales a lo largo de todo el proceso.</w:t>
      </w:r>
      <w:r>
        <w:br/>
        <w:t xml:space="preserve">Como solución se eligió tomar como base las </w:t>
      </w:r>
      <w:r w:rsidR="00491036">
        <w:t xml:space="preserve">clases ya creadas en la librería </w:t>
      </w:r>
      <w:r w:rsidR="00491036">
        <w:rPr>
          <w:noProof/>
        </w:rPr>
        <w:t xml:space="preserve">WfdbCsharpWrapper. La cual ya habia implementado este cambio de paradigma de la librería WFDB.  </w:t>
      </w:r>
      <w:r w:rsidR="00491036">
        <w:rPr>
          <w:noProof/>
        </w:rPr>
        <w:br/>
        <w:t xml:space="preserve">En cuanto la implementación de los métodos, como en el problema anterior, se optó por </w:t>
      </w:r>
      <w:r w:rsidR="00C8733B">
        <w:rPr>
          <w:noProof/>
        </w:rPr>
        <w:t>replicar</w:t>
      </w:r>
      <w:r w:rsidR="00491036">
        <w:rPr>
          <w:noProof/>
        </w:rPr>
        <w:t xml:space="preserve"> lo que hace</w:t>
      </w:r>
      <w:r w:rsidR="00C8733B">
        <w:rPr>
          <w:noProof/>
        </w:rPr>
        <w:t>n</w:t>
      </w:r>
      <w:r w:rsidR="00491036">
        <w:rPr>
          <w:noProof/>
        </w:rPr>
        <w:t xml:space="preserve"> las funciones y no el como.</w:t>
      </w:r>
      <w:r w:rsidR="00491036">
        <w:t xml:space="preserve"> Adaptándolo a la programación orientada a objetos</w:t>
      </w:r>
      <w:r w:rsidR="00C8733B">
        <w:t xml:space="preserve"> e implementándolo</w:t>
      </w:r>
      <w:r w:rsidR="00F35E8B">
        <w:t xml:space="preserve"> dentro de la </w:t>
      </w:r>
      <w:r w:rsidR="00C8733B">
        <w:t>clase correspondiente</w:t>
      </w:r>
      <w:r w:rsidR="00491036">
        <w:t>.</w:t>
      </w:r>
    </w:p>
    <w:p w14:paraId="7C73A651" w14:textId="77777777" w:rsidR="006E0554" w:rsidRDefault="006E0554">
      <w:pPr>
        <w:pStyle w:val="Prrafodelista"/>
        <w:spacing w:line="276" w:lineRule="auto"/>
        <w:jc w:val="both"/>
        <w:pPrChange w:id="2057" w:author="Roca Neyra Renzo Jaime" w:date="2019-09-09T23:53:00Z">
          <w:pPr>
            <w:pStyle w:val="Prrafodelista"/>
          </w:pPr>
        </w:pPrChange>
      </w:pPr>
    </w:p>
    <w:p w14:paraId="7BC079B8" w14:textId="77777777" w:rsidR="00DA021A" w:rsidRDefault="001B064F">
      <w:pPr>
        <w:pStyle w:val="Prrafodelista"/>
        <w:numPr>
          <w:ilvl w:val="0"/>
          <w:numId w:val="27"/>
        </w:numPr>
        <w:spacing w:line="276" w:lineRule="auto"/>
        <w:jc w:val="both"/>
        <w:pPrChange w:id="2058" w:author="Roca Neyra Renzo Jaime" w:date="2019-09-09T23:53:00Z">
          <w:pPr>
            <w:pStyle w:val="Prrafodelista"/>
            <w:numPr>
              <w:numId w:val="27"/>
            </w:numPr>
            <w:ind w:hanging="360"/>
          </w:pPr>
        </w:pPrChange>
      </w:pPr>
      <w:r>
        <w:rPr>
          <w:b/>
        </w:rPr>
        <w:t xml:space="preserve">Probar resultados de </w:t>
      </w:r>
      <w:r w:rsidR="00555E27">
        <w:rPr>
          <w:b/>
        </w:rPr>
        <w:t xml:space="preserve"> las </w:t>
      </w:r>
      <w:r w:rsidR="006E0554">
        <w:rPr>
          <w:b/>
        </w:rPr>
        <w:t>funciones</w:t>
      </w:r>
      <w:r>
        <w:rPr>
          <w:b/>
        </w:rPr>
        <w:t xml:space="preserve"> de la </w:t>
      </w:r>
      <w:r w:rsidR="00555E27">
        <w:rPr>
          <w:b/>
        </w:rPr>
        <w:t xml:space="preserve">librería </w:t>
      </w:r>
      <w:r>
        <w:rPr>
          <w:b/>
        </w:rPr>
        <w:t>WFDB:</w:t>
      </w:r>
      <w:r w:rsidR="00555E27">
        <w:rPr>
          <w:b/>
        </w:rPr>
        <w:t xml:space="preserve"> </w:t>
      </w:r>
      <w:r w:rsidR="00555E27">
        <w:t xml:space="preserve">Dado a que los resultados de las funciones no se podrían probar directamente, ya que necesitaría </w:t>
      </w:r>
      <w:r w:rsidR="006E0554">
        <w:t>depurar paso a paso el código en C. Lo cual demandaría mucho tiempo en buscar un compilador, instalador, configurar la librería en C con riesgo a que no funcione.</w:t>
      </w:r>
      <w:r w:rsidR="00BE3915">
        <w:t xml:space="preserve"> </w:t>
      </w:r>
      <w:r w:rsidR="00BE3915">
        <w:br/>
        <w:t xml:space="preserve">Se decidió analizar el resultado final realizando las pruebas a través de aplicación web </w:t>
      </w:r>
      <w:proofErr w:type="spellStart"/>
      <w:r w:rsidR="00BE3915">
        <w:t>PhysioBank</w:t>
      </w:r>
      <w:proofErr w:type="spellEnd"/>
      <w:r w:rsidR="00BE3915">
        <w:t xml:space="preserve"> ATM.</w:t>
      </w:r>
      <w:r w:rsidR="00C155C8">
        <w:br/>
      </w:r>
    </w:p>
    <w:p w14:paraId="220A7145" w14:textId="0DB315E6" w:rsidR="004F05DB" w:rsidRDefault="004F05DB">
      <w:pPr>
        <w:jc w:val="both"/>
        <w:pPrChange w:id="2059" w:author="Roca Neyra Renzo Jaime" w:date="2019-09-09T23:53:00Z">
          <w:pPr/>
        </w:pPrChange>
      </w:pPr>
      <w:r>
        <w:br w:type="page"/>
      </w:r>
    </w:p>
    <w:p w14:paraId="2A5BD27A" w14:textId="77777777" w:rsidR="00CA7935" w:rsidRDefault="00CA7935">
      <w:pPr>
        <w:pStyle w:val="Prrafodelista"/>
        <w:jc w:val="both"/>
        <w:pPrChange w:id="2060" w:author="Roca Neyra Renzo Jaime" w:date="2019-09-09T23:53:00Z">
          <w:pPr>
            <w:pStyle w:val="Prrafodelista"/>
          </w:pPr>
        </w:pPrChange>
      </w:pPr>
    </w:p>
    <w:p w14:paraId="05A82D6D" w14:textId="77777777" w:rsidR="00C155C8" w:rsidRDefault="00C155C8">
      <w:pPr>
        <w:pStyle w:val="Ttulo1"/>
        <w:spacing w:line="276" w:lineRule="auto"/>
        <w:jc w:val="both"/>
        <w:pPrChange w:id="2061" w:author="Roca Neyra Renzo Jaime" w:date="2019-09-09T23:53:00Z">
          <w:pPr>
            <w:pStyle w:val="Ttulo1"/>
          </w:pPr>
        </w:pPrChange>
      </w:pPr>
      <w:bookmarkStart w:id="2062" w:name="_Toc17721553"/>
      <w:r>
        <w:t>Presupuesto</w:t>
      </w:r>
      <w:bookmarkEnd w:id="2062"/>
    </w:p>
    <w:p w14:paraId="1FE35B68" w14:textId="77777777" w:rsidR="00F166BF" w:rsidRPr="00F166BF" w:rsidRDefault="00BB46CA">
      <w:pPr>
        <w:spacing w:line="276" w:lineRule="auto"/>
        <w:jc w:val="both"/>
        <w:pPrChange w:id="2063" w:author="Roca Neyra Renzo Jaime" w:date="2019-09-09T23:53:00Z">
          <w:pPr/>
        </w:pPrChange>
      </w:pPr>
      <w:r>
        <w:rPr>
          <w:sz w:val="20"/>
          <w:szCs w:val="20"/>
        </w:rPr>
        <w:t xml:space="preserve">Para dar un valor económico al proyecto realizado, se calculará el presupuesto que se necesitaría </w:t>
      </w:r>
      <w:r w:rsidR="0069655C">
        <w:rPr>
          <w:sz w:val="20"/>
          <w:szCs w:val="20"/>
        </w:rPr>
        <w:t xml:space="preserve">para llevar a cabo </w:t>
      </w:r>
      <w:r>
        <w:rPr>
          <w:sz w:val="20"/>
          <w:szCs w:val="20"/>
        </w:rPr>
        <w:t>el proyecto</w:t>
      </w:r>
      <w:r w:rsidR="0069655C">
        <w:rPr>
          <w:sz w:val="20"/>
          <w:szCs w:val="20"/>
        </w:rPr>
        <w:t>.</w:t>
      </w:r>
    </w:p>
    <w:p w14:paraId="70367015" w14:textId="77777777" w:rsidR="001F1901" w:rsidRDefault="00F166BF">
      <w:pPr>
        <w:pStyle w:val="Ttulo2"/>
        <w:spacing w:line="276" w:lineRule="auto"/>
        <w:jc w:val="both"/>
        <w:pPrChange w:id="2064" w:author="Roca Neyra Renzo Jaime" w:date="2019-09-09T23:53:00Z">
          <w:pPr>
            <w:pStyle w:val="Ttulo2"/>
          </w:pPr>
        </w:pPrChange>
      </w:pPr>
      <w:bookmarkStart w:id="2065" w:name="_Toc17721554"/>
      <w:r>
        <w:t>Presupuesto de ejecución material</w:t>
      </w:r>
      <w:bookmarkEnd w:id="2065"/>
    </w:p>
    <w:p w14:paraId="7376C485" w14:textId="77777777" w:rsidR="001F1901" w:rsidRDefault="001F1901">
      <w:pPr>
        <w:pStyle w:val="Ttulo3"/>
        <w:spacing w:line="276" w:lineRule="auto"/>
        <w:jc w:val="both"/>
        <w:pPrChange w:id="2066" w:author="Roca Neyra Renzo Jaime" w:date="2019-09-09T23:53:00Z">
          <w:pPr>
            <w:pStyle w:val="Ttulo3"/>
          </w:pPr>
        </w:pPrChange>
      </w:pPr>
      <w:bookmarkStart w:id="2067" w:name="_Toc17721555"/>
      <w:r>
        <w:t>Coste de material</w:t>
      </w:r>
      <w:bookmarkEnd w:id="2067"/>
    </w:p>
    <w:p w14:paraId="2E5E1BED" w14:textId="77777777" w:rsidR="00187A41" w:rsidRPr="00187A41" w:rsidRDefault="00A30CDB">
      <w:pPr>
        <w:spacing w:line="276" w:lineRule="auto"/>
        <w:jc w:val="both"/>
        <w:pPrChange w:id="2068" w:author="Roca Neyra Renzo Jaime" w:date="2019-09-09T23:53:00Z">
          <w:pPr/>
        </w:pPrChange>
      </w:pPr>
      <w:r>
        <w:t xml:space="preserve">Para este proyecto </w:t>
      </w:r>
      <w:r w:rsidR="00B207A2">
        <w:t xml:space="preserve">se ha utilizado </w:t>
      </w:r>
      <w:r>
        <w:t xml:space="preserve">un ordenador de gama media con Visual Studio Community </w:t>
      </w:r>
      <w:r w:rsidR="001F203D">
        <w:t xml:space="preserve">instalado </w:t>
      </w:r>
      <w:r>
        <w:t>y con conexión a internet.</w:t>
      </w:r>
    </w:p>
    <w:tbl>
      <w:tblPr>
        <w:tblStyle w:val="Tablaconcuadrcula"/>
        <w:tblW w:w="0" w:type="auto"/>
        <w:tblInd w:w="576" w:type="dxa"/>
        <w:tblLayout w:type="fixed"/>
        <w:tblLook w:val="04A0" w:firstRow="1" w:lastRow="0" w:firstColumn="1" w:lastColumn="0" w:noHBand="0" w:noVBand="1"/>
      </w:tblPr>
      <w:tblGrid>
        <w:gridCol w:w="1971"/>
        <w:gridCol w:w="850"/>
        <w:gridCol w:w="1227"/>
        <w:gridCol w:w="1300"/>
        <w:gridCol w:w="1315"/>
      </w:tblGrid>
      <w:tr w:rsidR="001F1901" w14:paraId="1A064CF5" w14:textId="77777777" w:rsidTr="00460338">
        <w:tc>
          <w:tcPr>
            <w:tcW w:w="1971" w:type="dxa"/>
          </w:tcPr>
          <w:p w14:paraId="6B622571" w14:textId="77777777" w:rsidR="001F1901" w:rsidRPr="00460338" w:rsidRDefault="001F1901">
            <w:pPr>
              <w:spacing w:line="276" w:lineRule="auto"/>
              <w:jc w:val="both"/>
              <w:rPr>
                <w:b/>
              </w:rPr>
              <w:pPrChange w:id="2069" w:author="Roca Neyra Renzo Jaime" w:date="2019-09-09T23:53:00Z">
                <w:pPr/>
              </w:pPrChange>
            </w:pPr>
            <w:r w:rsidRPr="00460338">
              <w:rPr>
                <w:b/>
              </w:rPr>
              <w:t>Material</w:t>
            </w:r>
          </w:p>
        </w:tc>
        <w:tc>
          <w:tcPr>
            <w:tcW w:w="850" w:type="dxa"/>
          </w:tcPr>
          <w:p w14:paraId="2F4351CB" w14:textId="77777777" w:rsidR="001F1901" w:rsidRPr="00460338" w:rsidRDefault="001F1901">
            <w:pPr>
              <w:spacing w:line="276" w:lineRule="auto"/>
              <w:jc w:val="both"/>
              <w:rPr>
                <w:b/>
              </w:rPr>
              <w:pPrChange w:id="2070" w:author="Roca Neyra Renzo Jaime" w:date="2019-09-09T23:53:00Z">
                <w:pPr/>
              </w:pPrChange>
            </w:pPr>
            <w:r w:rsidRPr="00460338">
              <w:rPr>
                <w:b/>
              </w:rPr>
              <w:t>Precio</w:t>
            </w:r>
          </w:p>
        </w:tc>
        <w:tc>
          <w:tcPr>
            <w:tcW w:w="1227" w:type="dxa"/>
          </w:tcPr>
          <w:p w14:paraId="44A5A865" w14:textId="77777777" w:rsidR="001F1901" w:rsidRPr="00460338" w:rsidRDefault="001F1901">
            <w:pPr>
              <w:spacing w:line="276" w:lineRule="auto"/>
              <w:jc w:val="both"/>
              <w:rPr>
                <w:b/>
              </w:rPr>
              <w:pPrChange w:id="2071" w:author="Roca Neyra Renzo Jaime" w:date="2019-09-09T23:53:00Z">
                <w:pPr/>
              </w:pPrChange>
            </w:pPr>
            <w:r w:rsidRPr="00460338">
              <w:rPr>
                <w:b/>
              </w:rPr>
              <w:t>Duración</w:t>
            </w:r>
          </w:p>
        </w:tc>
        <w:tc>
          <w:tcPr>
            <w:tcW w:w="1300" w:type="dxa"/>
          </w:tcPr>
          <w:p w14:paraId="223A07C1" w14:textId="77777777" w:rsidR="001F1901" w:rsidRPr="00460338" w:rsidRDefault="001F1901">
            <w:pPr>
              <w:spacing w:line="276" w:lineRule="auto"/>
              <w:jc w:val="both"/>
              <w:rPr>
                <w:b/>
              </w:rPr>
              <w:pPrChange w:id="2072" w:author="Roca Neyra Renzo Jaime" w:date="2019-09-09T23:53:00Z">
                <w:pPr/>
              </w:pPrChange>
            </w:pPr>
            <w:r w:rsidRPr="00460338">
              <w:rPr>
                <w:b/>
              </w:rPr>
              <w:t>Uso</w:t>
            </w:r>
          </w:p>
        </w:tc>
        <w:tc>
          <w:tcPr>
            <w:tcW w:w="1315" w:type="dxa"/>
          </w:tcPr>
          <w:p w14:paraId="27484185" w14:textId="77777777" w:rsidR="001F1901" w:rsidRPr="00460338" w:rsidRDefault="001F1901">
            <w:pPr>
              <w:spacing w:line="276" w:lineRule="auto"/>
              <w:jc w:val="both"/>
              <w:rPr>
                <w:b/>
              </w:rPr>
              <w:pPrChange w:id="2073" w:author="Roca Neyra Renzo Jaime" w:date="2019-09-09T23:53:00Z">
                <w:pPr/>
              </w:pPrChange>
            </w:pPr>
            <w:r w:rsidRPr="00460338">
              <w:rPr>
                <w:b/>
              </w:rPr>
              <w:t>Total</w:t>
            </w:r>
          </w:p>
        </w:tc>
      </w:tr>
      <w:tr w:rsidR="001F1901" w14:paraId="11DB576A" w14:textId="77777777" w:rsidTr="00460338">
        <w:tc>
          <w:tcPr>
            <w:tcW w:w="1971" w:type="dxa"/>
          </w:tcPr>
          <w:p w14:paraId="7EC30AF9" w14:textId="77777777" w:rsidR="001F1901" w:rsidRDefault="001F1901">
            <w:pPr>
              <w:spacing w:line="276" w:lineRule="auto"/>
              <w:jc w:val="both"/>
              <w:pPrChange w:id="2074" w:author="Roca Neyra Renzo Jaime" w:date="2019-09-09T23:53:00Z">
                <w:pPr/>
              </w:pPrChange>
            </w:pPr>
            <w:r>
              <w:t>Ordenador portátil</w:t>
            </w:r>
          </w:p>
        </w:tc>
        <w:tc>
          <w:tcPr>
            <w:tcW w:w="850" w:type="dxa"/>
          </w:tcPr>
          <w:p w14:paraId="1B88E699" w14:textId="77777777" w:rsidR="001F1901" w:rsidRDefault="0069655C">
            <w:pPr>
              <w:spacing w:line="276" w:lineRule="auto"/>
              <w:jc w:val="both"/>
              <w:pPrChange w:id="2075" w:author="Roca Neyra Renzo Jaime" w:date="2019-09-09T23:53:00Z">
                <w:pPr/>
              </w:pPrChange>
            </w:pPr>
            <w:r>
              <w:t>550</w:t>
            </w:r>
            <w:r w:rsidR="00460338">
              <w:t xml:space="preserve"> €</w:t>
            </w:r>
          </w:p>
        </w:tc>
        <w:tc>
          <w:tcPr>
            <w:tcW w:w="1227" w:type="dxa"/>
          </w:tcPr>
          <w:p w14:paraId="6E034409" w14:textId="77777777" w:rsidR="001F1901" w:rsidRDefault="00460338">
            <w:pPr>
              <w:spacing w:line="276" w:lineRule="auto"/>
              <w:jc w:val="both"/>
              <w:pPrChange w:id="2076" w:author="Roca Neyra Renzo Jaime" w:date="2019-09-09T23:53:00Z">
                <w:pPr/>
              </w:pPrChange>
            </w:pPr>
            <w:r>
              <w:t>3 años</w:t>
            </w:r>
          </w:p>
        </w:tc>
        <w:tc>
          <w:tcPr>
            <w:tcW w:w="1300" w:type="dxa"/>
          </w:tcPr>
          <w:p w14:paraId="0E55FFEA" w14:textId="77777777" w:rsidR="001F1901" w:rsidRDefault="00460338">
            <w:pPr>
              <w:spacing w:line="276" w:lineRule="auto"/>
              <w:jc w:val="both"/>
              <w:pPrChange w:id="2077" w:author="Roca Neyra Renzo Jaime" w:date="2019-09-09T23:53:00Z">
                <w:pPr/>
              </w:pPrChange>
            </w:pPr>
            <w:r>
              <w:t>3</w:t>
            </w:r>
            <w:r w:rsidR="00903BED">
              <w:t xml:space="preserve"> meses</w:t>
            </w:r>
          </w:p>
        </w:tc>
        <w:tc>
          <w:tcPr>
            <w:tcW w:w="1315" w:type="dxa"/>
          </w:tcPr>
          <w:p w14:paraId="14476431" w14:textId="77777777" w:rsidR="001F1901" w:rsidRDefault="000F582B">
            <w:pPr>
              <w:spacing w:line="276" w:lineRule="auto"/>
              <w:jc w:val="both"/>
              <w:pPrChange w:id="2078" w:author="Roca Neyra Renzo Jaime" w:date="2019-09-09T23:53:00Z">
                <w:pPr/>
              </w:pPrChange>
            </w:pPr>
            <w:r>
              <w:t xml:space="preserve"> </w:t>
            </w:r>
            <w:r w:rsidR="0069655C">
              <w:t>45,83</w:t>
            </w:r>
            <w:r>
              <w:t xml:space="preserve"> </w:t>
            </w:r>
            <w:r w:rsidR="00460338">
              <w:t xml:space="preserve"> €</w:t>
            </w:r>
          </w:p>
        </w:tc>
      </w:tr>
      <w:tr w:rsidR="007B4D46" w14:paraId="40093609" w14:textId="77777777" w:rsidTr="00460338">
        <w:tc>
          <w:tcPr>
            <w:tcW w:w="1971" w:type="dxa"/>
          </w:tcPr>
          <w:p w14:paraId="26B5260C" w14:textId="77777777" w:rsidR="007B4D46" w:rsidRDefault="007B4D46">
            <w:pPr>
              <w:spacing w:line="276" w:lineRule="auto"/>
              <w:jc w:val="both"/>
              <w:pPrChange w:id="2079" w:author="Roca Neyra Renzo Jaime" w:date="2019-09-09T23:53:00Z">
                <w:pPr/>
              </w:pPrChange>
            </w:pPr>
            <w:r>
              <w:t>Internet</w:t>
            </w:r>
          </w:p>
        </w:tc>
        <w:tc>
          <w:tcPr>
            <w:tcW w:w="850" w:type="dxa"/>
          </w:tcPr>
          <w:p w14:paraId="0E81581B" w14:textId="77777777" w:rsidR="007B4D46" w:rsidRDefault="007B4D46">
            <w:pPr>
              <w:spacing w:line="276" w:lineRule="auto"/>
              <w:jc w:val="both"/>
              <w:pPrChange w:id="2080" w:author="Roca Neyra Renzo Jaime" w:date="2019-09-09T23:53:00Z">
                <w:pPr/>
              </w:pPrChange>
            </w:pPr>
            <w:r>
              <w:t>30 €</w:t>
            </w:r>
          </w:p>
        </w:tc>
        <w:tc>
          <w:tcPr>
            <w:tcW w:w="1227" w:type="dxa"/>
          </w:tcPr>
          <w:p w14:paraId="131DAAB3" w14:textId="77777777" w:rsidR="007B4D46" w:rsidRDefault="008D136D">
            <w:pPr>
              <w:spacing w:line="276" w:lineRule="auto"/>
              <w:jc w:val="both"/>
              <w:pPrChange w:id="2081" w:author="Roca Neyra Renzo Jaime" w:date="2019-09-09T23:53:00Z">
                <w:pPr/>
              </w:pPrChange>
            </w:pPr>
            <w:r>
              <w:t>1 mes</w:t>
            </w:r>
          </w:p>
        </w:tc>
        <w:tc>
          <w:tcPr>
            <w:tcW w:w="1300" w:type="dxa"/>
          </w:tcPr>
          <w:p w14:paraId="742A52EA" w14:textId="77777777" w:rsidR="007B4D46" w:rsidRDefault="007B4D46">
            <w:pPr>
              <w:spacing w:line="276" w:lineRule="auto"/>
              <w:jc w:val="both"/>
              <w:pPrChange w:id="2082" w:author="Roca Neyra Renzo Jaime" w:date="2019-09-09T23:53:00Z">
                <w:pPr/>
              </w:pPrChange>
            </w:pPr>
            <w:r>
              <w:t>3 meses</w:t>
            </w:r>
          </w:p>
        </w:tc>
        <w:tc>
          <w:tcPr>
            <w:tcW w:w="1315" w:type="dxa"/>
          </w:tcPr>
          <w:p w14:paraId="16BBDC90" w14:textId="77777777" w:rsidR="007B4D46" w:rsidRDefault="000F582B">
            <w:pPr>
              <w:spacing w:line="276" w:lineRule="auto"/>
              <w:jc w:val="both"/>
              <w:pPrChange w:id="2083" w:author="Roca Neyra Renzo Jaime" w:date="2019-09-09T23:53:00Z">
                <w:pPr/>
              </w:pPrChange>
            </w:pPr>
            <w:r>
              <w:t xml:space="preserve"> </w:t>
            </w:r>
            <w:r w:rsidR="007B4D46">
              <w:t>90</w:t>
            </w:r>
            <w:r>
              <w:t>,00</w:t>
            </w:r>
            <w:r w:rsidR="007B4D46">
              <w:t xml:space="preserve"> </w:t>
            </w:r>
            <w:r>
              <w:t xml:space="preserve"> </w:t>
            </w:r>
            <w:r w:rsidR="007B4D46">
              <w:t>€</w:t>
            </w:r>
          </w:p>
        </w:tc>
      </w:tr>
      <w:tr w:rsidR="00066B34" w14:paraId="514074A1" w14:textId="77777777" w:rsidTr="00BF439A">
        <w:tc>
          <w:tcPr>
            <w:tcW w:w="5348" w:type="dxa"/>
            <w:gridSpan w:val="4"/>
          </w:tcPr>
          <w:p w14:paraId="3C6ADA2D" w14:textId="77777777" w:rsidR="00066B34" w:rsidRPr="00B00B58" w:rsidRDefault="00066B34">
            <w:pPr>
              <w:spacing w:line="276" w:lineRule="auto"/>
              <w:jc w:val="both"/>
              <w:rPr>
                <w:b/>
              </w:rPr>
              <w:pPrChange w:id="2084" w:author="Roca Neyra Renzo Jaime" w:date="2019-09-09T23:53:00Z">
                <w:pPr/>
              </w:pPrChange>
            </w:pPr>
            <w:r w:rsidRPr="00B00B58">
              <w:rPr>
                <w:b/>
              </w:rPr>
              <w:t>Coste total de material</w:t>
            </w:r>
          </w:p>
        </w:tc>
        <w:tc>
          <w:tcPr>
            <w:tcW w:w="1315" w:type="dxa"/>
          </w:tcPr>
          <w:p w14:paraId="6A40C131" w14:textId="77777777" w:rsidR="00066B34" w:rsidRDefault="00066B34">
            <w:pPr>
              <w:spacing w:line="276" w:lineRule="auto"/>
              <w:jc w:val="both"/>
              <w:pPrChange w:id="2085" w:author="Roca Neyra Renzo Jaime" w:date="2019-09-09T23:53:00Z">
                <w:pPr/>
              </w:pPrChange>
            </w:pPr>
            <w:r>
              <w:t>135,83</w:t>
            </w:r>
            <w:r w:rsidR="000F582B">
              <w:t xml:space="preserve"> €</w:t>
            </w:r>
          </w:p>
        </w:tc>
      </w:tr>
    </w:tbl>
    <w:p w14:paraId="30C719AF" w14:textId="77777777" w:rsidR="001F1901" w:rsidRPr="001F1901" w:rsidRDefault="001F1901">
      <w:pPr>
        <w:spacing w:line="276" w:lineRule="auto"/>
        <w:ind w:left="576"/>
        <w:jc w:val="both"/>
        <w:pPrChange w:id="2086" w:author="Roca Neyra Renzo Jaime" w:date="2019-09-09T23:53:00Z">
          <w:pPr>
            <w:ind w:left="576"/>
          </w:pPr>
        </w:pPrChange>
      </w:pPr>
    </w:p>
    <w:p w14:paraId="61311634" w14:textId="77777777" w:rsidR="001F203D" w:rsidRDefault="00460338">
      <w:pPr>
        <w:pStyle w:val="Ttulo3"/>
        <w:spacing w:line="276" w:lineRule="auto"/>
        <w:jc w:val="both"/>
        <w:pPrChange w:id="2087" w:author="Roca Neyra Renzo Jaime" w:date="2019-09-09T23:53:00Z">
          <w:pPr>
            <w:pStyle w:val="Ttulo3"/>
          </w:pPr>
        </w:pPrChange>
      </w:pPr>
      <w:bookmarkStart w:id="2088" w:name="_Toc17721556"/>
      <w:r>
        <w:t xml:space="preserve">Coste </w:t>
      </w:r>
      <w:r w:rsidR="00187A41">
        <w:t>por tiempo de trabajo</w:t>
      </w:r>
      <w:bookmarkEnd w:id="2088"/>
    </w:p>
    <w:p w14:paraId="332DBB9B" w14:textId="27090D9B" w:rsidR="00460338" w:rsidRDefault="005F1113">
      <w:pPr>
        <w:spacing w:line="276" w:lineRule="auto"/>
        <w:jc w:val="both"/>
        <w:pPrChange w:id="2089" w:author="Roca Neyra Renzo Jaime" w:date="2019-09-09T23:53:00Z">
          <w:pPr/>
        </w:pPrChange>
      </w:pPr>
      <w:r>
        <w:t xml:space="preserve">El tiempo de trabajo estimado total es de 480 horas (3 meses) </w:t>
      </w:r>
      <w:del w:id="2090" w:author="Roca Neyra Renzo Jaime" w:date="2019-09-09T23:07:00Z">
        <w:r w:rsidDel="00BE038A">
          <w:delText xml:space="preserve">podrá </w:delText>
        </w:r>
      </w:del>
      <w:ins w:id="2091" w:author="Roca Neyra Renzo Jaime" w:date="2019-09-09T23:07:00Z">
        <w:r w:rsidR="00BE038A">
          <w:t>será realizado por un ingeniero informático profesional</w:t>
        </w:r>
      </w:ins>
      <w:ins w:id="2092" w:author="Roca Neyra Renzo Jaime" w:date="2019-09-09T23:12:00Z">
        <w:r w:rsidR="00AD2EE7">
          <w:t xml:space="preserve">. La media salarial </w:t>
        </w:r>
      </w:ins>
      <w:ins w:id="2093" w:author="Roca Neyra Renzo Jaime" w:date="2019-09-09T23:13:00Z">
        <w:r w:rsidR="00AD2EE7">
          <w:t xml:space="preserve">de un ingeniero informático </w:t>
        </w:r>
      </w:ins>
      <w:ins w:id="2094" w:author="Roca Neyra Renzo Jaime" w:date="2019-09-09T23:12:00Z">
        <w:r w:rsidR="00AD2EE7">
          <w:t xml:space="preserve">es de 26.451€ </w:t>
        </w:r>
      </w:ins>
      <w:ins w:id="2095" w:author="Roca Neyra Renzo Jaime" w:date="2019-09-09T23:13:00Z">
        <w:r w:rsidR="00AD2EE7">
          <w:t>brutos anuales</w:t>
        </w:r>
      </w:ins>
      <w:customXmlInsRangeStart w:id="2096" w:author="Roca Neyra Renzo Jaime" w:date="2019-09-09T23:17:00Z"/>
      <w:sdt>
        <w:sdtPr>
          <w:id w:val="619879040"/>
          <w:citation/>
        </w:sdtPr>
        <w:sdtContent>
          <w:customXmlInsRangeEnd w:id="2096"/>
          <w:ins w:id="2097" w:author="Roca Neyra Renzo Jaime" w:date="2019-09-09T23:17:00Z">
            <w:r w:rsidR="00AD2EE7">
              <w:fldChar w:fldCharType="begin"/>
            </w:r>
            <w:r w:rsidR="00AD2EE7">
              <w:instrText xml:space="preserve"> CITATION ind \l 3082 </w:instrText>
            </w:r>
          </w:ins>
          <w:r w:rsidR="00AD2EE7">
            <w:fldChar w:fldCharType="separate"/>
          </w:r>
          <w:r w:rsidR="00AD2EE7">
            <w:rPr>
              <w:noProof/>
            </w:rPr>
            <w:t xml:space="preserve"> </w:t>
          </w:r>
          <w:r w:rsidR="00AD2EE7" w:rsidRPr="00AD2EE7">
            <w:rPr>
              <w:noProof/>
            </w:rPr>
            <w:t>[14]</w:t>
          </w:r>
          <w:ins w:id="2098" w:author="Roca Neyra Renzo Jaime" w:date="2019-09-09T23:17:00Z">
            <w:r w:rsidR="00AD2EE7">
              <w:fldChar w:fldCharType="end"/>
            </w:r>
          </w:ins>
          <w:customXmlInsRangeStart w:id="2099" w:author="Roca Neyra Renzo Jaime" w:date="2019-09-09T23:17:00Z"/>
        </w:sdtContent>
      </w:sdt>
      <w:customXmlInsRangeEnd w:id="2099"/>
      <w:ins w:id="2100" w:author="Roca Neyra Renzo Jaime" w:date="2019-09-09T23:13:00Z">
        <w:r w:rsidR="00AD2EE7">
          <w:t xml:space="preserve">. </w:t>
        </w:r>
      </w:ins>
      <w:ins w:id="2101" w:author="Roca Neyra Renzo Jaime" w:date="2019-09-09T23:18:00Z">
        <w:r w:rsidR="00AD2EE7">
          <w:t>Por lo que el salario por hora del ingeniero informático será</w:t>
        </w:r>
      </w:ins>
      <w:del w:id="2102" w:author="Roca Neyra Renzo Jaime" w:date="2019-09-09T23:07:00Z">
        <w:r w:rsidDel="00BE038A">
          <w:delText>ser realizado por un solo programador junior con conocimientos .Net</w:delText>
        </w:r>
        <w:r w:rsidR="00597427" w:rsidDel="00BE038A">
          <w:delText xml:space="preserve"> con un salario </w:delText>
        </w:r>
      </w:del>
      <w:del w:id="2103" w:author="Roca Neyra Renzo Jaime" w:date="2019-09-09T23:18:00Z">
        <w:r w:rsidR="00597427" w:rsidDel="00AD2EE7">
          <w:delText>de</w:delText>
        </w:r>
      </w:del>
      <w:r w:rsidR="00597427">
        <w:t xml:space="preserve"> </w:t>
      </w:r>
      <w:del w:id="2104" w:author="Roca Neyra Renzo Jaime" w:date="2019-09-09T23:18:00Z">
        <w:r w:rsidR="00597427" w:rsidDel="00AD2EE7">
          <w:delText xml:space="preserve"> </w:delText>
        </w:r>
      </w:del>
      <w:ins w:id="2105" w:author="Roca Neyra Renzo Jaime" w:date="2019-09-09T23:07:00Z">
        <w:r w:rsidR="00BE038A">
          <w:t>1</w:t>
        </w:r>
      </w:ins>
      <w:ins w:id="2106" w:author="Roca Neyra Renzo Jaime" w:date="2019-09-09T23:19:00Z">
        <w:r w:rsidR="00AD2EE7">
          <w:t>4</w:t>
        </w:r>
      </w:ins>
      <w:del w:id="2107" w:author="Roca Neyra Renzo Jaime" w:date="2019-09-09T23:07:00Z">
        <w:r w:rsidR="00597427" w:rsidDel="00BE038A">
          <w:delText>9</w:delText>
        </w:r>
      </w:del>
      <w:r w:rsidR="00597427">
        <w:t>€/hora</w:t>
      </w:r>
      <w:ins w:id="2108" w:author="Roca Neyra Renzo Jaime" w:date="2019-09-09T23:19:00Z">
        <w:r w:rsidR="00AD2EE7">
          <w:t xml:space="preserve"> aproximadamente</w:t>
        </w:r>
      </w:ins>
      <w:r>
        <w:t>.</w:t>
      </w:r>
    </w:p>
    <w:tbl>
      <w:tblPr>
        <w:tblStyle w:val="Tablaconcuadrcula"/>
        <w:tblW w:w="0" w:type="auto"/>
        <w:tblInd w:w="576" w:type="dxa"/>
        <w:tblLayout w:type="fixed"/>
        <w:tblLook w:val="04A0" w:firstRow="1" w:lastRow="0" w:firstColumn="1" w:lastColumn="0" w:noHBand="0" w:noVBand="1"/>
      </w:tblPr>
      <w:tblGrid>
        <w:gridCol w:w="1971"/>
        <w:gridCol w:w="1134"/>
        <w:gridCol w:w="1701"/>
        <w:gridCol w:w="1843"/>
      </w:tblGrid>
      <w:tr w:rsidR="00903BED" w14:paraId="2B1C1EF5" w14:textId="77777777" w:rsidTr="00903BED">
        <w:tc>
          <w:tcPr>
            <w:tcW w:w="1971" w:type="dxa"/>
          </w:tcPr>
          <w:p w14:paraId="7C8306AA" w14:textId="77777777" w:rsidR="00903BED" w:rsidRPr="00460338" w:rsidRDefault="00903BED">
            <w:pPr>
              <w:spacing w:line="276" w:lineRule="auto"/>
              <w:jc w:val="both"/>
              <w:rPr>
                <w:b/>
              </w:rPr>
              <w:pPrChange w:id="2109" w:author="Roca Neyra Renzo Jaime" w:date="2019-09-09T23:53:00Z">
                <w:pPr/>
              </w:pPrChange>
            </w:pPr>
            <w:r>
              <w:rPr>
                <w:b/>
              </w:rPr>
              <w:t>Función</w:t>
            </w:r>
          </w:p>
        </w:tc>
        <w:tc>
          <w:tcPr>
            <w:tcW w:w="1134" w:type="dxa"/>
          </w:tcPr>
          <w:p w14:paraId="49A3B466" w14:textId="77777777" w:rsidR="00903BED" w:rsidRPr="00460338" w:rsidRDefault="00187A41">
            <w:pPr>
              <w:spacing w:line="276" w:lineRule="auto"/>
              <w:jc w:val="both"/>
              <w:rPr>
                <w:b/>
              </w:rPr>
              <w:pPrChange w:id="2110" w:author="Roca Neyra Renzo Jaime" w:date="2019-09-09T23:53:00Z">
                <w:pPr/>
              </w:pPrChange>
            </w:pPr>
            <w:r>
              <w:rPr>
                <w:b/>
              </w:rPr>
              <w:t>Horas</w:t>
            </w:r>
          </w:p>
        </w:tc>
        <w:tc>
          <w:tcPr>
            <w:tcW w:w="1701" w:type="dxa"/>
          </w:tcPr>
          <w:p w14:paraId="284C84A6" w14:textId="77777777" w:rsidR="00903BED" w:rsidRPr="00460338" w:rsidRDefault="00903BED">
            <w:pPr>
              <w:spacing w:line="276" w:lineRule="auto"/>
              <w:jc w:val="both"/>
              <w:rPr>
                <w:b/>
              </w:rPr>
              <w:pPrChange w:id="2111" w:author="Roca Neyra Renzo Jaime" w:date="2019-09-09T23:53:00Z">
                <w:pPr/>
              </w:pPrChange>
            </w:pPr>
            <w:r>
              <w:rPr>
                <w:b/>
              </w:rPr>
              <w:t>Precio/hora</w:t>
            </w:r>
          </w:p>
        </w:tc>
        <w:tc>
          <w:tcPr>
            <w:tcW w:w="1843" w:type="dxa"/>
          </w:tcPr>
          <w:p w14:paraId="1A8994BF" w14:textId="77777777" w:rsidR="00903BED" w:rsidRPr="00460338" w:rsidRDefault="00903BED">
            <w:pPr>
              <w:spacing w:line="276" w:lineRule="auto"/>
              <w:jc w:val="both"/>
              <w:rPr>
                <w:b/>
              </w:rPr>
              <w:pPrChange w:id="2112" w:author="Roca Neyra Renzo Jaime" w:date="2019-09-09T23:53:00Z">
                <w:pPr/>
              </w:pPrChange>
            </w:pPr>
            <w:r w:rsidRPr="00460338">
              <w:rPr>
                <w:b/>
              </w:rPr>
              <w:t>Total</w:t>
            </w:r>
          </w:p>
        </w:tc>
      </w:tr>
      <w:tr w:rsidR="00903BED" w14:paraId="07C80F64" w14:textId="77777777" w:rsidTr="00903BED">
        <w:tc>
          <w:tcPr>
            <w:tcW w:w="1971" w:type="dxa"/>
          </w:tcPr>
          <w:p w14:paraId="70DC5FFD" w14:textId="77777777" w:rsidR="00903BED" w:rsidRDefault="0069655C">
            <w:pPr>
              <w:spacing w:line="276" w:lineRule="auto"/>
              <w:jc w:val="both"/>
              <w:pPrChange w:id="2113" w:author="Roca Neyra Renzo Jaime" w:date="2019-09-09T23:53:00Z">
                <w:pPr/>
              </w:pPrChange>
            </w:pPr>
            <w:r>
              <w:t>Análisis</w:t>
            </w:r>
          </w:p>
        </w:tc>
        <w:tc>
          <w:tcPr>
            <w:tcW w:w="1134" w:type="dxa"/>
          </w:tcPr>
          <w:p w14:paraId="515B5596" w14:textId="77777777" w:rsidR="00903BED" w:rsidRDefault="0069655C">
            <w:pPr>
              <w:tabs>
                <w:tab w:val="left" w:pos="501"/>
              </w:tabs>
              <w:spacing w:line="276" w:lineRule="auto"/>
              <w:jc w:val="both"/>
              <w:pPrChange w:id="2114" w:author="Roca Neyra Renzo Jaime" w:date="2019-09-09T23:53:00Z">
                <w:pPr>
                  <w:tabs>
                    <w:tab w:val="left" w:pos="501"/>
                  </w:tabs>
                </w:pPr>
              </w:pPrChange>
            </w:pPr>
            <w:r>
              <w:t>2</w:t>
            </w:r>
            <w:r w:rsidR="007B4D46">
              <w:t>80</w:t>
            </w:r>
            <w:r w:rsidR="00066B34">
              <w:t xml:space="preserve"> </w:t>
            </w:r>
          </w:p>
        </w:tc>
        <w:tc>
          <w:tcPr>
            <w:tcW w:w="1701" w:type="dxa"/>
          </w:tcPr>
          <w:p w14:paraId="37EF2BE4" w14:textId="5508D3F5" w:rsidR="00903BED" w:rsidRDefault="00064C76">
            <w:pPr>
              <w:spacing w:line="276" w:lineRule="auto"/>
              <w:jc w:val="both"/>
              <w:pPrChange w:id="2115" w:author="Roca Neyra Renzo Jaime" w:date="2019-09-09T23:53:00Z">
                <w:pPr/>
              </w:pPrChange>
            </w:pPr>
            <w:ins w:id="2116" w:author="Roca Neyra Renzo Jaime" w:date="2019-09-09T23:00:00Z">
              <w:r>
                <w:t>1</w:t>
              </w:r>
            </w:ins>
            <w:ins w:id="2117" w:author="Roca Neyra Renzo Jaime" w:date="2019-09-09T23:20:00Z">
              <w:r w:rsidR="00AD2EE7">
                <w:t>4</w:t>
              </w:r>
            </w:ins>
            <w:del w:id="2118" w:author="Roca Neyra Renzo Jaime" w:date="2019-09-09T23:00:00Z">
              <w:r w:rsidR="00D33126" w:rsidDel="00064C76">
                <w:delText xml:space="preserve">9 </w:delText>
              </w:r>
            </w:del>
          </w:p>
        </w:tc>
        <w:tc>
          <w:tcPr>
            <w:tcW w:w="1843" w:type="dxa"/>
          </w:tcPr>
          <w:p w14:paraId="6D739FD8" w14:textId="6B6FF9F5" w:rsidR="00903BED" w:rsidRDefault="00AD2EE7">
            <w:pPr>
              <w:spacing w:line="276" w:lineRule="auto"/>
              <w:jc w:val="both"/>
              <w:pPrChange w:id="2119" w:author="Roca Neyra Renzo Jaime" w:date="2019-09-09T23:53:00Z">
                <w:pPr/>
              </w:pPrChange>
            </w:pPr>
            <w:ins w:id="2120" w:author="Roca Neyra Renzo Jaime" w:date="2019-09-09T23:20:00Z">
              <w:r>
                <w:t>3</w:t>
              </w:r>
            </w:ins>
            <w:del w:id="2121" w:author="Roca Neyra Renzo Jaime" w:date="2019-09-09T23:09:00Z">
              <w:r w:rsidR="00066B34" w:rsidDel="00BE038A">
                <w:delText>2</w:delText>
              </w:r>
            </w:del>
            <w:r w:rsidR="00066B34">
              <w:t>.</w:t>
            </w:r>
            <w:ins w:id="2122" w:author="Roca Neyra Renzo Jaime" w:date="2019-09-09T23:20:00Z">
              <w:r>
                <w:t>920</w:t>
              </w:r>
            </w:ins>
            <w:del w:id="2123" w:author="Roca Neyra Renzo Jaime" w:date="2019-09-09T23:09:00Z">
              <w:r w:rsidR="00DF43DC" w:rsidDel="00BE038A">
                <w:delText>5</w:delText>
              </w:r>
            </w:del>
            <w:del w:id="2124" w:author="Roca Neyra Renzo Jaime" w:date="2019-09-09T23:10:00Z">
              <w:r w:rsidR="00DF43DC" w:rsidDel="00BE038A">
                <w:delText>20</w:delText>
              </w:r>
            </w:del>
            <w:r w:rsidR="00903BED">
              <w:t xml:space="preserve"> €</w:t>
            </w:r>
          </w:p>
        </w:tc>
      </w:tr>
      <w:tr w:rsidR="00903BED" w14:paraId="1E6E8370" w14:textId="77777777" w:rsidTr="00903BED">
        <w:tc>
          <w:tcPr>
            <w:tcW w:w="1971" w:type="dxa"/>
          </w:tcPr>
          <w:p w14:paraId="210334CA" w14:textId="77777777" w:rsidR="00903BED" w:rsidRDefault="007B4D46">
            <w:pPr>
              <w:spacing w:line="276" w:lineRule="auto"/>
              <w:jc w:val="both"/>
              <w:pPrChange w:id="2125" w:author="Roca Neyra Renzo Jaime" w:date="2019-09-09T23:53:00Z">
                <w:pPr/>
              </w:pPrChange>
            </w:pPr>
            <w:r>
              <w:t>Desarrollo</w:t>
            </w:r>
          </w:p>
        </w:tc>
        <w:tc>
          <w:tcPr>
            <w:tcW w:w="1134" w:type="dxa"/>
          </w:tcPr>
          <w:p w14:paraId="130CEB79" w14:textId="77777777" w:rsidR="00903BED" w:rsidRDefault="007B4D46">
            <w:pPr>
              <w:spacing w:line="276" w:lineRule="auto"/>
              <w:jc w:val="both"/>
              <w:pPrChange w:id="2126" w:author="Roca Neyra Renzo Jaime" w:date="2019-09-09T23:53:00Z">
                <w:pPr/>
              </w:pPrChange>
            </w:pPr>
            <w:r>
              <w:t>160</w:t>
            </w:r>
          </w:p>
        </w:tc>
        <w:tc>
          <w:tcPr>
            <w:tcW w:w="1701" w:type="dxa"/>
          </w:tcPr>
          <w:p w14:paraId="71B23C5F" w14:textId="0CAD865C" w:rsidR="00903BED" w:rsidRDefault="00064C76">
            <w:pPr>
              <w:spacing w:line="276" w:lineRule="auto"/>
              <w:jc w:val="both"/>
              <w:pPrChange w:id="2127" w:author="Roca Neyra Renzo Jaime" w:date="2019-09-09T23:53:00Z">
                <w:pPr/>
              </w:pPrChange>
            </w:pPr>
            <w:ins w:id="2128" w:author="Roca Neyra Renzo Jaime" w:date="2019-09-09T23:00:00Z">
              <w:r>
                <w:t>1</w:t>
              </w:r>
            </w:ins>
            <w:ins w:id="2129" w:author="Roca Neyra Renzo Jaime" w:date="2019-09-09T23:20:00Z">
              <w:r w:rsidR="00AD2EE7">
                <w:t>4</w:t>
              </w:r>
            </w:ins>
            <w:del w:id="2130" w:author="Roca Neyra Renzo Jaime" w:date="2019-09-09T23:00:00Z">
              <w:r w:rsidR="00D33126" w:rsidDel="00064C76">
                <w:delText xml:space="preserve">9 </w:delText>
              </w:r>
            </w:del>
          </w:p>
        </w:tc>
        <w:tc>
          <w:tcPr>
            <w:tcW w:w="1843" w:type="dxa"/>
          </w:tcPr>
          <w:p w14:paraId="5DC30A49" w14:textId="2A725A8D" w:rsidR="00903BED" w:rsidRDefault="00AD2EE7">
            <w:pPr>
              <w:spacing w:line="276" w:lineRule="auto"/>
              <w:jc w:val="both"/>
              <w:pPrChange w:id="2131" w:author="Roca Neyra Renzo Jaime" w:date="2019-09-09T23:53:00Z">
                <w:pPr/>
              </w:pPrChange>
            </w:pPr>
            <w:ins w:id="2132" w:author="Roca Neyra Renzo Jaime" w:date="2019-09-09T23:21:00Z">
              <w:r>
                <w:t>2</w:t>
              </w:r>
            </w:ins>
            <w:del w:id="2133" w:author="Roca Neyra Renzo Jaime" w:date="2019-09-09T23:21:00Z">
              <w:r w:rsidR="00066B34" w:rsidDel="00AD2EE7">
                <w:delText>1</w:delText>
              </w:r>
            </w:del>
            <w:r w:rsidR="00066B34">
              <w:t>.</w:t>
            </w:r>
            <w:ins w:id="2134" w:author="Roca Neyra Renzo Jaime" w:date="2019-09-09T23:21:00Z">
              <w:r>
                <w:t>2</w:t>
              </w:r>
            </w:ins>
            <w:del w:id="2135" w:author="Roca Neyra Renzo Jaime" w:date="2019-09-09T23:21:00Z">
              <w:r w:rsidR="00DF43DC" w:rsidDel="00AD2EE7">
                <w:delText>4</w:delText>
              </w:r>
            </w:del>
            <w:r w:rsidR="00DF43DC">
              <w:t>40</w:t>
            </w:r>
            <w:r w:rsidR="00066B34">
              <w:t xml:space="preserve"> €</w:t>
            </w:r>
          </w:p>
        </w:tc>
      </w:tr>
      <w:tr w:rsidR="00903BED" w14:paraId="3EBA555C" w14:textId="77777777" w:rsidTr="00903BED">
        <w:tc>
          <w:tcPr>
            <w:tcW w:w="1971" w:type="dxa"/>
          </w:tcPr>
          <w:p w14:paraId="10B52F44" w14:textId="77777777" w:rsidR="00903BED" w:rsidRDefault="007B4D46">
            <w:pPr>
              <w:spacing w:line="276" w:lineRule="auto"/>
              <w:jc w:val="both"/>
              <w:pPrChange w:id="2136" w:author="Roca Neyra Renzo Jaime" w:date="2019-09-09T23:53:00Z">
                <w:pPr/>
              </w:pPrChange>
            </w:pPr>
            <w:r>
              <w:t>Pruebas</w:t>
            </w:r>
          </w:p>
        </w:tc>
        <w:tc>
          <w:tcPr>
            <w:tcW w:w="1134" w:type="dxa"/>
          </w:tcPr>
          <w:p w14:paraId="11E2F370" w14:textId="77777777" w:rsidR="00903BED" w:rsidRDefault="007B4D46">
            <w:pPr>
              <w:spacing w:line="276" w:lineRule="auto"/>
              <w:jc w:val="both"/>
              <w:pPrChange w:id="2137" w:author="Roca Neyra Renzo Jaime" w:date="2019-09-09T23:53:00Z">
                <w:pPr/>
              </w:pPrChange>
            </w:pPr>
            <w:r>
              <w:t>40</w:t>
            </w:r>
          </w:p>
        </w:tc>
        <w:tc>
          <w:tcPr>
            <w:tcW w:w="1701" w:type="dxa"/>
          </w:tcPr>
          <w:p w14:paraId="4AA1B7D9" w14:textId="6C76AA52" w:rsidR="00903BED" w:rsidRDefault="00064C76">
            <w:pPr>
              <w:spacing w:line="276" w:lineRule="auto"/>
              <w:jc w:val="both"/>
              <w:pPrChange w:id="2138" w:author="Roca Neyra Renzo Jaime" w:date="2019-09-09T23:53:00Z">
                <w:pPr/>
              </w:pPrChange>
            </w:pPr>
            <w:ins w:id="2139" w:author="Roca Neyra Renzo Jaime" w:date="2019-09-09T23:00:00Z">
              <w:r>
                <w:t>1</w:t>
              </w:r>
            </w:ins>
            <w:ins w:id="2140" w:author="Roca Neyra Renzo Jaime" w:date="2019-09-09T23:20:00Z">
              <w:r w:rsidR="00AD2EE7">
                <w:t>4</w:t>
              </w:r>
            </w:ins>
            <w:del w:id="2141" w:author="Roca Neyra Renzo Jaime" w:date="2019-09-09T23:00:00Z">
              <w:r w:rsidR="00D33126" w:rsidDel="00064C76">
                <w:delText xml:space="preserve">9 </w:delText>
              </w:r>
            </w:del>
          </w:p>
        </w:tc>
        <w:tc>
          <w:tcPr>
            <w:tcW w:w="1843" w:type="dxa"/>
          </w:tcPr>
          <w:p w14:paraId="3916E775" w14:textId="00089D68" w:rsidR="00903BED" w:rsidRDefault="000F582B">
            <w:pPr>
              <w:spacing w:line="276" w:lineRule="auto"/>
              <w:jc w:val="both"/>
              <w:pPrChange w:id="2142" w:author="Roca Neyra Renzo Jaime" w:date="2019-09-09T23:53:00Z">
                <w:pPr/>
              </w:pPrChange>
            </w:pPr>
            <w:r>
              <w:t xml:space="preserve">   </w:t>
            </w:r>
            <w:ins w:id="2143" w:author="Roca Neyra Renzo Jaime" w:date="2019-09-09T23:21:00Z">
              <w:r w:rsidR="00AD2EE7">
                <w:t>5</w:t>
              </w:r>
            </w:ins>
            <w:del w:id="2144" w:author="Roca Neyra Renzo Jaime" w:date="2019-09-09T23:21:00Z">
              <w:r w:rsidR="00DF43DC" w:rsidDel="00AD2EE7">
                <w:delText>3</w:delText>
              </w:r>
            </w:del>
            <w:r w:rsidR="00DF43DC">
              <w:t>60</w:t>
            </w:r>
            <w:r w:rsidR="00066B34">
              <w:t xml:space="preserve"> €</w:t>
            </w:r>
          </w:p>
        </w:tc>
      </w:tr>
      <w:tr w:rsidR="00066B34" w14:paraId="5CAB0403" w14:textId="77777777" w:rsidTr="00BF439A">
        <w:tc>
          <w:tcPr>
            <w:tcW w:w="4806" w:type="dxa"/>
            <w:gridSpan w:val="3"/>
          </w:tcPr>
          <w:p w14:paraId="0D698CCE" w14:textId="77777777" w:rsidR="00066B34" w:rsidRPr="00B00B58" w:rsidRDefault="00066B34">
            <w:pPr>
              <w:spacing w:line="276" w:lineRule="auto"/>
              <w:jc w:val="both"/>
              <w:rPr>
                <w:b/>
              </w:rPr>
              <w:pPrChange w:id="2145" w:author="Roca Neyra Renzo Jaime" w:date="2019-09-09T23:53:00Z">
                <w:pPr/>
              </w:pPrChange>
            </w:pPr>
            <w:r w:rsidRPr="00B00B58">
              <w:rPr>
                <w:b/>
              </w:rPr>
              <w:t>Coste total por tiempo de trabajo</w:t>
            </w:r>
          </w:p>
        </w:tc>
        <w:tc>
          <w:tcPr>
            <w:tcW w:w="1843" w:type="dxa"/>
          </w:tcPr>
          <w:p w14:paraId="254B8145" w14:textId="0E9B3FF3" w:rsidR="00066B34" w:rsidRDefault="00AD2EE7">
            <w:pPr>
              <w:spacing w:line="276" w:lineRule="auto"/>
              <w:jc w:val="both"/>
              <w:pPrChange w:id="2146" w:author="Roca Neyra Renzo Jaime" w:date="2019-09-09T23:53:00Z">
                <w:pPr/>
              </w:pPrChange>
            </w:pPr>
            <w:ins w:id="2147" w:author="Roca Neyra Renzo Jaime" w:date="2019-09-09T23:21:00Z">
              <w:r>
                <w:t>6</w:t>
              </w:r>
            </w:ins>
            <w:del w:id="2148" w:author="Roca Neyra Renzo Jaime" w:date="2019-09-09T23:21:00Z">
              <w:r w:rsidR="00066B34" w:rsidDel="00AD2EE7">
                <w:delText>4</w:delText>
              </w:r>
            </w:del>
            <w:r w:rsidR="00066B34">
              <w:t>.</w:t>
            </w:r>
            <w:del w:id="2149" w:author="Roca Neyra Renzo Jaime" w:date="2019-09-09T23:21:00Z">
              <w:r w:rsidR="00DF43DC" w:rsidDel="00AD2EE7">
                <w:delText>3</w:delText>
              </w:r>
            </w:del>
            <w:ins w:id="2150" w:author="Roca Neyra Renzo Jaime" w:date="2019-09-09T23:21:00Z">
              <w:r>
                <w:t>7</w:t>
              </w:r>
            </w:ins>
            <w:r w:rsidR="00DF43DC">
              <w:t>20</w:t>
            </w:r>
            <w:r w:rsidR="00066B34">
              <w:t xml:space="preserve"> €</w:t>
            </w:r>
          </w:p>
        </w:tc>
      </w:tr>
    </w:tbl>
    <w:p w14:paraId="27C5E007" w14:textId="77777777" w:rsidR="001F1901" w:rsidRPr="001F1901" w:rsidRDefault="001F1901">
      <w:pPr>
        <w:spacing w:line="276" w:lineRule="auto"/>
        <w:jc w:val="both"/>
        <w:pPrChange w:id="2151" w:author="Roca Neyra Renzo Jaime" w:date="2019-09-09T23:53:00Z">
          <w:pPr/>
        </w:pPrChange>
      </w:pPr>
    </w:p>
    <w:p w14:paraId="6D302676" w14:textId="77777777" w:rsidR="007A41BA" w:rsidRDefault="007A41BA">
      <w:pPr>
        <w:pStyle w:val="Ttulo3"/>
        <w:spacing w:line="276" w:lineRule="auto"/>
        <w:jc w:val="both"/>
        <w:pPrChange w:id="2152" w:author="Roca Neyra Renzo Jaime" w:date="2019-09-09T23:53:00Z">
          <w:pPr>
            <w:pStyle w:val="Ttulo3"/>
          </w:pPr>
        </w:pPrChange>
      </w:pPr>
      <w:bookmarkStart w:id="2153" w:name="_Toc17721557"/>
      <w:r>
        <w:t>Coste total de ejecución material</w:t>
      </w:r>
      <w:bookmarkEnd w:id="2153"/>
    </w:p>
    <w:p w14:paraId="6B40665D" w14:textId="77777777" w:rsidR="007A41BA" w:rsidRPr="007A41BA" w:rsidRDefault="000F582B">
      <w:pPr>
        <w:spacing w:line="276" w:lineRule="auto"/>
        <w:jc w:val="both"/>
        <w:pPrChange w:id="2154" w:author="Roca Neyra Renzo Jaime" w:date="2019-09-09T23:53:00Z">
          <w:pPr/>
        </w:pPrChange>
      </w:pPr>
      <w:r>
        <w:t>El coste total de ejecución es la suma del coste de material más el coste por tiempo de trabajo.</w:t>
      </w:r>
    </w:p>
    <w:tbl>
      <w:tblPr>
        <w:tblStyle w:val="Tablaconcuadrcula"/>
        <w:tblW w:w="0" w:type="auto"/>
        <w:tblLook w:val="04A0" w:firstRow="1" w:lastRow="0" w:firstColumn="1" w:lastColumn="0" w:noHBand="0" w:noVBand="1"/>
      </w:tblPr>
      <w:tblGrid>
        <w:gridCol w:w="4247"/>
        <w:gridCol w:w="4247"/>
      </w:tblGrid>
      <w:tr w:rsidR="000F582B" w14:paraId="56ABAF62" w14:textId="77777777" w:rsidTr="000F582B">
        <w:tc>
          <w:tcPr>
            <w:tcW w:w="4247" w:type="dxa"/>
          </w:tcPr>
          <w:p w14:paraId="20A3F466" w14:textId="77777777" w:rsidR="000F582B" w:rsidRDefault="000F582B">
            <w:pPr>
              <w:spacing w:line="276" w:lineRule="auto"/>
              <w:jc w:val="both"/>
              <w:pPrChange w:id="2155" w:author="Roca Neyra Renzo Jaime" w:date="2019-09-09T23:53:00Z">
                <w:pPr/>
              </w:pPrChange>
            </w:pPr>
            <w:r>
              <w:t>Coste total de material</w:t>
            </w:r>
          </w:p>
        </w:tc>
        <w:tc>
          <w:tcPr>
            <w:tcW w:w="4247" w:type="dxa"/>
          </w:tcPr>
          <w:p w14:paraId="4CE3B536" w14:textId="77777777" w:rsidR="000F582B" w:rsidRDefault="000F582B">
            <w:pPr>
              <w:spacing w:line="276" w:lineRule="auto"/>
              <w:jc w:val="both"/>
              <w:pPrChange w:id="2156" w:author="Roca Neyra Renzo Jaime" w:date="2019-09-09T23:53:00Z">
                <w:pPr/>
              </w:pPrChange>
            </w:pPr>
            <w:r>
              <w:t>135,83 €</w:t>
            </w:r>
          </w:p>
        </w:tc>
      </w:tr>
      <w:tr w:rsidR="000F582B" w14:paraId="36294793" w14:textId="77777777" w:rsidTr="000F582B">
        <w:tc>
          <w:tcPr>
            <w:tcW w:w="4247" w:type="dxa"/>
          </w:tcPr>
          <w:p w14:paraId="1374297B" w14:textId="77777777" w:rsidR="000F582B" w:rsidRDefault="000F582B">
            <w:pPr>
              <w:spacing w:line="276" w:lineRule="auto"/>
              <w:jc w:val="both"/>
              <w:pPrChange w:id="2157" w:author="Roca Neyra Renzo Jaime" w:date="2019-09-09T23:53:00Z">
                <w:pPr/>
              </w:pPrChange>
            </w:pPr>
            <w:r>
              <w:t>Coste total por tiempo de trabajo</w:t>
            </w:r>
          </w:p>
        </w:tc>
        <w:tc>
          <w:tcPr>
            <w:tcW w:w="4247" w:type="dxa"/>
          </w:tcPr>
          <w:p w14:paraId="6A681638" w14:textId="47FC2209" w:rsidR="000F582B" w:rsidRDefault="00AD658B">
            <w:pPr>
              <w:spacing w:line="276" w:lineRule="auto"/>
              <w:jc w:val="both"/>
              <w:pPrChange w:id="2158" w:author="Roca Neyra Renzo Jaime" w:date="2019-09-09T23:53:00Z">
                <w:pPr/>
              </w:pPrChange>
            </w:pPr>
            <w:ins w:id="2159" w:author="Roca Neyra Renzo Jaime" w:date="2019-09-09T23:21:00Z">
              <w:r>
                <w:t>6</w:t>
              </w:r>
            </w:ins>
            <w:del w:id="2160" w:author="Roca Neyra Renzo Jaime" w:date="2019-09-09T23:21:00Z">
              <w:r w:rsidR="000F582B" w:rsidDel="00AD658B">
                <w:delText>4</w:delText>
              </w:r>
            </w:del>
            <w:r w:rsidR="000F582B">
              <w:t>.</w:t>
            </w:r>
            <w:ins w:id="2161" w:author="Roca Neyra Renzo Jaime" w:date="2019-09-09T23:21:00Z">
              <w:r>
                <w:t>7</w:t>
              </w:r>
            </w:ins>
            <w:del w:id="2162" w:author="Roca Neyra Renzo Jaime" w:date="2019-09-09T23:21:00Z">
              <w:r w:rsidR="000F582B" w:rsidDel="00AD658B">
                <w:delText>3</w:delText>
              </w:r>
            </w:del>
            <w:r w:rsidR="000F582B">
              <w:t>20 €</w:t>
            </w:r>
          </w:p>
        </w:tc>
      </w:tr>
      <w:tr w:rsidR="000F582B" w14:paraId="600CBF56" w14:textId="77777777" w:rsidTr="000F582B">
        <w:tc>
          <w:tcPr>
            <w:tcW w:w="4247" w:type="dxa"/>
          </w:tcPr>
          <w:p w14:paraId="68AB9516" w14:textId="77777777" w:rsidR="000F582B" w:rsidRPr="000F582B" w:rsidRDefault="000F582B">
            <w:pPr>
              <w:spacing w:line="276" w:lineRule="auto"/>
              <w:jc w:val="both"/>
              <w:rPr>
                <w:b/>
              </w:rPr>
              <w:pPrChange w:id="2163" w:author="Roca Neyra Renzo Jaime" w:date="2019-09-09T23:53:00Z">
                <w:pPr/>
              </w:pPrChange>
            </w:pPr>
            <w:r w:rsidRPr="000F582B">
              <w:rPr>
                <w:b/>
              </w:rPr>
              <w:t xml:space="preserve">Coste </w:t>
            </w:r>
            <w:r w:rsidR="003A6111">
              <w:rPr>
                <w:b/>
              </w:rPr>
              <w:t xml:space="preserve">total </w:t>
            </w:r>
            <w:r w:rsidRPr="000F582B">
              <w:rPr>
                <w:b/>
              </w:rPr>
              <w:t>de ejecución material</w:t>
            </w:r>
          </w:p>
        </w:tc>
        <w:tc>
          <w:tcPr>
            <w:tcW w:w="4247" w:type="dxa"/>
          </w:tcPr>
          <w:p w14:paraId="19836029" w14:textId="11C28985" w:rsidR="000F582B" w:rsidRDefault="00AD658B">
            <w:pPr>
              <w:spacing w:line="276" w:lineRule="auto"/>
              <w:jc w:val="both"/>
              <w:pPrChange w:id="2164" w:author="Roca Neyra Renzo Jaime" w:date="2019-09-09T23:53:00Z">
                <w:pPr/>
              </w:pPrChange>
            </w:pPr>
            <w:ins w:id="2165" w:author="Roca Neyra Renzo Jaime" w:date="2019-09-09T23:22:00Z">
              <w:r>
                <w:t>6</w:t>
              </w:r>
            </w:ins>
            <w:del w:id="2166" w:author="Roca Neyra Renzo Jaime" w:date="2019-09-09T23:22:00Z">
              <w:r w:rsidR="000F582B" w:rsidRPr="000F582B" w:rsidDel="00AD658B">
                <w:delText>4</w:delText>
              </w:r>
            </w:del>
            <w:r w:rsidR="000F582B" w:rsidRPr="000F582B">
              <w:t>.</w:t>
            </w:r>
            <w:ins w:id="2167" w:author="Roca Neyra Renzo Jaime" w:date="2019-09-09T23:22:00Z">
              <w:r>
                <w:t>8</w:t>
              </w:r>
            </w:ins>
            <w:del w:id="2168" w:author="Roca Neyra Renzo Jaime" w:date="2019-09-09T23:22:00Z">
              <w:r w:rsidR="000F582B" w:rsidRPr="000F582B" w:rsidDel="00AD658B">
                <w:delText>4</w:delText>
              </w:r>
            </w:del>
            <w:r w:rsidR="000F582B" w:rsidRPr="000F582B">
              <w:t>55,83</w:t>
            </w:r>
            <w:r w:rsidR="000F582B">
              <w:t xml:space="preserve"> €</w:t>
            </w:r>
          </w:p>
        </w:tc>
      </w:tr>
    </w:tbl>
    <w:p w14:paraId="64153A28" w14:textId="77777777" w:rsidR="001F1901" w:rsidRPr="001F1901" w:rsidRDefault="001F1901">
      <w:pPr>
        <w:spacing w:line="276" w:lineRule="auto"/>
        <w:jc w:val="both"/>
        <w:pPrChange w:id="2169" w:author="Roca Neyra Renzo Jaime" w:date="2019-09-09T23:53:00Z">
          <w:pPr/>
        </w:pPrChange>
      </w:pPr>
    </w:p>
    <w:p w14:paraId="1D64EA4C" w14:textId="77777777" w:rsidR="00CA7935" w:rsidDel="00360B09" w:rsidRDefault="00CA7935">
      <w:pPr>
        <w:spacing w:line="276" w:lineRule="auto"/>
        <w:jc w:val="both"/>
        <w:rPr>
          <w:del w:id="2170" w:author="Roca Neyra Renzo Jaime" w:date="2019-09-09T23:31:00Z"/>
          <w:rFonts w:ascii="Consolas" w:hAnsi="Consolas" w:cs="Consolas"/>
          <w:color w:val="000000" w:themeColor="text1"/>
          <w:sz w:val="19"/>
          <w:szCs w:val="19"/>
          <w:u w:val="single"/>
        </w:rPr>
        <w:pPrChange w:id="2171" w:author="Roca Neyra Renzo Jaime" w:date="2019-09-09T23:53:00Z">
          <w:pPr/>
        </w:pPrChange>
      </w:pPr>
    </w:p>
    <w:p w14:paraId="437D3050" w14:textId="77777777" w:rsidR="00F71DBC" w:rsidRDefault="00F71DBC">
      <w:pPr>
        <w:spacing w:line="276" w:lineRule="auto"/>
        <w:jc w:val="both"/>
        <w:rPr>
          <w:rFonts w:ascii="Consolas" w:hAnsi="Consolas" w:cs="Consolas"/>
          <w:color w:val="000000" w:themeColor="text1"/>
          <w:sz w:val="19"/>
          <w:szCs w:val="19"/>
          <w:u w:val="single"/>
        </w:rPr>
        <w:pPrChange w:id="2172" w:author="Roca Neyra Renzo Jaime" w:date="2019-09-09T23:53:00Z">
          <w:pPr/>
        </w:pPrChange>
      </w:pPr>
    </w:p>
    <w:p w14:paraId="34B34A93" w14:textId="77777777" w:rsidR="003A6111" w:rsidRDefault="003A6111">
      <w:pPr>
        <w:pStyle w:val="Ttulo2"/>
        <w:spacing w:line="276" w:lineRule="auto"/>
        <w:jc w:val="both"/>
        <w:pPrChange w:id="2173" w:author="Roca Neyra Renzo Jaime" w:date="2019-09-09T23:53:00Z">
          <w:pPr>
            <w:pStyle w:val="Ttulo2"/>
          </w:pPr>
        </w:pPrChange>
      </w:pPr>
      <w:bookmarkStart w:id="2174" w:name="_Toc17721558"/>
      <w:r>
        <w:t>Gastos generales y beneficio industrial</w:t>
      </w:r>
      <w:bookmarkEnd w:id="2174"/>
    </w:p>
    <w:p w14:paraId="5D40B740" w14:textId="25B6453A" w:rsidR="00CA7935" w:rsidRPr="003A6111" w:rsidRDefault="00187D7C">
      <w:pPr>
        <w:spacing w:line="276" w:lineRule="auto"/>
        <w:jc w:val="both"/>
        <w:rPr>
          <w:rFonts w:asciiTheme="majorHAnsi" w:hAnsiTheme="majorHAnsi" w:cstheme="majorHAnsi"/>
          <w:color w:val="000000" w:themeColor="text1"/>
          <w:sz w:val="19"/>
          <w:szCs w:val="19"/>
        </w:rPr>
        <w:pPrChange w:id="2175" w:author="Roca Neyra Renzo Jaime" w:date="2019-09-09T23:53:00Z">
          <w:pPr/>
        </w:pPrChange>
      </w:pPr>
      <w:r>
        <w:rPr>
          <w:rFonts w:asciiTheme="majorHAnsi" w:hAnsiTheme="majorHAnsi" w:cstheme="majorHAnsi"/>
          <w:color w:val="000000" w:themeColor="text1"/>
          <w:sz w:val="19"/>
          <w:szCs w:val="19"/>
        </w:rPr>
        <w:t>Se entiende como gastos generales a los costes de instalaciones u otros gastos adiciones para que el trabajador desempeñe su labor</w:t>
      </w:r>
      <w:r w:rsidR="00BB46CA">
        <w:rPr>
          <w:rFonts w:asciiTheme="majorHAnsi" w:hAnsiTheme="majorHAnsi" w:cstheme="majorHAnsi"/>
          <w:color w:val="000000" w:themeColor="text1"/>
          <w:sz w:val="19"/>
          <w:szCs w:val="19"/>
        </w:rPr>
        <w:t>al</w:t>
      </w:r>
      <w:r>
        <w:rPr>
          <w:rFonts w:asciiTheme="majorHAnsi" w:hAnsiTheme="majorHAnsi" w:cstheme="majorHAnsi"/>
          <w:color w:val="000000" w:themeColor="text1"/>
          <w:sz w:val="19"/>
          <w:szCs w:val="19"/>
        </w:rPr>
        <w:t>.</w:t>
      </w:r>
      <w:r w:rsidR="00B00B58">
        <w:rPr>
          <w:rFonts w:asciiTheme="majorHAnsi" w:hAnsiTheme="majorHAnsi" w:cstheme="majorHAnsi"/>
          <w:color w:val="000000" w:themeColor="text1"/>
          <w:sz w:val="19"/>
          <w:szCs w:val="19"/>
        </w:rPr>
        <w:t xml:space="preserve"> Para su cálculo se aplicará el </w:t>
      </w:r>
      <w:ins w:id="2176" w:author="Roca Neyra Renzo Jaime" w:date="2019-09-09T23:25:00Z">
        <w:r w:rsidR="00AD658B">
          <w:rPr>
            <w:rFonts w:asciiTheme="majorHAnsi" w:hAnsiTheme="majorHAnsi" w:cstheme="majorHAnsi"/>
            <w:color w:val="000000" w:themeColor="text1"/>
            <w:sz w:val="19"/>
            <w:szCs w:val="19"/>
          </w:rPr>
          <w:t>3</w:t>
        </w:r>
      </w:ins>
      <w:del w:id="2177" w:author="Roca Neyra Renzo Jaime" w:date="2019-09-09T23:25:00Z">
        <w:r w:rsidR="00B00B58" w:rsidDel="00AD658B">
          <w:rPr>
            <w:rFonts w:asciiTheme="majorHAnsi" w:hAnsiTheme="majorHAnsi" w:cstheme="majorHAnsi"/>
            <w:color w:val="000000" w:themeColor="text1"/>
            <w:sz w:val="19"/>
            <w:szCs w:val="19"/>
          </w:rPr>
          <w:delText>2</w:delText>
        </w:r>
      </w:del>
      <w:r w:rsidR="00B00B58">
        <w:rPr>
          <w:rFonts w:asciiTheme="majorHAnsi" w:hAnsiTheme="majorHAnsi" w:cstheme="majorHAnsi"/>
          <w:color w:val="000000" w:themeColor="text1"/>
          <w:sz w:val="19"/>
          <w:szCs w:val="19"/>
        </w:rPr>
        <w:t>0% del coste total de ejecución material.</w:t>
      </w:r>
    </w:p>
    <w:tbl>
      <w:tblPr>
        <w:tblStyle w:val="Tablaconcuadrcula"/>
        <w:tblW w:w="0" w:type="auto"/>
        <w:tblLook w:val="04A0" w:firstRow="1" w:lastRow="0" w:firstColumn="1" w:lastColumn="0" w:noHBand="0" w:noVBand="1"/>
      </w:tblPr>
      <w:tblGrid>
        <w:gridCol w:w="4247"/>
        <w:gridCol w:w="4247"/>
      </w:tblGrid>
      <w:tr w:rsidR="00187D7C" w14:paraId="05615B5F" w14:textId="77777777" w:rsidTr="00BF439A">
        <w:tc>
          <w:tcPr>
            <w:tcW w:w="4247" w:type="dxa"/>
          </w:tcPr>
          <w:p w14:paraId="16C307E4" w14:textId="77777777" w:rsidR="00187D7C" w:rsidRPr="00187D7C" w:rsidRDefault="00187D7C">
            <w:pPr>
              <w:spacing w:line="276" w:lineRule="auto"/>
              <w:jc w:val="both"/>
              <w:pPrChange w:id="2178" w:author="Roca Neyra Renzo Jaime" w:date="2019-09-09T23:53:00Z">
                <w:pPr/>
              </w:pPrChange>
            </w:pPr>
            <w:r w:rsidRPr="00187D7C">
              <w:t>Coste total de ejecución material</w:t>
            </w:r>
          </w:p>
        </w:tc>
        <w:tc>
          <w:tcPr>
            <w:tcW w:w="4247" w:type="dxa"/>
          </w:tcPr>
          <w:p w14:paraId="5312700C" w14:textId="18C52947" w:rsidR="00187D7C" w:rsidRDefault="00AD658B">
            <w:pPr>
              <w:spacing w:line="276" w:lineRule="auto"/>
              <w:jc w:val="both"/>
              <w:pPrChange w:id="2179" w:author="Roca Neyra Renzo Jaime" w:date="2019-09-09T23:53:00Z">
                <w:pPr/>
              </w:pPrChange>
            </w:pPr>
            <w:ins w:id="2180" w:author="Roca Neyra Renzo Jaime" w:date="2019-09-09T23:22:00Z">
              <w:r>
                <w:t>6</w:t>
              </w:r>
            </w:ins>
            <w:del w:id="2181" w:author="Roca Neyra Renzo Jaime" w:date="2019-09-09T23:22:00Z">
              <w:r w:rsidR="00187D7C" w:rsidRPr="000F582B" w:rsidDel="00AD658B">
                <w:delText>4</w:delText>
              </w:r>
            </w:del>
            <w:r w:rsidR="00187D7C" w:rsidRPr="000F582B">
              <w:t>.</w:t>
            </w:r>
            <w:ins w:id="2182" w:author="Roca Neyra Renzo Jaime" w:date="2019-09-09T23:22:00Z">
              <w:r>
                <w:t>8</w:t>
              </w:r>
            </w:ins>
            <w:del w:id="2183" w:author="Roca Neyra Renzo Jaime" w:date="2019-09-09T23:22:00Z">
              <w:r w:rsidR="00187D7C" w:rsidRPr="000F582B" w:rsidDel="00AD658B">
                <w:delText>4</w:delText>
              </w:r>
            </w:del>
            <w:r w:rsidR="00187D7C" w:rsidRPr="000F582B">
              <w:t>55,83</w:t>
            </w:r>
            <w:r w:rsidR="00187D7C">
              <w:t xml:space="preserve"> €</w:t>
            </w:r>
          </w:p>
        </w:tc>
      </w:tr>
      <w:tr w:rsidR="00187D7C" w14:paraId="50066097" w14:textId="77777777" w:rsidTr="00BF439A">
        <w:tc>
          <w:tcPr>
            <w:tcW w:w="4247" w:type="dxa"/>
          </w:tcPr>
          <w:p w14:paraId="02FB0B48" w14:textId="77777777" w:rsidR="00187D7C" w:rsidRDefault="00187D7C">
            <w:pPr>
              <w:spacing w:line="276" w:lineRule="auto"/>
              <w:jc w:val="both"/>
              <w:pPrChange w:id="2184" w:author="Roca Neyra Renzo Jaime" w:date="2019-09-09T23:53:00Z">
                <w:pPr/>
              </w:pPrChange>
            </w:pPr>
            <w:r>
              <w:t>Porcentaje</w:t>
            </w:r>
          </w:p>
        </w:tc>
        <w:tc>
          <w:tcPr>
            <w:tcW w:w="4247" w:type="dxa"/>
          </w:tcPr>
          <w:p w14:paraId="73EC6C5F" w14:textId="7048E22D" w:rsidR="00187D7C" w:rsidRDefault="00BE038A">
            <w:pPr>
              <w:spacing w:line="276" w:lineRule="auto"/>
              <w:jc w:val="both"/>
              <w:pPrChange w:id="2185" w:author="Roca Neyra Renzo Jaime" w:date="2019-09-09T23:53:00Z">
                <w:pPr/>
              </w:pPrChange>
            </w:pPr>
            <w:ins w:id="2186" w:author="Roca Neyra Renzo Jaime" w:date="2019-09-09T23:08:00Z">
              <w:r>
                <w:t>3</w:t>
              </w:r>
            </w:ins>
            <w:del w:id="2187" w:author="Roca Neyra Renzo Jaime" w:date="2019-09-09T23:08:00Z">
              <w:r w:rsidR="00187D7C" w:rsidDel="00BE038A">
                <w:delText>2</w:delText>
              </w:r>
            </w:del>
            <w:r w:rsidR="00187D7C">
              <w:t>0%</w:t>
            </w:r>
          </w:p>
        </w:tc>
      </w:tr>
      <w:tr w:rsidR="00187D7C" w14:paraId="1FE5AA52" w14:textId="77777777" w:rsidTr="00BF439A">
        <w:tc>
          <w:tcPr>
            <w:tcW w:w="4247" w:type="dxa"/>
          </w:tcPr>
          <w:p w14:paraId="1FB456CD" w14:textId="77777777" w:rsidR="00187D7C" w:rsidRPr="000F582B" w:rsidRDefault="00B00B58">
            <w:pPr>
              <w:spacing w:line="276" w:lineRule="auto"/>
              <w:jc w:val="both"/>
              <w:rPr>
                <w:b/>
              </w:rPr>
              <w:pPrChange w:id="2188" w:author="Roca Neyra Renzo Jaime" w:date="2019-09-09T23:53:00Z">
                <w:pPr/>
              </w:pPrChange>
            </w:pPr>
            <w:r>
              <w:rPr>
                <w:b/>
              </w:rPr>
              <w:t>Gastos generales y beneficio industrial</w:t>
            </w:r>
          </w:p>
        </w:tc>
        <w:tc>
          <w:tcPr>
            <w:tcW w:w="4247" w:type="dxa"/>
          </w:tcPr>
          <w:p w14:paraId="6472B70F" w14:textId="29007786" w:rsidR="00187D7C" w:rsidRDefault="00B00B58">
            <w:pPr>
              <w:spacing w:line="276" w:lineRule="auto"/>
              <w:jc w:val="both"/>
              <w:pPrChange w:id="2189" w:author="Roca Neyra Renzo Jaime" w:date="2019-09-09T23:53:00Z">
                <w:pPr/>
              </w:pPrChange>
            </w:pPr>
            <w:del w:id="2190" w:author="Roca Neyra Renzo Jaime" w:date="2019-09-09T23:26:00Z">
              <w:r w:rsidDel="00AD658B">
                <w:delText>891</w:delText>
              </w:r>
            </w:del>
            <w:ins w:id="2191" w:author="Roca Neyra Renzo Jaime" w:date="2019-09-09T23:26:00Z">
              <w:r w:rsidR="00AD658B">
                <w:t>2.056</w:t>
              </w:r>
            </w:ins>
            <w:r>
              <w:t>,</w:t>
            </w:r>
            <w:ins w:id="2192" w:author="Roca Neyra Renzo Jaime" w:date="2019-09-09T23:26:00Z">
              <w:r w:rsidR="00AD658B">
                <w:t>75</w:t>
              </w:r>
            </w:ins>
            <w:del w:id="2193" w:author="Roca Neyra Renzo Jaime" w:date="2019-09-09T23:26:00Z">
              <w:r w:rsidDel="00AD658B">
                <w:delText>17</w:delText>
              </w:r>
            </w:del>
            <w:r w:rsidR="00187D7C">
              <w:t xml:space="preserve"> €</w:t>
            </w:r>
          </w:p>
        </w:tc>
      </w:tr>
    </w:tbl>
    <w:p w14:paraId="48C3C688" w14:textId="77777777" w:rsidR="00B00B58" w:rsidRDefault="00B00B58">
      <w:pPr>
        <w:spacing w:line="276" w:lineRule="auto"/>
        <w:jc w:val="both"/>
        <w:rPr>
          <w:rFonts w:ascii="Consolas" w:hAnsi="Consolas" w:cs="Consolas"/>
          <w:color w:val="000000" w:themeColor="text1"/>
          <w:sz w:val="19"/>
          <w:szCs w:val="19"/>
          <w:u w:val="single"/>
        </w:rPr>
        <w:pPrChange w:id="2194" w:author="Roca Neyra Renzo Jaime" w:date="2019-09-09T23:53:00Z">
          <w:pPr/>
        </w:pPrChange>
      </w:pPr>
    </w:p>
    <w:p w14:paraId="19A438D5" w14:textId="77777777" w:rsidR="00B00B58" w:rsidRDefault="00B00B58">
      <w:pPr>
        <w:pStyle w:val="Ttulo2"/>
        <w:spacing w:line="276" w:lineRule="auto"/>
        <w:jc w:val="both"/>
        <w:pPrChange w:id="2195" w:author="Roca Neyra Renzo Jaime" w:date="2019-09-09T23:53:00Z">
          <w:pPr>
            <w:pStyle w:val="Ttulo2"/>
          </w:pPr>
        </w:pPrChange>
      </w:pPr>
      <w:bookmarkStart w:id="2196" w:name="_Toc17721559"/>
      <w:r>
        <w:lastRenderedPageBreak/>
        <w:t>Presupuesto de ejecución por contrata</w:t>
      </w:r>
      <w:bookmarkEnd w:id="2196"/>
    </w:p>
    <w:p w14:paraId="4C250CA9" w14:textId="77777777" w:rsidR="00CA7935" w:rsidRDefault="00B00B58">
      <w:pPr>
        <w:spacing w:line="276" w:lineRule="auto"/>
        <w:jc w:val="both"/>
        <w:rPr>
          <w:rFonts w:ascii="Consolas" w:hAnsi="Consolas" w:cs="Consolas"/>
          <w:color w:val="000000" w:themeColor="text1"/>
          <w:sz w:val="19"/>
          <w:szCs w:val="19"/>
          <w:u w:val="single"/>
        </w:rPr>
        <w:pPrChange w:id="2197" w:author="Roca Neyra Renzo Jaime" w:date="2019-09-09T23:53:00Z">
          <w:pPr/>
        </w:pPrChange>
      </w:pPr>
      <w:r>
        <w:rPr>
          <w:sz w:val="20"/>
          <w:szCs w:val="20"/>
        </w:rPr>
        <w:t xml:space="preserve">Para calcular el presupuesto de ejecución por </w:t>
      </w:r>
      <w:r w:rsidR="002C0AEE">
        <w:rPr>
          <w:sz w:val="20"/>
          <w:szCs w:val="20"/>
        </w:rPr>
        <w:t xml:space="preserve">contrata </w:t>
      </w:r>
      <w:r>
        <w:rPr>
          <w:sz w:val="20"/>
          <w:szCs w:val="20"/>
        </w:rPr>
        <w:t>se suma el coste</w:t>
      </w:r>
      <w:r w:rsidR="002C0AEE">
        <w:rPr>
          <w:sz w:val="20"/>
          <w:szCs w:val="20"/>
        </w:rPr>
        <w:t xml:space="preserve"> total</w:t>
      </w:r>
      <w:r>
        <w:rPr>
          <w:sz w:val="20"/>
          <w:szCs w:val="20"/>
        </w:rPr>
        <w:t xml:space="preserve"> por ejecución material y </w:t>
      </w:r>
      <w:r w:rsidR="002C0AEE">
        <w:rPr>
          <w:sz w:val="20"/>
          <w:szCs w:val="20"/>
        </w:rPr>
        <w:t>l</w:t>
      </w:r>
      <w:r>
        <w:rPr>
          <w:sz w:val="20"/>
          <w:szCs w:val="20"/>
        </w:rPr>
        <w:t>os gastos generales y beneficio industrial.</w:t>
      </w:r>
    </w:p>
    <w:tbl>
      <w:tblPr>
        <w:tblStyle w:val="Tablaconcuadrcula"/>
        <w:tblW w:w="0" w:type="auto"/>
        <w:tblLook w:val="04A0" w:firstRow="1" w:lastRow="0" w:firstColumn="1" w:lastColumn="0" w:noHBand="0" w:noVBand="1"/>
      </w:tblPr>
      <w:tblGrid>
        <w:gridCol w:w="4247"/>
        <w:gridCol w:w="4247"/>
      </w:tblGrid>
      <w:tr w:rsidR="00B00B58" w14:paraId="2E0150E2" w14:textId="77777777" w:rsidTr="00BF439A">
        <w:tc>
          <w:tcPr>
            <w:tcW w:w="4247" w:type="dxa"/>
          </w:tcPr>
          <w:p w14:paraId="44637B99" w14:textId="77777777" w:rsidR="00B00B58" w:rsidRPr="00187D7C" w:rsidRDefault="00B00B58">
            <w:pPr>
              <w:spacing w:line="276" w:lineRule="auto"/>
              <w:jc w:val="both"/>
              <w:pPrChange w:id="2198" w:author="Roca Neyra Renzo Jaime" w:date="2019-09-09T23:53:00Z">
                <w:pPr/>
              </w:pPrChange>
            </w:pPr>
            <w:r w:rsidRPr="00187D7C">
              <w:t>Coste total de ejecución material</w:t>
            </w:r>
          </w:p>
        </w:tc>
        <w:tc>
          <w:tcPr>
            <w:tcW w:w="4247" w:type="dxa"/>
          </w:tcPr>
          <w:p w14:paraId="37896C02" w14:textId="28935720" w:rsidR="00B00B58" w:rsidRDefault="00AD658B">
            <w:pPr>
              <w:spacing w:line="276" w:lineRule="auto"/>
              <w:jc w:val="both"/>
              <w:pPrChange w:id="2199" w:author="Roca Neyra Renzo Jaime" w:date="2019-09-09T23:53:00Z">
                <w:pPr/>
              </w:pPrChange>
            </w:pPr>
            <w:ins w:id="2200" w:author="Roca Neyra Renzo Jaime" w:date="2019-09-09T23:28:00Z">
              <w:r>
                <w:t>6</w:t>
              </w:r>
              <w:r w:rsidRPr="000F582B">
                <w:t>.</w:t>
              </w:r>
              <w:r>
                <w:t>8</w:t>
              </w:r>
              <w:r w:rsidRPr="000F582B">
                <w:t>55,83</w:t>
              </w:r>
              <w:r>
                <w:t xml:space="preserve"> €</w:t>
              </w:r>
            </w:ins>
            <w:del w:id="2201" w:author="Roca Neyra Renzo Jaime" w:date="2019-09-09T23:28:00Z">
              <w:r w:rsidR="00B00B58" w:rsidRPr="000F582B" w:rsidDel="00AD658B">
                <w:delText>4.455,83</w:delText>
              </w:r>
              <w:r w:rsidR="00B00B58" w:rsidDel="00AD658B">
                <w:delText xml:space="preserve"> €</w:delText>
              </w:r>
            </w:del>
          </w:p>
        </w:tc>
      </w:tr>
      <w:tr w:rsidR="00B00B58" w14:paraId="505E8094" w14:textId="77777777" w:rsidTr="00BF439A">
        <w:tc>
          <w:tcPr>
            <w:tcW w:w="4247" w:type="dxa"/>
          </w:tcPr>
          <w:p w14:paraId="0388C4DF" w14:textId="77777777" w:rsidR="00B00B58" w:rsidRPr="002C0AEE" w:rsidRDefault="002C0AEE">
            <w:pPr>
              <w:spacing w:line="276" w:lineRule="auto"/>
              <w:jc w:val="both"/>
              <w:pPrChange w:id="2202" w:author="Roca Neyra Renzo Jaime" w:date="2019-09-09T23:53:00Z">
                <w:pPr/>
              </w:pPrChange>
            </w:pPr>
            <w:r w:rsidRPr="002C0AEE">
              <w:t>Gastos generales y beneficio industrial</w:t>
            </w:r>
          </w:p>
        </w:tc>
        <w:tc>
          <w:tcPr>
            <w:tcW w:w="4247" w:type="dxa"/>
          </w:tcPr>
          <w:p w14:paraId="30F55F87" w14:textId="1FA10E45" w:rsidR="00B00B58" w:rsidRDefault="00AD658B">
            <w:pPr>
              <w:spacing w:line="276" w:lineRule="auto"/>
              <w:jc w:val="both"/>
              <w:pPrChange w:id="2203" w:author="Roca Neyra Renzo Jaime" w:date="2019-09-09T23:53:00Z">
                <w:pPr/>
              </w:pPrChange>
            </w:pPr>
            <w:ins w:id="2204" w:author="Roca Neyra Renzo Jaime" w:date="2019-09-09T23:28:00Z">
              <w:r>
                <w:t>2.056,75 €</w:t>
              </w:r>
            </w:ins>
            <w:del w:id="2205" w:author="Roca Neyra Renzo Jaime" w:date="2019-09-09T23:28:00Z">
              <w:r w:rsidR="002C0AEE" w:rsidDel="00AD658B">
                <w:delText>891,17 €</w:delText>
              </w:r>
            </w:del>
          </w:p>
        </w:tc>
      </w:tr>
      <w:tr w:rsidR="00B00B58" w14:paraId="143F53F5" w14:textId="77777777" w:rsidTr="00BF439A">
        <w:tc>
          <w:tcPr>
            <w:tcW w:w="4247" w:type="dxa"/>
          </w:tcPr>
          <w:p w14:paraId="547792FE" w14:textId="77777777" w:rsidR="00B00B58" w:rsidRPr="000F582B" w:rsidRDefault="002C0AEE">
            <w:pPr>
              <w:spacing w:line="276" w:lineRule="auto"/>
              <w:jc w:val="both"/>
              <w:rPr>
                <w:b/>
              </w:rPr>
              <w:pPrChange w:id="2206" w:author="Roca Neyra Renzo Jaime" w:date="2019-09-09T23:53:00Z">
                <w:pPr/>
              </w:pPrChange>
            </w:pPr>
            <w:r>
              <w:rPr>
                <w:b/>
              </w:rPr>
              <w:t>Presupuesto de ejecución por contrata</w:t>
            </w:r>
          </w:p>
        </w:tc>
        <w:tc>
          <w:tcPr>
            <w:tcW w:w="4247" w:type="dxa"/>
          </w:tcPr>
          <w:p w14:paraId="0A4F0354" w14:textId="6D666DEF" w:rsidR="00B00B58" w:rsidRDefault="002C0AEE">
            <w:pPr>
              <w:spacing w:line="276" w:lineRule="auto"/>
              <w:jc w:val="both"/>
              <w:pPrChange w:id="2207" w:author="Roca Neyra Renzo Jaime" w:date="2019-09-09T23:53:00Z">
                <w:pPr/>
              </w:pPrChange>
            </w:pPr>
            <w:del w:id="2208" w:author="Roca Neyra Renzo Jaime" w:date="2019-09-09T23:28:00Z">
              <w:r w:rsidRPr="002C0AEE" w:rsidDel="00AD658B">
                <w:delText>5</w:delText>
              </w:r>
            </w:del>
            <w:ins w:id="2209" w:author="Roca Neyra Renzo Jaime" w:date="2019-09-09T23:28:00Z">
              <w:r w:rsidR="00AD658B">
                <w:t>8</w:t>
              </w:r>
            </w:ins>
            <w:r w:rsidRPr="002C0AEE">
              <w:t>.</w:t>
            </w:r>
            <w:ins w:id="2210" w:author="Roca Neyra Renzo Jaime" w:date="2019-09-09T23:28:00Z">
              <w:r w:rsidR="00AD658B">
                <w:t>912</w:t>
              </w:r>
            </w:ins>
            <w:del w:id="2211" w:author="Roca Neyra Renzo Jaime" w:date="2019-09-09T23:28:00Z">
              <w:r w:rsidRPr="002C0AEE" w:rsidDel="00AD658B">
                <w:delText>347</w:delText>
              </w:r>
            </w:del>
            <w:r w:rsidRPr="002C0AEE">
              <w:t>,</w:t>
            </w:r>
            <w:ins w:id="2212" w:author="Roca Neyra Renzo Jaime" w:date="2019-09-09T23:28:00Z">
              <w:r w:rsidR="00AD658B">
                <w:t>58</w:t>
              </w:r>
            </w:ins>
            <w:del w:id="2213" w:author="Roca Neyra Renzo Jaime" w:date="2019-09-09T23:28:00Z">
              <w:r w:rsidRPr="002C0AEE" w:rsidDel="00AD658B">
                <w:delText>01</w:delText>
              </w:r>
            </w:del>
            <w:r w:rsidRPr="002C0AEE">
              <w:t>‬</w:t>
            </w:r>
            <w:r>
              <w:t xml:space="preserve"> €</w:t>
            </w:r>
          </w:p>
        </w:tc>
      </w:tr>
    </w:tbl>
    <w:p w14:paraId="5C849872" w14:textId="77777777" w:rsidR="00CA7935" w:rsidRDefault="00CA7935">
      <w:pPr>
        <w:spacing w:line="276" w:lineRule="auto"/>
        <w:jc w:val="both"/>
        <w:rPr>
          <w:rFonts w:ascii="Consolas" w:hAnsi="Consolas" w:cs="Consolas"/>
          <w:color w:val="000000" w:themeColor="text1"/>
          <w:sz w:val="19"/>
          <w:szCs w:val="19"/>
          <w:u w:val="single"/>
        </w:rPr>
        <w:pPrChange w:id="2214" w:author="Roca Neyra Renzo Jaime" w:date="2019-09-09T23:53:00Z">
          <w:pPr/>
        </w:pPrChange>
      </w:pPr>
    </w:p>
    <w:p w14:paraId="65D94153" w14:textId="77777777" w:rsidR="00771A1F" w:rsidRDefault="00771A1F">
      <w:pPr>
        <w:pStyle w:val="Ttulo2"/>
        <w:spacing w:line="276" w:lineRule="auto"/>
        <w:jc w:val="both"/>
        <w:pPrChange w:id="2215" w:author="Roca Neyra Renzo Jaime" w:date="2019-09-09T23:53:00Z">
          <w:pPr>
            <w:pStyle w:val="Ttulo2"/>
          </w:pPr>
        </w:pPrChange>
      </w:pPr>
      <w:bookmarkStart w:id="2216" w:name="_Toc17721560"/>
      <w:r>
        <w:t>Presupuesto total</w:t>
      </w:r>
      <w:bookmarkEnd w:id="2216"/>
    </w:p>
    <w:p w14:paraId="5AAC0D47" w14:textId="77777777" w:rsidR="00771A1F" w:rsidRDefault="00771A1F">
      <w:pPr>
        <w:spacing w:line="276" w:lineRule="auto"/>
        <w:jc w:val="both"/>
        <w:pPrChange w:id="2217" w:author="Roca Neyra Renzo Jaime" w:date="2019-09-09T23:53:00Z">
          <w:pPr/>
        </w:pPrChange>
      </w:pPr>
      <w:r>
        <w:t>El presupuesto total será el presupuesto de ejecución por contrata aplicando el 21% del I.V.A.</w:t>
      </w:r>
    </w:p>
    <w:tbl>
      <w:tblPr>
        <w:tblStyle w:val="Tablaconcuadrcula"/>
        <w:tblW w:w="0" w:type="auto"/>
        <w:tblLook w:val="04A0" w:firstRow="1" w:lastRow="0" w:firstColumn="1" w:lastColumn="0" w:noHBand="0" w:noVBand="1"/>
      </w:tblPr>
      <w:tblGrid>
        <w:gridCol w:w="4247"/>
        <w:gridCol w:w="4247"/>
      </w:tblGrid>
      <w:tr w:rsidR="00771A1F" w14:paraId="48AD462D" w14:textId="77777777" w:rsidTr="00BF439A">
        <w:tc>
          <w:tcPr>
            <w:tcW w:w="4247" w:type="dxa"/>
          </w:tcPr>
          <w:p w14:paraId="15864DDD" w14:textId="77777777" w:rsidR="00771A1F" w:rsidRPr="00EA61B8" w:rsidRDefault="00771A1F">
            <w:pPr>
              <w:spacing w:line="276" w:lineRule="auto"/>
              <w:jc w:val="both"/>
              <w:pPrChange w:id="2218" w:author="Roca Neyra Renzo Jaime" w:date="2019-09-09T23:53:00Z">
                <w:pPr/>
              </w:pPrChange>
            </w:pPr>
            <w:r w:rsidRPr="00EA61B8">
              <w:t>Presupuesto de ejecución por contrata</w:t>
            </w:r>
          </w:p>
        </w:tc>
        <w:tc>
          <w:tcPr>
            <w:tcW w:w="4247" w:type="dxa"/>
          </w:tcPr>
          <w:p w14:paraId="5C65CE6E" w14:textId="1FDE25DF" w:rsidR="00771A1F" w:rsidRDefault="00AD658B">
            <w:pPr>
              <w:spacing w:line="276" w:lineRule="auto"/>
              <w:jc w:val="both"/>
              <w:pPrChange w:id="2219" w:author="Roca Neyra Renzo Jaime" w:date="2019-09-09T23:53:00Z">
                <w:pPr/>
              </w:pPrChange>
            </w:pPr>
            <w:ins w:id="2220" w:author="Roca Neyra Renzo Jaime" w:date="2019-09-09T23:29:00Z">
              <w:r>
                <w:t>8.912,58 €</w:t>
              </w:r>
            </w:ins>
            <w:del w:id="2221" w:author="Roca Neyra Renzo Jaime" w:date="2019-09-09T23:29:00Z">
              <w:r w:rsidR="00771A1F" w:rsidRPr="002C0AEE" w:rsidDel="00AD658B">
                <w:delText>5.347,01</w:delText>
              </w:r>
              <w:r w:rsidR="00771A1F" w:rsidRPr="002C0AEE" w:rsidDel="00AD658B">
                <w:delText>‬</w:delText>
              </w:r>
              <w:r w:rsidR="00771A1F" w:rsidDel="00AD658B">
                <w:delText xml:space="preserve"> €</w:delText>
              </w:r>
            </w:del>
          </w:p>
        </w:tc>
      </w:tr>
      <w:tr w:rsidR="00771A1F" w14:paraId="4AAC85FA" w14:textId="77777777" w:rsidTr="00BF439A">
        <w:tc>
          <w:tcPr>
            <w:tcW w:w="4247" w:type="dxa"/>
          </w:tcPr>
          <w:p w14:paraId="3A69FB9F" w14:textId="77777777" w:rsidR="00771A1F" w:rsidRPr="002C0AEE" w:rsidRDefault="00771A1F">
            <w:pPr>
              <w:spacing w:line="276" w:lineRule="auto"/>
              <w:jc w:val="both"/>
              <w:pPrChange w:id="2222" w:author="Roca Neyra Renzo Jaime" w:date="2019-09-09T23:53:00Z">
                <w:pPr/>
              </w:pPrChange>
            </w:pPr>
            <w:r>
              <w:t>21</w:t>
            </w:r>
            <w:r w:rsidR="00EA61B8">
              <w:t>% de I.V.A</w:t>
            </w:r>
          </w:p>
        </w:tc>
        <w:tc>
          <w:tcPr>
            <w:tcW w:w="4247" w:type="dxa"/>
          </w:tcPr>
          <w:p w14:paraId="0EE6E359" w14:textId="5966131C" w:rsidR="00771A1F" w:rsidRDefault="00EA61B8">
            <w:pPr>
              <w:spacing w:line="276" w:lineRule="auto"/>
              <w:jc w:val="both"/>
              <w:pPrChange w:id="2223" w:author="Roca Neyra Renzo Jaime" w:date="2019-09-09T23:53:00Z">
                <w:pPr/>
              </w:pPrChange>
            </w:pPr>
            <w:r>
              <w:t>1.</w:t>
            </w:r>
            <w:del w:id="2224" w:author="Roca Neyra Renzo Jaime" w:date="2019-09-09T23:29:00Z">
              <w:r w:rsidDel="00AD658B">
                <w:delText>122</w:delText>
              </w:r>
            </w:del>
            <w:ins w:id="2225" w:author="Roca Neyra Renzo Jaime" w:date="2019-09-09T23:29:00Z">
              <w:r w:rsidR="00AD658B">
                <w:t>871</w:t>
              </w:r>
            </w:ins>
            <w:r>
              <w:t>,</w:t>
            </w:r>
            <w:del w:id="2226" w:author="Roca Neyra Renzo Jaime" w:date="2019-09-09T23:29:00Z">
              <w:r w:rsidDel="00AD658B">
                <w:delText xml:space="preserve">87 </w:delText>
              </w:r>
            </w:del>
            <w:ins w:id="2227" w:author="Roca Neyra Renzo Jaime" w:date="2019-09-09T23:29:00Z">
              <w:r w:rsidR="00AD658B">
                <w:t xml:space="preserve">64 </w:t>
              </w:r>
            </w:ins>
            <w:r w:rsidR="00771A1F">
              <w:t>€</w:t>
            </w:r>
          </w:p>
        </w:tc>
      </w:tr>
      <w:tr w:rsidR="00771A1F" w14:paraId="525C15A2" w14:textId="77777777" w:rsidTr="00BF439A">
        <w:tc>
          <w:tcPr>
            <w:tcW w:w="4247" w:type="dxa"/>
          </w:tcPr>
          <w:p w14:paraId="579CADF2" w14:textId="77777777" w:rsidR="00771A1F" w:rsidRPr="000F582B" w:rsidRDefault="00EA61B8">
            <w:pPr>
              <w:spacing w:line="276" w:lineRule="auto"/>
              <w:jc w:val="both"/>
              <w:rPr>
                <w:b/>
              </w:rPr>
              <w:pPrChange w:id="2228" w:author="Roca Neyra Renzo Jaime" w:date="2019-09-09T23:53:00Z">
                <w:pPr/>
              </w:pPrChange>
            </w:pPr>
            <w:r>
              <w:rPr>
                <w:b/>
              </w:rPr>
              <w:t>Presupuesto total</w:t>
            </w:r>
          </w:p>
        </w:tc>
        <w:tc>
          <w:tcPr>
            <w:tcW w:w="4247" w:type="dxa"/>
          </w:tcPr>
          <w:p w14:paraId="30CA0CDC" w14:textId="154F936F" w:rsidR="00771A1F" w:rsidRPr="00EA61B8" w:rsidRDefault="00AD658B">
            <w:pPr>
              <w:spacing w:line="276" w:lineRule="auto"/>
              <w:jc w:val="both"/>
              <w:rPr>
                <w:b/>
              </w:rPr>
              <w:pPrChange w:id="2229" w:author="Roca Neyra Renzo Jaime" w:date="2019-09-09T23:53:00Z">
                <w:pPr/>
              </w:pPrChange>
            </w:pPr>
            <w:ins w:id="2230" w:author="Roca Neyra Renzo Jaime" w:date="2019-09-09T23:30:00Z">
              <w:r>
                <w:rPr>
                  <w:b/>
                </w:rPr>
                <w:t>10</w:t>
              </w:r>
            </w:ins>
            <w:del w:id="2231" w:author="Roca Neyra Renzo Jaime" w:date="2019-09-09T23:30:00Z">
              <w:r w:rsidR="00EA61B8" w:rsidRPr="00EA61B8" w:rsidDel="00AD658B">
                <w:rPr>
                  <w:b/>
                </w:rPr>
                <w:delText>6</w:delText>
              </w:r>
            </w:del>
            <w:r w:rsidR="00EA61B8" w:rsidRPr="00EA61B8">
              <w:rPr>
                <w:b/>
              </w:rPr>
              <w:t>.</w:t>
            </w:r>
            <w:ins w:id="2232" w:author="Roca Neyra Renzo Jaime" w:date="2019-09-09T23:30:00Z">
              <w:r>
                <w:rPr>
                  <w:b/>
                </w:rPr>
                <w:t>784</w:t>
              </w:r>
            </w:ins>
            <w:del w:id="2233" w:author="Roca Neyra Renzo Jaime" w:date="2019-09-09T23:30:00Z">
              <w:r w:rsidR="00EA61B8" w:rsidRPr="00EA61B8" w:rsidDel="00AD658B">
                <w:rPr>
                  <w:b/>
                </w:rPr>
                <w:delText>469</w:delText>
              </w:r>
            </w:del>
            <w:r w:rsidR="00EA61B8" w:rsidRPr="00EA61B8">
              <w:rPr>
                <w:b/>
              </w:rPr>
              <w:t>.</w:t>
            </w:r>
            <w:ins w:id="2234" w:author="Roca Neyra Renzo Jaime" w:date="2019-09-09T23:30:00Z">
              <w:r>
                <w:rPr>
                  <w:b/>
                </w:rPr>
                <w:t>22</w:t>
              </w:r>
            </w:ins>
            <w:del w:id="2235" w:author="Roca Neyra Renzo Jaime" w:date="2019-09-09T23:30:00Z">
              <w:r w:rsidR="00EA61B8" w:rsidRPr="00EA61B8" w:rsidDel="00AD658B">
                <w:rPr>
                  <w:b/>
                </w:rPr>
                <w:delText>88</w:delText>
              </w:r>
            </w:del>
            <w:r w:rsidR="00EA61B8" w:rsidRPr="00EA61B8">
              <w:rPr>
                <w:b/>
              </w:rPr>
              <w:t xml:space="preserve"> €</w:t>
            </w:r>
          </w:p>
        </w:tc>
      </w:tr>
    </w:tbl>
    <w:p w14:paraId="31B6CD28" w14:textId="722C9222" w:rsidR="00F71DBC" w:rsidRDefault="00F71DBC" w:rsidP="00AD0AFE">
      <w:pPr>
        <w:spacing w:line="276" w:lineRule="auto"/>
        <w:jc w:val="both"/>
        <w:rPr>
          <w:ins w:id="2236" w:author="Roca Neyra Renzo Jaime" w:date="2019-09-10T23:56:00Z"/>
          <w:rFonts w:ascii="Consolas" w:hAnsi="Consolas" w:cs="Consolas"/>
          <w:color w:val="000000" w:themeColor="text1"/>
          <w:sz w:val="19"/>
          <w:szCs w:val="19"/>
          <w:u w:val="single"/>
        </w:rPr>
      </w:pPr>
    </w:p>
    <w:p w14:paraId="32EF2268" w14:textId="1B07B398" w:rsidR="003378C1" w:rsidRDefault="003378C1" w:rsidP="00AD0AFE">
      <w:pPr>
        <w:spacing w:line="276" w:lineRule="auto"/>
        <w:jc w:val="both"/>
        <w:rPr>
          <w:ins w:id="2237" w:author="Roca Neyra Renzo Jaime" w:date="2019-09-10T23:56:00Z"/>
          <w:rFonts w:ascii="Consolas" w:hAnsi="Consolas" w:cs="Consolas"/>
          <w:color w:val="000000" w:themeColor="text1"/>
          <w:sz w:val="19"/>
          <w:szCs w:val="19"/>
          <w:u w:val="single"/>
        </w:rPr>
      </w:pPr>
    </w:p>
    <w:p w14:paraId="11819075" w14:textId="22778C06" w:rsidR="003378C1" w:rsidRDefault="003378C1" w:rsidP="00AD0AFE">
      <w:pPr>
        <w:spacing w:line="276" w:lineRule="auto"/>
        <w:jc w:val="both"/>
        <w:rPr>
          <w:ins w:id="2238" w:author="Roca Neyra Renzo Jaime" w:date="2019-09-10T23:56:00Z"/>
          <w:rFonts w:ascii="Consolas" w:hAnsi="Consolas" w:cs="Consolas"/>
          <w:color w:val="000000" w:themeColor="text1"/>
          <w:sz w:val="19"/>
          <w:szCs w:val="19"/>
          <w:u w:val="single"/>
        </w:rPr>
      </w:pPr>
    </w:p>
    <w:p w14:paraId="5F438AB5" w14:textId="5EA5D0DB" w:rsidR="003378C1" w:rsidRDefault="003378C1" w:rsidP="00AD0AFE">
      <w:pPr>
        <w:spacing w:line="276" w:lineRule="auto"/>
        <w:jc w:val="both"/>
        <w:rPr>
          <w:ins w:id="2239" w:author="Roca Neyra Renzo Jaime" w:date="2019-09-10T23:56:00Z"/>
          <w:rFonts w:ascii="Consolas" w:hAnsi="Consolas" w:cs="Consolas"/>
          <w:color w:val="000000" w:themeColor="text1"/>
          <w:sz w:val="19"/>
          <w:szCs w:val="19"/>
          <w:u w:val="single"/>
        </w:rPr>
      </w:pPr>
    </w:p>
    <w:p w14:paraId="1A4A5B8B" w14:textId="1BFC7B95" w:rsidR="003378C1" w:rsidRDefault="003378C1" w:rsidP="00AD0AFE">
      <w:pPr>
        <w:spacing w:line="276" w:lineRule="auto"/>
        <w:jc w:val="both"/>
        <w:rPr>
          <w:ins w:id="2240" w:author="Roca Neyra Renzo Jaime" w:date="2019-09-10T23:56:00Z"/>
          <w:rFonts w:ascii="Consolas" w:hAnsi="Consolas" w:cs="Consolas"/>
          <w:color w:val="000000" w:themeColor="text1"/>
          <w:sz w:val="19"/>
          <w:szCs w:val="19"/>
          <w:u w:val="single"/>
        </w:rPr>
      </w:pPr>
    </w:p>
    <w:p w14:paraId="401DC045" w14:textId="3CA04EC9" w:rsidR="003378C1" w:rsidRDefault="003378C1" w:rsidP="00AD0AFE">
      <w:pPr>
        <w:spacing w:line="276" w:lineRule="auto"/>
        <w:jc w:val="both"/>
        <w:rPr>
          <w:ins w:id="2241" w:author="Roca Neyra Renzo Jaime" w:date="2019-09-10T23:56:00Z"/>
          <w:rFonts w:ascii="Consolas" w:hAnsi="Consolas" w:cs="Consolas"/>
          <w:color w:val="000000" w:themeColor="text1"/>
          <w:sz w:val="19"/>
          <w:szCs w:val="19"/>
          <w:u w:val="single"/>
        </w:rPr>
      </w:pPr>
    </w:p>
    <w:p w14:paraId="6CFB46EA" w14:textId="3E6C707B" w:rsidR="003378C1" w:rsidRDefault="003378C1" w:rsidP="00AD0AFE">
      <w:pPr>
        <w:spacing w:line="276" w:lineRule="auto"/>
        <w:jc w:val="both"/>
        <w:rPr>
          <w:ins w:id="2242" w:author="Roca Neyra Renzo Jaime" w:date="2019-09-10T23:56:00Z"/>
          <w:rFonts w:ascii="Consolas" w:hAnsi="Consolas" w:cs="Consolas"/>
          <w:color w:val="000000" w:themeColor="text1"/>
          <w:sz w:val="19"/>
          <w:szCs w:val="19"/>
          <w:u w:val="single"/>
        </w:rPr>
      </w:pPr>
    </w:p>
    <w:p w14:paraId="6123E710" w14:textId="7406C6F8" w:rsidR="003378C1" w:rsidRDefault="003378C1" w:rsidP="00AD0AFE">
      <w:pPr>
        <w:spacing w:line="276" w:lineRule="auto"/>
        <w:jc w:val="both"/>
        <w:rPr>
          <w:ins w:id="2243" w:author="Roca Neyra Renzo Jaime" w:date="2019-09-10T23:56:00Z"/>
          <w:rFonts w:ascii="Consolas" w:hAnsi="Consolas" w:cs="Consolas"/>
          <w:color w:val="000000" w:themeColor="text1"/>
          <w:sz w:val="19"/>
          <w:szCs w:val="19"/>
          <w:u w:val="single"/>
        </w:rPr>
      </w:pPr>
    </w:p>
    <w:p w14:paraId="430C191F" w14:textId="2FDD5B19" w:rsidR="003378C1" w:rsidRDefault="003378C1" w:rsidP="00AD0AFE">
      <w:pPr>
        <w:spacing w:line="276" w:lineRule="auto"/>
        <w:jc w:val="both"/>
        <w:rPr>
          <w:ins w:id="2244" w:author="Roca Neyra Renzo Jaime" w:date="2019-09-10T23:56:00Z"/>
          <w:rFonts w:ascii="Consolas" w:hAnsi="Consolas" w:cs="Consolas"/>
          <w:color w:val="000000" w:themeColor="text1"/>
          <w:sz w:val="19"/>
          <w:szCs w:val="19"/>
          <w:u w:val="single"/>
        </w:rPr>
      </w:pPr>
    </w:p>
    <w:p w14:paraId="59FC9A35" w14:textId="17438E1B" w:rsidR="003378C1" w:rsidRDefault="003378C1" w:rsidP="00AD0AFE">
      <w:pPr>
        <w:spacing w:line="276" w:lineRule="auto"/>
        <w:jc w:val="both"/>
        <w:rPr>
          <w:ins w:id="2245" w:author="Roca Neyra Renzo Jaime" w:date="2019-09-10T23:56:00Z"/>
          <w:rFonts w:ascii="Consolas" w:hAnsi="Consolas" w:cs="Consolas"/>
          <w:color w:val="000000" w:themeColor="text1"/>
          <w:sz w:val="19"/>
          <w:szCs w:val="19"/>
          <w:u w:val="single"/>
        </w:rPr>
      </w:pPr>
    </w:p>
    <w:p w14:paraId="15AF65D9" w14:textId="4D472AD6" w:rsidR="003378C1" w:rsidRDefault="003378C1" w:rsidP="00AD0AFE">
      <w:pPr>
        <w:spacing w:line="276" w:lineRule="auto"/>
        <w:jc w:val="both"/>
        <w:rPr>
          <w:ins w:id="2246" w:author="Roca Neyra Renzo Jaime" w:date="2019-09-10T23:56:00Z"/>
          <w:rFonts w:ascii="Consolas" w:hAnsi="Consolas" w:cs="Consolas"/>
          <w:color w:val="000000" w:themeColor="text1"/>
          <w:sz w:val="19"/>
          <w:szCs w:val="19"/>
          <w:u w:val="single"/>
        </w:rPr>
      </w:pPr>
    </w:p>
    <w:p w14:paraId="3E433AD8" w14:textId="5EABFB66" w:rsidR="003378C1" w:rsidRDefault="003378C1" w:rsidP="00AD0AFE">
      <w:pPr>
        <w:spacing w:line="276" w:lineRule="auto"/>
        <w:jc w:val="both"/>
        <w:rPr>
          <w:ins w:id="2247" w:author="Roca Neyra Renzo Jaime" w:date="2019-09-10T23:56:00Z"/>
          <w:rFonts w:ascii="Consolas" w:hAnsi="Consolas" w:cs="Consolas"/>
          <w:color w:val="000000" w:themeColor="text1"/>
          <w:sz w:val="19"/>
          <w:szCs w:val="19"/>
          <w:u w:val="single"/>
        </w:rPr>
      </w:pPr>
    </w:p>
    <w:p w14:paraId="06D860BC" w14:textId="4126C539" w:rsidR="003378C1" w:rsidRDefault="003378C1" w:rsidP="00AD0AFE">
      <w:pPr>
        <w:spacing w:line="276" w:lineRule="auto"/>
        <w:jc w:val="both"/>
        <w:rPr>
          <w:ins w:id="2248" w:author="Roca Neyra Renzo Jaime" w:date="2019-09-10T23:56:00Z"/>
          <w:rFonts w:ascii="Consolas" w:hAnsi="Consolas" w:cs="Consolas"/>
          <w:color w:val="000000" w:themeColor="text1"/>
          <w:sz w:val="19"/>
          <w:szCs w:val="19"/>
          <w:u w:val="single"/>
        </w:rPr>
      </w:pPr>
    </w:p>
    <w:p w14:paraId="0768E0B8" w14:textId="58944EF7" w:rsidR="003378C1" w:rsidRDefault="003378C1" w:rsidP="00AD0AFE">
      <w:pPr>
        <w:spacing w:line="276" w:lineRule="auto"/>
        <w:jc w:val="both"/>
        <w:rPr>
          <w:ins w:id="2249" w:author="Roca Neyra Renzo Jaime" w:date="2019-09-10T23:56:00Z"/>
          <w:rFonts w:ascii="Consolas" w:hAnsi="Consolas" w:cs="Consolas"/>
          <w:color w:val="000000" w:themeColor="text1"/>
          <w:sz w:val="19"/>
          <w:szCs w:val="19"/>
          <w:u w:val="single"/>
        </w:rPr>
      </w:pPr>
    </w:p>
    <w:p w14:paraId="4CA6396A" w14:textId="084CBD45" w:rsidR="003378C1" w:rsidRDefault="003378C1" w:rsidP="00AD0AFE">
      <w:pPr>
        <w:spacing w:line="276" w:lineRule="auto"/>
        <w:jc w:val="both"/>
        <w:rPr>
          <w:ins w:id="2250" w:author="Roca Neyra Renzo Jaime" w:date="2019-09-10T23:56:00Z"/>
          <w:rFonts w:ascii="Consolas" w:hAnsi="Consolas" w:cs="Consolas"/>
          <w:color w:val="000000" w:themeColor="text1"/>
          <w:sz w:val="19"/>
          <w:szCs w:val="19"/>
          <w:u w:val="single"/>
        </w:rPr>
      </w:pPr>
    </w:p>
    <w:p w14:paraId="0305C5AE" w14:textId="77433D62" w:rsidR="003378C1" w:rsidRDefault="003378C1" w:rsidP="00AD0AFE">
      <w:pPr>
        <w:spacing w:line="276" w:lineRule="auto"/>
        <w:jc w:val="both"/>
        <w:rPr>
          <w:ins w:id="2251" w:author="Roca Neyra Renzo Jaime" w:date="2019-09-10T23:56:00Z"/>
          <w:rFonts w:ascii="Consolas" w:hAnsi="Consolas" w:cs="Consolas"/>
          <w:color w:val="000000" w:themeColor="text1"/>
          <w:sz w:val="19"/>
          <w:szCs w:val="19"/>
          <w:u w:val="single"/>
        </w:rPr>
      </w:pPr>
    </w:p>
    <w:p w14:paraId="6996DFC5" w14:textId="4C038A7B" w:rsidR="003378C1" w:rsidRDefault="003378C1" w:rsidP="00AD0AFE">
      <w:pPr>
        <w:spacing w:line="276" w:lineRule="auto"/>
        <w:jc w:val="both"/>
        <w:rPr>
          <w:ins w:id="2252" w:author="Roca Neyra Renzo Jaime" w:date="2019-09-10T23:56:00Z"/>
          <w:rFonts w:ascii="Consolas" w:hAnsi="Consolas" w:cs="Consolas"/>
          <w:color w:val="000000" w:themeColor="text1"/>
          <w:sz w:val="19"/>
          <w:szCs w:val="19"/>
          <w:u w:val="single"/>
        </w:rPr>
      </w:pPr>
    </w:p>
    <w:p w14:paraId="3EE46E45" w14:textId="3D35AA5B" w:rsidR="003378C1" w:rsidRDefault="003378C1" w:rsidP="00AD0AFE">
      <w:pPr>
        <w:spacing w:line="276" w:lineRule="auto"/>
        <w:jc w:val="both"/>
        <w:rPr>
          <w:ins w:id="2253" w:author="Roca Neyra Renzo Jaime" w:date="2019-09-10T23:56:00Z"/>
          <w:rFonts w:ascii="Consolas" w:hAnsi="Consolas" w:cs="Consolas"/>
          <w:color w:val="000000" w:themeColor="text1"/>
          <w:sz w:val="19"/>
          <w:szCs w:val="19"/>
          <w:u w:val="single"/>
        </w:rPr>
      </w:pPr>
    </w:p>
    <w:p w14:paraId="4ED540B2" w14:textId="6834AAF5" w:rsidR="003378C1" w:rsidRDefault="003378C1" w:rsidP="00AD0AFE">
      <w:pPr>
        <w:spacing w:line="276" w:lineRule="auto"/>
        <w:jc w:val="both"/>
        <w:rPr>
          <w:ins w:id="2254" w:author="Roca Neyra Renzo Jaime" w:date="2019-09-10T23:56:00Z"/>
          <w:rFonts w:ascii="Consolas" w:hAnsi="Consolas" w:cs="Consolas"/>
          <w:color w:val="000000" w:themeColor="text1"/>
          <w:sz w:val="19"/>
          <w:szCs w:val="19"/>
          <w:u w:val="single"/>
        </w:rPr>
      </w:pPr>
    </w:p>
    <w:p w14:paraId="478F6354" w14:textId="724F866D" w:rsidR="003378C1" w:rsidRDefault="003378C1" w:rsidP="00AD0AFE">
      <w:pPr>
        <w:spacing w:line="276" w:lineRule="auto"/>
        <w:jc w:val="both"/>
        <w:rPr>
          <w:ins w:id="2255" w:author="Roca Neyra Renzo Jaime" w:date="2019-09-10T23:56:00Z"/>
          <w:rFonts w:ascii="Consolas" w:hAnsi="Consolas" w:cs="Consolas"/>
          <w:color w:val="000000" w:themeColor="text1"/>
          <w:sz w:val="19"/>
          <w:szCs w:val="19"/>
          <w:u w:val="single"/>
        </w:rPr>
      </w:pPr>
    </w:p>
    <w:p w14:paraId="6FE4EE38" w14:textId="77777777" w:rsidR="003378C1" w:rsidRDefault="003378C1">
      <w:pPr>
        <w:spacing w:line="276" w:lineRule="auto"/>
        <w:jc w:val="both"/>
        <w:rPr>
          <w:rFonts w:ascii="Consolas" w:hAnsi="Consolas" w:cs="Consolas"/>
          <w:color w:val="000000" w:themeColor="text1"/>
          <w:sz w:val="19"/>
          <w:szCs w:val="19"/>
          <w:u w:val="single"/>
        </w:rPr>
        <w:pPrChange w:id="2256" w:author="Roca Neyra Renzo Jaime" w:date="2019-09-09T23:53:00Z">
          <w:pPr/>
        </w:pPrChange>
      </w:pPr>
    </w:p>
    <w:p w14:paraId="4CE9412F" w14:textId="77777777" w:rsidR="00250282" w:rsidRDefault="00250282">
      <w:pPr>
        <w:pStyle w:val="Ttulo1"/>
        <w:spacing w:line="276" w:lineRule="auto"/>
        <w:jc w:val="both"/>
        <w:pPrChange w:id="2257" w:author="Roca Neyra Renzo Jaime" w:date="2019-09-09T23:53:00Z">
          <w:pPr>
            <w:pStyle w:val="Ttulo1"/>
          </w:pPr>
        </w:pPrChange>
      </w:pPr>
      <w:bookmarkStart w:id="2258" w:name="_Toc17721561"/>
      <w:r>
        <w:lastRenderedPageBreak/>
        <w:t>Mejoras futuras</w:t>
      </w:r>
      <w:bookmarkEnd w:id="2258"/>
    </w:p>
    <w:p w14:paraId="2B76971F" w14:textId="77777777" w:rsidR="00250282" w:rsidRDefault="00250282">
      <w:pPr>
        <w:spacing w:line="276" w:lineRule="auto"/>
        <w:jc w:val="both"/>
        <w:pPrChange w:id="2259" w:author="Roca Neyra Renzo Jaime" w:date="2019-09-09T23:53:00Z">
          <w:pPr/>
        </w:pPrChange>
      </w:pPr>
      <w:r>
        <w:t>Dado que este proyecto se basa en la creación inicial de una nueva librería, esta librería se le podría agregar tantas funcionalidades como se quiera o necesite. Entre ellas se propone las siguientes funcionalidades, algunas de la librería WFDB nativa en C:</w:t>
      </w:r>
    </w:p>
    <w:p w14:paraId="7F903B14" w14:textId="77777777" w:rsidR="00DA5FB3" w:rsidRPr="00996987" w:rsidRDefault="00250282">
      <w:pPr>
        <w:pStyle w:val="Prrafodelista"/>
        <w:numPr>
          <w:ilvl w:val="0"/>
          <w:numId w:val="30"/>
        </w:numPr>
        <w:spacing w:line="276" w:lineRule="auto"/>
        <w:jc w:val="both"/>
        <w:rPr>
          <w:b/>
        </w:rPr>
        <w:pPrChange w:id="2260" w:author="Roca Neyra Renzo Jaime" w:date="2019-09-09T23:53:00Z">
          <w:pPr>
            <w:pStyle w:val="Prrafodelista"/>
            <w:numPr>
              <w:numId w:val="30"/>
            </w:numPr>
            <w:ind w:hanging="360"/>
          </w:pPr>
        </w:pPrChange>
      </w:pPr>
      <w:r w:rsidRPr="00DE6D58">
        <w:rPr>
          <w:b/>
        </w:rPr>
        <w:t>Lectura de la</w:t>
      </w:r>
      <w:r>
        <w:rPr>
          <w:b/>
        </w:rPr>
        <w:t xml:space="preserve">s señales en todos los formatos: </w:t>
      </w:r>
      <w:r>
        <w:t xml:space="preserve">Debido a que en el repositorio utilizado en este proyecto, </w:t>
      </w:r>
      <w:r>
        <w:rPr>
          <w:noProof/>
        </w:rPr>
        <w:t>PhysioBank</w:t>
      </w:r>
      <w:r>
        <w:t>, no se ha encontrado ningún registro con las datos o muestras en formato de 8 bit, 160 bit, 311 bit ya que estos formatos no son muy utilizados actualmente. No se han programado estos formatos, por lo que estaría pendiente completar esta funcionalidad de la librería original de WFDB.</w:t>
      </w:r>
    </w:p>
    <w:p w14:paraId="5B375EA8" w14:textId="77777777" w:rsidR="00996987" w:rsidRPr="00DA5FB3" w:rsidRDefault="00996987">
      <w:pPr>
        <w:pStyle w:val="Prrafodelista"/>
        <w:spacing w:line="276" w:lineRule="auto"/>
        <w:jc w:val="both"/>
        <w:rPr>
          <w:b/>
        </w:rPr>
        <w:pPrChange w:id="2261" w:author="Roca Neyra Renzo Jaime" w:date="2019-09-09T23:53:00Z">
          <w:pPr>
            <w:pStyle w:val="Prrafodelista"/>
          </w:pPr>
        </w:pPrChange>
      </w:pPr>
    </w:p>
    <w:p w14:paraId="76373E8D" w14:textId="77777777" w:rsidR="00DA5FB3" w:rsidRPr="00462DE7" w:rsidRDefault="00DA5FB3">
      <w:pPr>
        <w:pStyle w:val="Prrafodelista"/>
        <w:numPr>
          <w:ilvl w:val="0"/>
          <w:numId w:val="30"/>
        </w:numPr>
        <w:spacing w:line="276" w:lineRule="auto"/>
        <w:jc w:val="both"/>
        <w:rPr>
          <w:b/>
        </w:rPr>
        <w:pPrChange w:id="2262" w:author="Roca Neyra Renzo Jaime" w:date="2019-09-09T23:53:00Z">
          <w:pPr>
            <w:pStyle w:val="Prrafodelista"/>
            <w:numPr>
              <w:numId w:val="30"/>
            </w:numPr>
            <w:ind w:hanging="360"/>
          </w:pPr>
        </w:pPrChange>
      </w:pPr>
      <w:r w:rsidRPr="00462DE7">
        <w:rPr>
          <w:b/>
        </w:rPr>
        <w:t xml:space="preserve">Lectura de </w:t>
      </w:r>
      <w:r w:rsidR="00A02516" w:rsidRPr="00462DE7">
        <w:rPr>
          <w:b/>
        </w:rPr>
        <w:t>los</w:t>
      </w:r>
      <w:r w:rsidRPr="00462DE7">
        <w:rPr>
          <w:b/>
        </w:rPr>
        <w:t xml:space="preserve"> </w:t>
      </w:r>
      <w:r w:rsidR="00996987" w:rsidRPr="00462DE7">
        <w:rPr>
          <w:b/>
        </w:rPr>
        <w:t>registros</w:t>
      </w:r>
      <w:r w:rsidRPr="00462DE7">
        <w:rPr>
          <w:b/>
        </w:rPr>
        <w:t xml:space="preserve"> multisegmentos: </w:t>
      </w:r>
      <w:r w:rsidR="00996987">
        <w:t xml:space="preserve">Al igual </w:t>
      </w:r>
      <w:r w:rsidR="00A02516">
        <w:t xml:space="preserve">que la mejora </w:t>
      </w:r>
      <w:r w:rsidR="00996987">
        <w:t xml:space="preserve">anterior, no </w:t>
      </w:r>
      <w:r w:rsidR="00A02516">
        <w:t xml:space="preserve">se </w:t>
      </w:r>
      <w:r w:rsidR="00996987">
        <w:t>ha</w:t>
      </w:r>
      <w:r w:rsidR="00A02516">
        <w:t xml:space="preserve"> encontrado ningún ejemplo de registro multisegmentos en el repositorio </w:t>
      </w:r>
      <w:proofErr w:type="spellStart"/>
      <w:r w:rsidR="00A02516">
        <w:t>PhysionBank</w:t>
      </w:r>
      <w:proofErr w:type="spellEnd"/>
      <w:r w:rsidR="00A02516">
        <w:t>. Por lo que estaría pendiente la lectura de la línea de segmento del fichero de cabecera y el tratamiento del registro multisegmentos. Actualmente la librería solo obtiene el número de segmentos del registros y en caso de ser este mayor que 1, lanza la excepción de que no está implementado el tratamiento de registros multisegmentos</w:t>
      </w:r>
      <w:r w:rsidR="00462DE7">
        <w:t>.</w:t>
      </w:r>
    </w:p>
    <w:p w14:paraId="40679A2A" w14:textId="77777777" w:rsidR="00250282" w:rsidRPr="00462DE7" w:rsidRDefault="00250282">
      <w:pPr>
        <w:spacing w:line="276" w:lineRule="auto"/>
        <w:jc w:val="both"/>
        <w:rPr>
          <w:b/>
        </w:rPr>
        <w:pPrChange w:id="2263" w:author="Roca Neyra Renzo Jaime" w:date="2019-09-09T23:53:00Z">
          <w:pPr/>
        </w:pPrChange>
      </w:pPr>
    </w:p>
    <w:p w14:paraId="6192094F" w14:textId="77777777" w:rsidR="00250282" w:rsidRPr="00AC692E" w:rsidRDefault="00250282">
      <w:pPr>
        <w:pStyle w:val="Prrafodelista"/>
        <w:numPr>
          <w:ilvl w:val="0"/>
          <w:numId w:val="30"/>
        </w:numPr>
        <w:spacing w:line="276" w:lineRule="auto"/>
        <w:jc w:val="both"/>
        <w:rPr>
          <w:b/>
        </w:rPr>
        <w:pPrChange w:id="2264" w:author="Roca Neyra Renzo Jaime" w:date="2019-09-09T23:53:00Z">
          <w:pPr>
            <w:pStyle w:val="Prrafodelista"/>
            <w:numPr>
              <w:numId w:val="30"/>
            </w:numPr>
            <w:ind w:hanging="360"/>
          </w:pPr>
        </w:pPrChange>
      </w:pPr>
      <w:r>
        <w:rPr>
          <w:b/>
        </w:rPr>
        <w:t xml:space="preserve">Lectura del fichero de calibración: </w:t>
      </w:r>
      <w:r>
        <w:t xml:space="preserve">Otra funcionalidad de la librería original WFDB y la cual tampoco se ha completado, ya que este fichero es meramente informativo y se encuentra codificado en ASCII y se puede leer directamente. Esta funcionalidad se podría implementar creando un método de lectura del fichero de calibración en la clase </w:t>
      </w:r>
      <w:proofErr w:type="spellStart"/>
      <w:r>
        <w:t>Calibration</w:t>
      </w:r>
      <w:proofErr w:type="spellEnd"/>
      <w:r>
        <w:t xml:space="preserve"> y agregándola como Propiedad de la Clase Record.</w:t>
      </w:r>
      <w:r>
        <w:br/>
      </w:r>
    </w:p>
    <w:p w14:paraId="3A7C038D" w14:textId="77777777" w:rsidR="00250282" w:rsidRPr="00983173" w:rsidRDefault="00250282">
      <w:pPr>
        <w:pStyle w:val="Prrafodelista"/>
        <w:numPr>
          <w:ilvl w:val="0"/>
          <w:numId w:val="30"/>
        </w:numPr>
        <w:spacing w:line="276" w:lineRule="auto"/>
        <w:jc w:val="both"/>
        <w:rPr>
          <w:b/>
        </w:rPr>
        <w:pPrChange w:id="2265" w:author="Roca Neyra Renzo Jaime" w:date="2019-09-09T23:53:00Z">
          <w:pPr>
            <w:pStyle w:val="Prrafodelista"/>
            <w:numPr>
              <w:numId w:val="30"/>
            </w:numPr>
            <w:ind w:hanging="360"/>
          </w:pPr>
        </w:pPrChange>
      </w:pPr>
      <w:r>
        <w:rPr>
          <w:b/>
        </w:rPr>
        <w:t xml:space="preserve">Lectura de las anotaciones en los ficheros en formato EDF o EDF +: </w:t>
      </w:r>
      <w:r>
        <w:t>Aunque esta funcionalidad no está contemplado en la librería original WFDB, es importante ya que la gran mayoría de los registros en formato EDF posee anotaciones.</w:t>
      </w:r>
    </w:p>
    <w:p w14:paraId="42A1089F" w14:textId="77777777" w:rsidR="00250282" w:rsidRPr="00983173" w:rsidRDefault="00250282">
      <w:pPr>
        <w:pStyle w:val="Prrafodelista"/>
        <w:spacing w:line="276" w:lineRule="auto"/>
        <w:jc w:val="both"/>
        <w:rPr>
          <w:b/>
        </w:rPr>
        <w:pPrChange w:id="2266" w:author="Roca Neyra Renzo Jaime" w:date="2019-09-09T23:53:00Z">
          <w:pPr>
            <w:pStyle w:val="Prrafodelista"/>
          </w:pPr>
        </w:pPrChange>
      </w:pPr>
    </w:p>
    <w:p w14:paraId="36D491C8" w14:textId="77777777" w:rsidR="00250282" w:rsidRPr="00BA4524" w:rsidRDefault="00250282">
      <w:pPr>
        <w:pStyle w:val="Prrafodelista"/>
        <w:numPr>
          <w:ilvl w:val="0"/>
          <w:numId w:val="30"/>
        </w:numPr>
        <w:spacing w:line="276" w:lineRule="auto"/>
        <w:jc w:val="both"/>
        <w:rPr>
          <w:b/>
        </w:rPr>
        <w:pPrChange w:id="2267" w:author="Roca Neyra Renzo Jaime" w:date="2019-09-09T23:53:00Z">
          <w:pPr>
            <w:pStyle w:val="Prrafodelista"/>
            <w:numPr>
              <w:numId w:val="30"/>
            </w:numPr>
            <w:ind w:hanging="360"/>
          </w:pPr>
        </w:pPrChange>
      </w:pPr>
      <w:r w:rsidRPr="00BA4524">
        <w:rPr>
          <w:b/>
        </w:rPr>
        <w:t xml:space="preserve">Convertir el fichero de señal de un formato a otro: </w:t>
      </w:r>
      <w:r>
        <w:t>Pasar por ejemplo del formato 16 bit al formato 24 bit o al formato EDF. Es una de las funcionalidades que posee la librería nativa WFDB.</w:t>
      </w:r>
    </w:p>
    <w:p w14:paraId="13E96D37" w14:textId="77777777" w:rsidR="00250282" w:rsidRPr="00BA4524" w:rsidRDefault="00250282">
      <w:pPr>
        <w:pStyle w:val="Prrafodelista"/>
        <w:spacing w:line="276" w:lineRule="auto"/>
        <w:jc w:val="both"/>
        <w:rPr>
          <w:b/>
        </w:rPr>
        <w:pPrChange w:id="2268" w:author="Roca Neyra Renzo Jaime" w:date="2019-09-09T23:53:00Z">
          <w:pPr>
            <w:pStyle w:val="Prrafodelista"/>
          </w:pPr>
        </w:pPrChange>
      </w:pPr>
    </w:p>
    <w:p w14:paraId="7D0F9C5C" w14:textId="77777777" w:rsidR="00250282" w:rsidRPr="00BA4524" w:rsidRDefault="00250282">
      <w:pPr>
        <w:pStyle w:val="Prrafodelista"/>
        <w:numPr>
          <w:ilvl w:val="0"/>
          <w:numId w:val="30"/>
        </w:numPr>
        <w:spacing w:line="276" w:lineRule="auto"/>
        <w:jc w:val="both"/>
        <w:rPr>
          <w:b/>
        </w:rPr>
        <w:pPrChange w:id="2269" w:author="Roca Neyra Renzo Jaime" w:date="2019-09-09T23:53:00Z">
          <w:pPr>
            <w:pStyle w:val="Prrafodelista"/>
            <w:numPr>
              <w:numId w:val="30"/>
            </w:numPr>
            <w:ind w:hanging="360"/>
          </w:pPr>
        </w:pPrChange>
      </w:pPr>
      <w:r>
        <w:rPr>
          <w:b/>
        </w:rPr>
        <w:t xml:space="preserve">Convertir fichero CSV o JSON a fichero  Wfdb en formato X: </w:t>
      </w:r>
      <w:r w:rsidRPr="003C5575">
        <w:t>Realizar el proceso inverso</w:t>
      </w:r>
      <w:r>
        <w:t xml:space="preserve">, con el </w:t>
      </w:r>
      <w:proofErr w:type="spellStart"/>
      <w:r>
        <w:t>csv</w:t>
      </w:r>
      <w:proofErr w:type="spellEnd"/>
      <w:r>
        <w:t xml:space="preserve"> o el </w:t>
      </w:r>
      <w:proofErr w:type="spellStart"/>
      <w:r>
        <w:t>json</w:t>
      </w:r>
      <w:proofErr w:type="spellEnd"/>
      <w:r>
        <w:t xml:space="preserve"> obtenido con la nueva librería, generar un fichero encabezado, señal, anotaciones y/o fichero en formato </w:t>
      </w:r>
      <w:proofErr w:type="spellStart"/>
      <w:r>
        <w:t>edf</w:t>
      </w:r>
      <w:proofErr w:type="spellEnd"/>
      <w:r>
        <w:t>.</w:t>
      </w:r>
      <w:r>
        <w:br/>
      </w:r>
    </w:p>
    <w:p w14:paraId="5AEE7D44" w14:textId="77777777" w:rsidR="00250282" w:rsidRPr="00DE6D58" w:rsidRDefault="00250282">
      <w:pPr>
        <w:pStyle w:val="Prrafodelista"/>
        <w:numPr>
          <w:ilvl w:val="0"/>
          <w:numId w:val="30"/>
        </w:numPr>
        <w:spacing w:line="276" w:lineRule="auto"/>
        <w:jc w:val="both"/>
        <w:rPr>
          <w:b/>
        </w:rPr>
        <w:pPrChange w:id="2270" w:author="Roca Neyra Renzo Jaime" w:date="2019-09-09T23:53:00Z">
          <w:pPr>
            <w:pStyle w:val="Prrafodelista"/>
            <w:numPr>
              <w:numId w:val="30"/>
            </w:numPr>
            <w:ind w:hanging="360"/>
          </w:pPr>
        </w:pPrChange>
      </w:pPr>
      <w:r>
        <w:rPr>
          <w:b/>
        </w:rPr>
        <w:t xml:space="preserve">Mejorar el rendimiento de la lectura del fichero de señal o registro de datos: </w:t>
      </w:r>
      <w:r>
        <w:t xml:space="preserve">La nueva librería realiza una lectura secuencial de las muestras, pero esta lectura podría ser mejorada si se hace en paralelo con concurrencia. Por ejemplo si el fichero de datos tiene </w:t>
      </w:r>
      <w:r w:rsidRPr="00AC311A">
        <w:rPr>
          <w:i/>
        </w:rPr>
        <w:t>X</w:t>
      </w:r>
      <w:r>
        <w:t xml:space="preserve"> bytes, que se asigne </w:t>
      </w:r>
      <w:r w:rsidRPr="00AC311A">
        <w:rPr>
          <w:i/>
        </w:rPr>
        <w:t>X</w:t>
      </w:r>
      <w:r>
        <w:t>/</w:t>
      </w:r>
      <w:r w:rsidRPr="00AC311A">
        <w:rPr>
          <w:i/>
        </w:rPr>
        <w:t>Y</w:t>
      </w:r>
      <w:r>
        <w:t xml:space="preserve"> bytes a cada </w:t>
      </w:r>
      <w:r>
        <w:rPr>
          <w:i/>
        </w:rPr>
        <w:t>Y</w:t>
      </w:r>
      <w:r>
        <w:t xml:space="preserve"> hilos. </w:t>
      </w:r>
      <w:r>
        <w:rPr>
          <w:b/>
        </w:rPr>
        <w:br/>
      </w:r>
    </w:p>
    <w:p w14:paraId="0A487FAF" w14:textId="77777777" w:rsidR="00250282" w:rsidRDefault="00250282">
      <w:pPr>
        <w:spacing w:line="276" w:lineRule="auto"/>
        <w:jc w:val="both"/>
        <w:rPr>
          <w:rFonts w:ascii="Consolas" w:hAnsi="Consolas" w:cs="Consolas"/>
          <w:color w:val="000000" w:themeColor="text1"/>
          <w:sz w:val="19"/>
          <w:szCs w:val="19"/>
          <w:u w:val="single"/>
        </w:rPr>
        <w:pPrChange w:id="2271" w:author="Roca Neyra Renzo Jaime" w:date="2019-09-09T23:53:00Z">
          <w:pPr/>
        </w:pPrChange>
      </w:pPr>
    </w:p>
    <w:p w14:paraId="1A571838" w14:textId="77777777" w:rsidR="005D0178" w:rsidRDefault="005D0178">
      <w:pPr>
        <w:spacing w:line="276" w:lineRule="auto"/>
        <w:jc w:val="both"/>
        <w:rPr>
          <w:rFonts w:ascii="Consolas" w:hAnsi="Consolas" w:cs="Consolas"/>
          <w:color w:val="000000" w:themeColor="text1"/>
          <w:sz w:val="19"/>
          <w:szCs w:val="19"/>
          <w:u w:val="single"/>
        </w:rPr>
        <w:pPrChange w:id="2272" w:author="Roca Neyra Renzo Jaime" w:date="2019-09-09T23:53:00Z">
          <w:pPr/>
        </w:pPrChange>
      </w:pPr>
    </w:p>
    <w:p w14:paraId="1A48E64D" w14:textId="670485F7" w:rsidR="005D0178" w:rsidDel="003378C1" w:rsidRDefault="005D0178">
      <w:pPr>
        <w:spacing w:line="276" w:lineRule="auto"/>
        <w:jc w:val="both"/>
        <w:rPr>
          <w:del w:id="2273" w:author="Roca Neyra Renzo Jaime" w:date="2019-09-10T23:57:00Z"/>
          <w:rFonts w:ascii="Consolas" w:hAnsi="Consolas" w:cs="Consolas"/>
          <w:color w:val="000000" w:themeColor="text1"/>
          <w:sz w:val="19"/>
          <w:szCs w:val="19"/>
          <w:u w:val="single"/>
        </w:rPr>
        <w:pPrChange w:id="2274" w:author="Roca Neyra Renzo Jaime" w:date="2019-09-09T23:53:00Z">
          <w:pPr/>
        </w:pPrChange>
      </w:pPr>
    </w:p>
    <w:p w14:paraId="79B7D629" w14:textId="339453E3" w:rsidR="005D0178" w:rsidDel="003378C1" w:rsidRDefault="005D0178">
      <w:pPr>
        <w:spacing w:line="276" w:lineRule="auto"/>
        <w:jc w:val="both"/>
        <w:rPr>
          <w:del w:id="2275" w:author="Roca Neyra Renzo Jaime" w:date="2019-09-10T23:57:00Z"/>
          <w:rFonts w:ascii="Consolas" w:hAnsi="Consolas" w:cs="Consolas"/>
          <w:color w:val="000000" w:themeColor="text1"/>
          <w:sz w:val="19"/>
          <w:szCs w:val="19"/>
          <w:u w:val="single"/>
        </w:rPr>
        <w:pPrChange w:id="2276" w:author="Roca Neyra Renzo Jaime" w:date="2019-09-09T23:53:00Z">
          <w:pPr/>
        </w:pPrChange>
      </w:pPr>
    </w:p>
    <w:p w14:paraId="1C9FD9F5" w14:textId="5C62E84E" w:rsidR="005D0178" w:rsidDel="003378C1" w:rsidRDefault="005D0178">
      <w:pPr>
        <w:jc w:val="both"/>
        <w:rPr>
          <w:del w:id="2277" w:author="Roca Neyra Renzo Jaime" w:date="2019-09-10T23:57:00Z"/>
          <w:rFonts w:ascii="Consolas" w:hAnsi="Consolas" w:cs="Consolas"/>
          <w:color w:val="000000" w:themeColor="text1"/>
          <w:sz w:val="19"/>
          <w:szCs w:val="19"/>
          <w:u w:val="single"/>
        </w:rPr>
        <w:pPrChange w:id="2278" w:author="Roca Neyra Renzo Jaime" w:date="2019-09-09T23:53:00Z">
          <w:pPr/>
        </w:pPrChange>
      </w:pPr>
    </w:p>
    <w:p w14:paraId="3B79579B" w14:textId="5976E50E" w:rsidR="005D0178" w:rsidDel="003378C1" w:rsidRDefault="005D0178">
      <w:pPr>
        <w:jc w:val="both"/>
        <w:rPr>
          <w:del w:id="2279" w:author="Roca Neyra Renzo Jaime" w:date="2019-09-10T23:57:00Z"/>
          <w:rFonts w:ascii="Consolas" w:hAnsi="Consolas" w:cs="Consolas"/>
          <w:color w:val="000000" w:themeColor="text1"/>
          <w:sz w:val="19"/>
          <w:szCs w:val="19"/>
          <w:u w:val="single"/>
        </w:rPr>
        <w:pPrChange w:id="2280" w:author="Roca Neyra Renzo Jaime" w:date="2019-09-09T23:53:00Z">
          <w:pPr/>
        </w:pPrChange>
      </w:pPr>
    </w:p>
    <w:p w14:paraId="3922B9B7" w14:textId="413E396E" w:rsidR="005D0178" w:rsidDel="003378C1" w:rsidRDefault="005D0178">
      <w:pPr>
        <w:jc w:val="both"/>
        <w:rPr>
          <w:del w:id="2281" w:author="Roca Neyra Renzo Jaime" w:date="2019-09-10T23:57:00Z"/>
          <w:rFonts w:ascii="Consolas" w:hAnsi="Consolas" w:cs="Consolas"/>
          <w:color w:val="000000" w:themeColor="text1"/>
          <w:sz w:val="19"/>
          <w:szCs w:val="19"/>
          <w:u w:val="single"/>
        </w:rPr>
        <w:pPrChange w:id="2282" w:author="Roca Neyra Renzo Jaime" w:date="2019-09-09T23:53:00Z">
          <w:pPr/>
        </w:pPrChange>
      </w:pPr>
    </w:p>
    <w:p w14:paraId="043B643F" w14:textId="0B2E07A8" w:rsidR="005D0178" w:rsidDel="003378C1" w:rsidRDefault="005D0178">
      <w:pPr>
        <w:jc w:val="both"/>
        <w:rPr>
          <w:del w:id="2283" w:author="Roca Neyra Renzo Jaime" w:date="2019-09-10T23:57:00Z"/>
          <w:rFonts w:ascii="Consolas" w:hAnsi="Consolas" w:cs="Consolas"/>
          <w:color w:val="000000" w:themeColor="text1"/>
          <w:sz w:val="19"/>
          <w:szCs w:val="19"/>
          <w:u w:val="single"/>
        </w:rPr>
        <w:pPrChange w:id="2284" w:author="Roca Neyra Renzo Jaime" w:date="2019-09-09T23:53:00Z">
          <w:pPr/>
        </w:pPrChange>
      </w:pPr>
    </w:p>
    <w:p w14:paraId="7581724A" w14:textId="7FE87193" w:rsidR="005D0178" w:rsidDel="003378C1" w:rsidRDefault="005D0178">
      <w:pPr>
        <w:jc w:val="both"/>
        <w:rPr>
          <w:del w:id="2285" w:author="Roca Neyra Renzo Jaime" w:date="2019-09-10T23:57:00Z"/>
          <w:rFonts w:ascii="Consolas" w:hAnsi="Consolas" w:cs="Consolas"/>
          <w:color w:val="000000" w:themeColor="text1"/>
          <w:sz w:val="19"/>
          <w:szCs w:val="19"/>
          <w:u w:val="single"/>
        </w:rPr>
        <w:pPrChange w:id="2286" w:author="Roca Neyra Renzo Jaime" w:date="2019-09-09T23:53:00Z">
          <w:pPr/>
        </w:pPrChange>
      </w:pPr>
    </w:p>
    <w:p w14:paraId="020A83F0" w14:textId="135A016D" w:rsidR="005D0178" w:rsidDel="003378C1" w:rsidRDefault="005D0178">
      <w:pPr>
        <w:jc w:val="both"/>
        <w:rPr>
          <w:del w:id="2287" w:author="Roca Neyra Renzo Jaime" w:date="2019-09-10T23:57:00Z"/>
          <w:rFonts w:ascii="Consolas" w:hAnsi="Consolas" w:cs="Consolas"/>
          <w:color w:val="000000" w:themeColor="text1"/>
          <w:sz w:val="19"/>
          <w:szCs w:val="19"/>
          <w:u w:val="single"/>
        </w:rPr>
        <w:pPrChange w:id="2288" w:author="Roca Neyra Renzo Jaime" w:date="2019-09-09T23:53:00Z">
          <w:pPr/>
        </w:pPrChange>
      </w:pPr>
    </w:p>
    <w:p w14:paraId="687435D3" w14:textId="7EF57129" w:rsidR="005D0178" w:rsidDel="003378C1" w:rsidRDefault="005D0178">
      <w:pPr>
        <w:jc w:val="both"/>
        <w:rPr>
          <w:del w:id="2289" w:author="Roca Neyra Renzo Jaime" w:date="2019-09-10T23:57:00Z"/>
          <w:rFonts w:ascii="Consolas" w:hAnsi="Consolas" w:cs="Consolas"/>
          <w:color w:val="000000" w:themeColor="text1"/>
          <w:sz w:val="19"/>
          <w:szCs w:val="19"/>
          <w:u w:val="single"/>
        </w:rPr>
        <w:pPrChange w:id="2290" w:author="Roca Neyra Renzo Jaime" w:date="2019-09-09T23:53:00Z">
          <w:pPr/>
        </w:pPrChange>
      </w:pPr>
    </w:p>
    <w:p w14:paraId="4D41BCDD" w14:textId="29032570" w:rsidR="005D0178" w:rsidDel="003378C1" w:rsidRDefault="005D0178">
      <w:pPr>
        <w:jc w:val="both"/>
        <w:rPr>
          <w:del w:id="2291" w:author="Roca Neyra Renzo Jaime" w:date="2019-09-10T23:57:00Z"/>
          <w:rFonts w:ascii="Consolas" w:hAnsi="Consolas" w:cs="Consolas"/>
          <w:color w:val="000000" w:themeColor="text1"/>
          <w:sz w:val="19"/>
          <w:szCs w:val="19"/>
          <w:u w:val="single"/>
        </w:rPr>
        <w:pPrChange w:id="2292" w:author="Roca Neyra Renzo Jaime" w:date="2019-09-09T23:53:00Z">
          <w:pPr/>
        </w:pPrChange>
      </w:pPr>
    </w:p>
    <w:p w14:paraId="6DF759A0" w14:textId="78BFF0C2" w:rsidR="005D0178" w:rsidDel="003378C1" w:rsidRDefault="005D0178">
      <w:pPr>
        <w:jc w:val="both"/>
        <w:rPr>
          <w:del w:id="2293" w:author="Roca Neyra Renzo Jaime" w:date="2019-09-10T23:57:00Z"/>
          <w:rFonts w:ascii="Consolas" w:hAnsi="Consolas" w:cs="Consolas"/>
          <w:color w:val="000000" w:themeColor="text1"/>
          <w:sz w:val="19"/>
          <w:szCs w:val="19"/>
          <w:u w:val="single"/>
        </w:rPr>
        <w:pPrChange w:id="2294" w:author="Roca Neyra Renzo Jaime" w:date="2019-09-09T23:53:00Z">
          <w:pPr/>
        </w:pPrChange>
      </w:pPr>
    </w:p>
    <w:p w14:paraId="45364C2E" w14:textId="76842FB8" w:rsidR="005D0178" w:rsidDel="003378C1" w:rsidRDefault="005D0178">
      <w:pPr>
        <w:jc w:val="both"/>
        <w:rPr>
          <w:del w:id="2295" w:author="Roca Neyra Renzo Jaime" w:date="2019-09-10T23:57:00Z"/>
          <w:rFonts w:ascii="Consolas" w:hAnsi="Consolas" w:cs="Consolas"/>
          <w:color w:val="000000" w:themeColor="text1"/>
          <w:sz w:val="19"/>
          <w:szCs w:val="19"/>
          <w:u w:val="single"/>
        </w:rPr>
        <w:pPrChange w:id="2296" w:author="Roca Neyra Renzo Jaime" w:date="2019-09-09T23:53:00Z">
          <w:pPr/>
        </w:pPrChange>
      </w:pPr>
    </w:p>
    <w:p w14:paraId="4F1560B2" w14:textId="48279FC0" w:rsidR="005D0178" w:rsidDel="003378C1" w:rsidRDefault="005D0178">
      <w:pPr>
        <w:jc w:val="both"/>
        <w:rPr>
          <w:del w:id="2297" w:author="Roca Neyra Renzo Jaime" w:date="2019-09-10T23:57:00Z"/>
          <w:rFonts w:ascii="Consolas" w:hAnsi="Consolas" w:cs="Consolas"/>
          <w:color w:val="000000" w:themeColor="text1"/>
          <w:sz w:val="19"/>
          <w:szCs w:val="19"/>
          <w:u w:val="single"/>
        </w:rPr>
        <w:pPrChange w:id="2298" w:author="Roca Neyra Renzo Jaime" w:date="2019-09-09T23:53:00Z">
          <w:pPr/>
        </w:pPrChange>
      </w:pPr>
    </w:p>
    <w:p w14:paraId="022B5A4B" w14:textId="332876F8" w:rsidR="00473A2C" w:rsidDel="003378C1" w:rsidRDefault="00473A2C">
      <w:pPr>
        <w:jc w:val="both"/>
        <w:rPr>
          <w:del w:id="2299" w:author="Roca Neyra Renzo Jaime" w:date="2019-09-10T23:57:00Z"/>
          <w:rFonts w:ascii="Consolas" w:hAnsi="Consolas" w:cs="Consolas"/>
          <w:color w:val="000000" w:themeColor="text1"/>
          <w:sz w:val="19"/>
          <w:szCs w:val="19"/>
          <w:u w:val="single"/>
        </w:rPr>
        <w:pPrChange w:id="2300" w:author="Roca Neyra Renzo Jaime" w:date="2019-09-09T23:53:00Z">
          <w:pPr/>
        </w:pPrChange>
      </w:pPr>
    </w:p>
    <w:p w14:paraId="5433A99D" w14:textId="3268E95A" w:rsidR="00473A2C" w:rsidDel="003378C1" w:rsidRDefault="00473A2C">
      <w:pPr>
        <w:jc w:val="both"/>
        <w:rPr>
          <w:del w:id="2301" w:author="Roca Neyra Renzo Jaime" w:date="2019-09-10T23:57:00Z"/>
          <w:rFonts w:ascii="Consolas" w:hAnsi="Consolas" w:cs="Consolas"/>
          <w:color w:val="000000" w:themeColor="text1"/>
          <w:sz w:val="19"/>
          <w:szCs w:val="19"/>
          <w:u w:val="single"/>
        </w:rPr>
        <w:pPrChange w:id="2302" w:author="Roca Neyra Renzo Jaime" w:date="2019-09-09T23:53:00Z">
          <w:pPr/>
        </w:pPrChange>
      </w:pPr>
    </w:p>
    <w:p w14:paraId="5CFED8FB" w14:textId="7DCCF2B0" w:rsidR="005D0178" w:rsidDel="003378C1" w:rsidRDefault="005D0178">
      <w:pPr>
        <w:jc w:val="both"/>
        <w:rPr>
          <w:del w:id="2303" w:author="Roca Neyra Renzo Jaime" w:date="2019-09-10T23:57:00Z"/>
          <w:rFonts w:ascii="Consolas" w:hAnsi="Consolas" w:cs="Consolas"/>
          <w:color w:val="000000" w:themeColor="text1"/>
          <w:sz w:val="19"/>
          <w:szCs w:val="19"/>
          <w:u w:val="single"/>
        </w:rPr>
        <w:pPrChange w:id="2304" w:author="Roca Neyra Renzo Jaime" w:date="2019-09-09T23:53:00Z">
          <w:pPr/>
        </w:pPrChange>
      </w:pPr>
    </w:p>
    <w:p w14:paraId="37D70A13" w14:textId="3A8757B4" w:rsidR="005D0178" w:rsidDel="003378C1" w:rsidRDefault="005D0178">
      <w:pPr>
        <w:jc w:val="both"/>
        <w:rPr>
          <w:del w:id="2305" w:author="Roca Neyra Renzo Jaime" w:date="2019-09-10T23:57:00Z"/>
          <w:rFonts w:ascii="Consolas" w:hAnsi="Consolas" w:cs="Consolas"/>
          <w:color w:val="000000" w:themeColor="text1"/>
          <w:sz w:val="19"/>
          <w:szCs w:val="19"/>
          <w:u w:val="single"/>
        </w:rPr>
        <w:pPrChange w:id="2306" w:author="Roca Neyra Renzo Jaime" w:date="2019-09-09T23:53:00Z">
          <w:pPr/>
        </w:pPrChange>
      </w:pPr>
    </w:p>
    <w:p w14:paraId="0D7728E0" w14:textId="77777777" w:rsidR="00AD2EE7" w:rsidDel="003378C1" w:rsidRDefault="00AD2EE7">
      <w:pPr>
        <w:jc w:val="both"/>
        <w:rPr>
          <w:del w:id="2307" w:author="Roca Neyra Renzo Jaime" w:date="2019-09-10T23:57:00Z"/>
          <w:rFonts w:ascii="Consolas" w:hAnsi="Consolas" w:cs="Consolas"/>
          <w:color w:val="000000" w:themeColor="text1"/>
          <w:sz w:val="19"/>
          <w:szCs w:val="19"/>
          <w:u w:val="single"/>
        </w:rPr>
        <w:pPrChange w:id="2308" w:author="Roca Neyra Renzo Jaime" w:date="2019-09-09T23:53:00Z">
          <w:pPr/>
        </w:pPrChange>
      </w:pPr>
    </w:p>
    <w:p w14:paraId="50D2F91D" w14:textId="753C6157" w:rsidR="00CA7935" w:rsidDel="003378C1" w:rsidRDefault="00CA7935">
      <w:pPr>
        <w:jc w:val="both"/>
        <w:rPr>
          <w:del w:id="2309" w:author="Roca Neyra Renzo Jaime" w:date="2019-09-10T23:57:00Z"/>
          <w:rFonts w:ascii="Consolas" w:hAnsi="Consolas" w:cs="Consolas"/>
          <w:color w:val="000000" w:themeColor="text1"/>
          <w:sz w:val="19"/>
          <w:szCs w:val="19"/>
          <w:u w:val="single"/>
        </w:rPr>
        <w:pPrChange w:id="2310" w:author="Roca Neyra Renzo Jaime" w:date="2019-09-09T23:53:00Z">
          <w:pPr/>
        </w:pPrChange>
      </w:pPr>
    </w:p>
    <w:p w14:paraId="48ABAFEA" w14:textId="77777777" w:rsidR="00E65CF7" w:rsidRDefault="00E65CF7">
      <w:pPr>
        <w:pStyle w:val="Ttulo1"/>
        <w:spacing w:line="276" w:lineRule="auto"/>
        <w:jc w:val="both"/>
        <w:pPrChange w:id="2311" w:author="Roca Neyra Renzo Jaime" w:date="2019-09-09T23:53:00Z">
          <w:pPr>
            <w:pStyle w:val="Ttulo1"/>
          </w:pPr>
        </w:pPrChange>
      </w:pPr>
      <w:bookmarkStart w:id="2312" w:name="_Toc17721562"/>
      <w:r>
        <w:t>Conclusiones</w:t>
      </w:r>
      <w:bookmarkEnd w:id="2312"/>
    </w:p>
    <w:p w14:paraId="7D8890CD" w14:textId="77777777" w:rsidR="001B0667" w:rsidRDefault="001B0667">
      <w:pPr>
        <w:spacing w:line="276" w:lineRule="auto"/>
        <w:ind w:left="720"/>
        <w:jc w:val="both"/>
        <w:rPr>
          <w:rFonts w:ascii="Consolas" w:hAnsi="Consolas" w:cs="Consolas"/>
          <w:color w:val="000000" w:themeColor="text1"/>
          <w:sz w:val="19"/>
          <w:szCs w:val="19"/>
          <w:u w:val="single"/>
        </w:rPr>
        <w:pPrChange w:id="2313" w:author="Roca Neyra Renzo Jaime" w:date="2019-09-09T23:53:00Z">
          <w:pPr>
            <w:ind w:left="720"/>
          </w:pPr>
        </w:pPrChange>
      </w:pPr>
    </w:p>
    <w:p w14:paraId="7B27FEC8" w14:textId="77777777" w:rsidR="00572773" w:rsidRDefault="00572773">
      <w:pPr>
        <w:pStyle w:val="Ttulo2"/>
        <w:spacing w:line="276" w:lineRule="auto"/>
        <w:jc w:val="both"/>
        <w:pPrChange w:id="2314" w:author="Roca Neyra Renzo Jaime" w:date="2019-09-09T23:53:00Z">
          <w:pPr>
            <w:pStyle w:val="Ttulo2"/>
          </w:pPr>
        </w:pPrChange>
      </w:pPr>
      <w:bookmarkStart w:id="2315" w:name="_Toc17721563"/>
      <w:r>
        <w:t xml:space="preserve">Conclusiones </w:t>
      </w:r>
      <w:r w:rsidR="00A2641C">
        <w:t>del proyecto</w:t>
      </w:r>
      <w:bookmarkEnd w:id="2315"/>
    </w:p>
    <w:p w14:paraId="486637AA" w14:textId="77777777" w:rsidR="00DA5FB3" w:rsidRDefault="00DA5FB3">
      <w:pPr>
        <w:spacing w:line="276" w:lineRule="auto"/>
        <w:jc w:val="both"/>
        <w:pPrChange w:id="2316" w:author="Roca Neyra Renzo Jaime" w:date="2019-09-09T23:53:00Z">
          <w:pPr/>
        </w:pPrChange>
      </w:pPr>
    </w:p>
    <w:p w14:paraId="14725C16" w14:textId="77777777" w:rsidR="004C56EC" w:rsidRDefault="00B057F5">
      <w:pPr>
        <w:spacing w:line="276" w:lineRule="auto"/>
        <w:jc w:val="both"/>
        <w:pPrChange w:id="2317" w:author="Roca Neyra Renzo Jaime" w:date="2019-09-09T23:53:00Z">
          <w:pPr/>
        </w:pPrChange>
      </w:pPr>
      <w:r>
        <w:t xml:space="preserve">El proyecto tenía que hacerse tarde o temprano, debido a que la librería hecha en C ha quedado desfasado </w:t>
      </w:r>
      <w:r w:rsidR="00FC561F">
        <w:t>ya</w:t>
      </w:r>
      <w:r>
        <w:t xml:space="preserve"> que fue hecha en los 90 y ejecutarla hoy en día no aprovecharía los nuevos recursos de los ordenadores actuales.</w:t>
      </w:r>
      <w:r w:rsidR="00FC561F">
        <w:t xml:space="preserve"> Además C es un lenguaje de bajo nivel, lo cual dificulta a los programadores entenderla y continuar añadiendo nuevas funcionalidades a la librería. </w:t>
      </w:r>
    </w:p>
    <w:p w14:paraId="02437DFB" w14:textId="77777777" w:rsidR="004C56EC" w:rsidRDefault="004C56EC">
      <w:pPr>
        <w:spacing w:line="276" w:lineRule="auto"/>
        <w:jc w:val="both"/>
        <w:pPrChange w:id="2318" w:author="Roca Neyra Renzo Jaime" w:date="2019-09-09T23:53:00Z">
          <w:pPr/>
        </w:pPrChange>
      </w:pPr>
      <w:r>
        <w:t>Se ha cubierto las funcionalidades más comunes y básicas de la librería como son las siguientes:</w:t>
      </w:r>
    </w:p>
    <w:p w14:paraId="7244AC52" w14:textId="77777777" w:rsidR="004C56EC" w:rsidRDefault="004C56EC">
      <w:pPr>
        <w:pStyle w:val="Prrafodelista"/>
        <w:numPr>
          <w:ilvl w:val="0"/>
          <w:numId w:val="31"/>
        </w:numPr>
        <w:spacing w:line="276" w:lineRule="auto"/>
        <w:jc w:val="both"/>
        <w:pPrChange w:id="2319" w:author="Roca Neyra Renzo Jaime" w:date="2019-09-09T23:53:00Z">
          <w:pPr>
            <w:pStyle w:val="Prrafodelista"/>
            <w:numPr>
              <w:numId w:val="31"/>
            </w:numPr>
            <w:ind w:hanging="360"/>
          </w:pPr>
        </w:pPrChange>
      </w:pPr>
      <w:r>
        <w:t>Lectura de fichero de cabecera con excepción de las líneas de segmento (</w:t>
      </w:r>
      <w:r w:rsidR="00F57536">
        <w:t>propuesto</w:t>
      </w:r>
      <w:r>
        <w:t xml:space="preserve"> como futura mejora)</w:t>
      </w:r>
    </w:p>
    <w:p w14:paraId="4F93B117" w14:textId="77777777" w:rsidR="004C56EC" w:rsidRDefault="004C56EC">
      <w:pPr>
        <w:pStyle w:val="Prrafodelista"/>
        <w:numPr>
          <w:ilvl w:val="0"/>
          <w:numId w:val="31"/>
        </w:numPr>
        <w:spacing w:line="276" w:lineRule="auto"/>
        <w:jc w:val="both"/>
        <w:pPrChange w:id="2320" w:author="Roca Neyra Renzo Jaime" w:date="2019-09-09T23:53:00Z">
          <w:pPr>
            <w:pStyle w:val="Prrafodelista"/>
            <w:numPr>
              <w:numId w:val="31"/>
            </w:numPr>
            <w:ind w:hanging="360"/>
          </w:pPr>
        </w:pPrChange>
      </w:pPr>
      <w:r>
        <w:t>Lectura del fichero de señal con la mayoría de los formatos</w:t>
      </w:r>
      <w:r w:rsidR="00F57536">
        <w:t xml:space="preserve"> comunes.</w:t>
      </w:r>
    </w:p>
    <w:p w14:paraId="6FFD8E1A" w14:textId="77777777" w:rsidR="00F57536" w:rsidRDefault="00F57536">
      <w:pPr>
        <w:pStyle w:val="Prrafodelista"/>
        <w:numPr>
          <w:ilvl w:val="0"/>
          <w:numId w:val="31"/>
        </w:numPr>
        <w:spacing w:line="276" w:lineRule="auto"/>
        <w:jc w:val="both"/>
        <w:pPrChange w:id="2321" w:author="Roca Neyra Renzo Jaime" w:date="2019-09-09T23:53:00Z">
          <w:pPr>
            <w:pStyle w:val="Prrafodelista"/>
            <w:numPr>
              <w:numId w:val="31"/>
            </w:numPr>
            <w:ind w:hanging="360"/>
          </w:pPr>
        </w:pPrChange>
      </w:pPr>
      <w:r>
        <w:t>Lectura</w:t>
      </w:r>
      <w:r w:rsidR="00045827">
        <w:t xml:space="preserve"> completa</w:t>
      </w:r>
      <w:r>
        <w:t xml:space="preserve"> del fichero de anotación.</w:t>
      </w:r>
    </w:p>
    <w:p w14:paraId="6D4177F9" w14:textId="77777777" w:rsidR="00045827" w:rsidRDefault="00045827">
      <w:pPr>
        <w:pStyle w:val="Prrafodelista"/>
        <w:numPr>
          <w:ilvl w:val="0"/>
          <w:numId w:val="31"/>
        </w:numPr>
        <w:spacing w:line="276" w:lineRule="auto"/>
        <w:jc w:val="both"/>
        <w:pPrChange w:id="2322" w:author="Roca Neyra Renzo Jaime" w:date="2019-09-09T23:53:00Z">
          <w:pPr>
            <w:pStyle w:val="Prrafodelista"/>
            <w:numPr>
              <w:numId w:val="31"/>
            </w:numPr>
            <w:ind w:hanging="360"/>
          </w:pPr>
        </w:pPrChange>
      </w:pPr>
      <w:r>
        <w:t>Lectura de fichero EDF y EDF + (sin anotaciones).</w:t>
      </w:r>
    </w:p>
    <w:p w14:paraId="03A48778" w14:textId="77777777" w:rsidR="00E060B8" w:rsidRDefault="00E060B8">
      <w:pPr>
        <w:pStyle w:val="Prrafodelista"/>
        <w:numPr>
          <w:ilvl w:val="0"/>
          <w:numId w:val="31"/>
        </w:numPr>
        <w:spacing w:line="276" w:lineRule="auto"/>
        <w:jc w:val="both"/>
        <w:pPrChange w:id="2323" w:author="Roca Neyra Renzo Jaime" w:date="2019-09-09T23:53:00Z">
          <w:pPr>
            <w:pStyle w:val="Prrafodelista"/>
            <w:numPr>
              <w:numId w:val="31"/>
            </w:numPr>
            <w:ind w:hanging="360"/>
          </w:pPr>
        </w:pPrChange>
      </w:pPr>
      <w:r>
        <w:t>Exportación de las muestras, anotaciones de las señales en formato CSV.</w:t>
      </w:r>
    </w:p>
    <w:p w14:paraId="59EDAB62" w14:textId="77777777" w:rsidR="00E060B8" w:rsidRDefault="00E060B8">
      <w:pPr>
        <w:pStyle w:val="Prrafodelista"/>
        <w:numPr>
          <w:ilvl w:val="0"/>
          <w:numId w:val="31"/>
        </w:numPr>
        <w:spacing w:line="276" w:lineRule="auto"/>
        <w:jc w:val="both"/>
        <w:pPrChange w:id="2324" w:author="Roca Neyra Renzo Jaime" w:date="2019-09-09T23:53:00Z">
          <w:pPr>
            <w:pStyle w:val="Prrafodelista"/>
            <w:numPr>
              <w:numId w:val="31"/>
            </w:numPr>
            <w:ind w:hanging="360"/>
          </w:pPr>
        </w:pPrChange>
      </w:pPr>
      <w:r>
        <w:t>Exportación de la información del registro en formato JSON.</w:t>
      </w:r>
    </w:p>
    <w:p w14:paraId="0DD4AF90" w14:textId="77777777" w:rsidR="00B057F5" w:rsidRDefault="00EF212B">
      <w:pPr>
        <w:spacing w:line="276" w:lineRule="auto"/>
        <w:jc w:val="both"/>
        <w:pPrChange w:id="2325" w:author="Roca Neyra Renzo Jaime" w:date="2019-09-09T23:53:00Z">
          <w:pPr/>
        </w:pPrChange>
      </w:pPr>
      <w:r>
        <w:t xml:space="preserve">Con estas funcionalidades se puede leer cualquier registro de cualquier base de datos del repositorio de </w:t>
      </w:r>
      <w:proofErr w:type="spellStart"/>
      <w:r>
        <w:t>PhysionBank</w:t>
      </w:r>
      <w:proofErr w:type="spellEnd"/>
      <w:r>
        <w:t xml:space="preserve"> y obtener los mismos resultados que su aplicación web. </w:t>
      </w:r>
      <w:r w:rsidR="00BE6240">
        <w:t>Las funcionalidades que no se han cubierto se debe a que son formatos antiguos y poco comunes, no hay ejemplos en el repositorio.</w:t>
      </w:r>
      <w:r w:rsidR="00BE6240">
        <w:br/>
      </w:r>
      <w:r w:rsidR="00D04A0A">
        <w:br/>
        <w:t xml:space="preserve">La nueva librería será base para futuros proyectos (añadiendo más funcionalidades, mejorando el rendimiento), lo cual permitirá algún día cercano, tener un software de análisis avanzados de señales fisiológicas como los que están en mercado. </w:t>
      </w:r>
    </w:p>
    <w:p w14:paraId="335FDC70" w14:textId="77777777" w:rsidR="002B3477" w:rsidRDefault="00B057F5">
      <w:pPr>
        <w:spacing w:line="276" w:lineRule="auto"/>
        <w:jc w:val="both"/>
        <w:pPrChange w:id="2326" w:author="Roca Neyra Renzo Jaime" w:date="2019-09-09T23:53:00Z">
          <w:pPr/>
        </w:pPrChange>
      </w:pPr>
      <w:r>
        <w:t xml:space="preserve"> </w:t>
      </w:r>
      <w:r w:rsidR="00D04A0A">
        <w:t>Además</w:t>
      </w:r>
      <w:r w:rsidR="005A3D56">
        <w:t xml:space="preserve"> servirá de mucho para programas estadísticos o máquinas de aprendizaje ya que gracias a que exporta la información de las muestras y anotaciones de las grabaciones en CSV y JSON, estos formatos son fáciles de analizar.</w:t>
      </w:r>
    </w:p>
    <w:p w14:paraId="7F988635" w14:textId="067016D2" w:rsidR="00A2641C" w:rsidRDefault="00B057F5" w:rsidP="00AD0AFE">
      <w:pPr>
        <w:spacing w:line="276" w:lineRule="auto"/>
        <w:jc w:val="both"/>
        <w:rPr>
          <w:ins w:id="2327" w:author="Roca Neyra Renzo Jaime" w:date="2019-09-10T23:57:00Z"/>
        </w:rPr>
      </w:pPr>
      <w:r>
        <w:br/>
      </w:r>
    </w:p>
    <w:p w14:paraId="15283AED" w14:textId="3066EADD" w:rsidR="007B04B7" w:rsidRDefault="007B04B7" w:rsidP="00AD0AFE">
      <w:pPr>
        <w:spacing w:line="276" w:lineRule="auto"/>
        <w:jc w:val="both"/>
        <w:rPr>
          <w:ins w:id="2328" w:author="Roca Neyra Renzo Jaime" w:date="2019-09-10T23:57:00Z"/>
        </w:rPr>
      </w:pPr>
    </w:p>
    <w:p w14:paraId="774CEB36" w14:textId="6627A5BE" w:rsidR="007B04B7" w:rsidRDefault="007B04B7" w:rsidP="00AD0AFE">
      <w:pPr>
        <w:spacing w:line="276" w:lineRule="auto"/>
        <w:jc w:val="both"/>
        <w:rPr>
          <w:ins w:id="2329" w:author="Roca Neyra Renzo Jaime" w:date="2019-09-10T23:57:00Z"/>
        </w:rPr>
      </w:pPr>
    </w:p>
    <w:p w14:paraId="1A0E6249" w14:textId="03A7693E" w:rsidR="007B04B7" w:rsidRDefault="007B04B7" w:rsidP="00AD0AFE">
      <w:pPr>
        <w:spacing w:line="276" w:lineRule="auto"/>
        <w:jc w:val="both"/>
        <w:rPr>
          <w:ins w:id="2330" w:author="Roca Neyra Renzo Jaime" w:date="2019-09-10T23:57:00Z"/>
        </w:rPr>
      </w:pPr>
    </w:p>
    <w:p w14:paraId="487D30F0" w14:textId="42693051" w:rsidR="007B04B7" w:rsidRDefault="007B04B7" w:rsidP="00AD0AFE">
      <w:pPr>
        <w:spacing w:line="276" w:lineRule="auto"/>
        <w:jc w:val="both"/>
        <w:rPr>
          <w:ins w:id="2331" w:author="Roca Neyra Renzo Jaime" w:date="2019-09-10T23:57:00Z"/>
        </w:rPr>
      </w:pPr>
    </w:p>
    <w:p w14:paraId="586F5C54" w14:textId="7364B01A" w:rsidR="007B04B7" w:rsidRDefault="007B04B7" w:rsidP="00AD0AFE">
      <w:pPr>
        <w:spacing w:line="276" w:lineRule="auto"/>
        <w:jc w:val="both"/>
        <w:rPr>
          <w:ins w:id="2332" w:author="Roca Neyra Renzo Jaime" w:date="2019-09-10T23:57:00Z"/>
        </w:rPr>
      </w:pPr>
    </w:p>
    <w:p w14:paraId="78C4BDD1" w14:textId="77777777" w:rsidR="007B04B7" w:rsidRPr="00A2641C" w:rsidRDefault="007B04B7">
      <w:pPr>
        <w:spacing w:line="276" w:lineRule="auto"/>
        <w:jc w:val="both"/>
        <w:pPrChange w:id="2333" w:author="Roca Neyra Renzo Jaime" w:date="2019-09-09T23:53:00Z">
          <w:pPr/>
        </w:pPrChange>
      </w:pPr>
    </w:p>
    <w:p w14:paraId="19619113" w14:textId="77777777" w:rsidR="00572773" w:rsidRDefault="00572773">
      <w:pPr>
        <w:pStyle w:val="Ttulo2"/>
        <w:spacing w:line="276" w:lineRule="auto"/>
        <w:jc w:val="both"/>
        <w:pPrChange w:id="2334" w:author="Roca Neyra Renzo Jaime" w:date="2019-09-09T23:53:00Z">
          <w:pPr>
            <w:pStyle w:val="Ttulo2"/>
          </w:pPr>
        </w:pPrChange>
      </w:pPr>
      <w:bookmarkStart w:id="2335" w:name="_Toc17721564"/>
      <w:r>
        <w:lastRenderedPageBreak/>
        <w:t>Conclusiones personales</w:t>
      </w:r>
      <w:bookmarkEnd w:id="2335"/>
    </w:p>
    <w:p w14:paraId="4F073615" w14:textId="3419FC1F" w:rsidR="005646AA" w:rsidRDefault="00166E34">
      <w:pPr>
        <w:spacing w:line="276" w:lineRule="auto"/>
        <w:jc w:val="both"/>
        <w:rPr>
          <w:ins w:id="2336" w:author="Roca Neyra Renzo Jaime" w:date="2019-09-12T00:11:00Z"/>
        </w:rPr>
      </w:pPr>
      <w:r>
        <w:t>Realizar este proyecto me ha enseñado mucho la importancia de tener buenas prácticas a la hora de programar</w:t>
      </w:r>
      <w:r w:rsidR="00BC5283">
        <w:t xml:space="preserve"> y documentar</w:t>
      </w:r>
      <w:r w:rsidR="00FB17EA">
        <w:t>.</w:t>
      </w:r>
      <w:r w:rsidR="00BC5283">
        <w:t xml:space="preserve"> </w:t>
      </w:r>
      <w:r w:rsidR="005646AA">
        <w:t>Tal como había comentado en el apartado de problemas encontrados, entender el código de una librería tan grande como la de WFDB, en cual ha estado actualizándose desde 1990 es complicado y más aún si hay malas prácticas dentro del código. Esa librería no está pensada para que otra persona la comprenda y la pueda modificar, sino para que sea únicamente utilizada por otras personas.</w:t>
      </w:r>
    </w:p>
    <w:p w14:paraId="63EA0ED8" w14:textId="72E9110B" w:rsidR="007D207E" w:rsidRDefault="000E431D">
      <w:pPr>
        <w:spacing w:line="276" w:lineRule="auto"/>
        <w:jc w:val="both"/>
        <w:pPrChange w:id="2337" w:author="Roca Neyra Renzo Jaime" w:date="2019-09-09T23:53:00Z">
          <w:pPr/>
        </w:pPrChange>
      </w:pPr>
      <w:ins w:id="2338" w:author="Roca Neyra Renzo Jaime" w:date="2019-09-12T00:21:00Z">
        <w:r>
          <w:t xml:space="preserve">Asimismo, </w:t>
        </w:r>
      </w:ins>
      <w:ins w:id="2339" w:author="Roca Neyra Renzo Jaime" w:date="2019-09-12T00:26:00Z">
        <w:r>
          <w:t>gracias a las pru</w:t>
        </w:r>
      </w:ins>
      <w:ins w:id="2340" w:author="Roca Neyra Renzo Jaime" w:date="2019-09-12T00:27:00Z">
        <w:r>
          <w:t>ebas unitarias se ganó mucho tiempo en probar los métodos ya que cualquier modificación que se hacía</w:t>
        </w:r>
      </w:ins>
      <w:ins w:id="2341" w:author="Roca Neyra Renzo Jaime" w:date="2019-09-12T00:30:00Z">
        <w:r w:rsidR="00615BFC">
          <w:t xml:space="preserve"> algún método</w:t>
        </w:r>
      </w:ins>
      <w:ins w:id="2342" w:author="Roca Neyra Renzo Jaime" w:date="2019-09-12T00:31:00Z">
        <w:r w:rsidR="00615BFC">
          <w:t xml:space="preserve"> no afectaba en nada a la prueba </w:t>
        </w:r>
      </w:ins>
      <w:ins w:id="2343" w:author="Roca Neyra Renzo Jaime" w:date="2019-09-12T00:39:00Z">
        <w:r w:rsidR="009D7940">
          <w:t xml:space="preserve">su prueba unitaria. </w:t>
        </w:r>
      </w:ins>
      <w:ins w:id="2344" w:author="Roca Neyra Renzo Jaime" w:date="2019-09-12T00:31:00Z">
        <w:r w:rsidR="00615BFC">
          <w:t xml:space="preserve"> </w:t>
        </w:r>
      </w:ins>
      <w:ins w:id="2345" w:author="Roca Neyra Renzo Jaime" w:date="2019-09-12T00:40:00Z">
        <w:r w:rsidR="009D7940">
          <w:t>Además, si se hacía algún cambio en parte del código y se querría probar que todo funcionaba correctamente, en vez de probarlo manualmente cada método, con un solo clic se podría comprobar que todos los métodos seguían funcionando correctamente pe</w:t>
        </w:r>
      </w:ins>
      <w:ins w:id="2346" w:author="Roca Neyra Renzo Jaime" w:date="2019-09-12T00:41:00Z">
        <w:r w:rsidR="009D7940">
          <w:t xml:space="preserve">se a la modificación realizada. Por </w:t>
        </w:r>
      </w:ins>
      <w:ins w:id="2347" w:author="Roca Neyra Renzo Jaime" w:date="2019-09-12T00:44:00Z">
        <w:r w:rsidR="00E04204">
          <w:t>tanto,</w:t>
        </w:r>
      </w:ins>
      <w:ins w:id="2348" w:author="Roca Neyra Renzo Jaime" w:date="2019-09-12T00:41:00Z">
        <w:r w:rsidR="009D7940">
          <w:t xml:space="preserve"> aunque parezca un trabajo demás </w:t>
        </w:r>
      </w:ins>
      <w:ins w:id="2349" w:author="Roca Neyra Renzo Jaime" w:date="2019-09-12T00:42:00Z">
        <w:r w:rsidR="009D7940">
          <w:t xml:space="preserve">desarrollar </w:t>
        </w:r>
      </w:ins>
      <w:ins w:id="2350" w:author="Roca Neyra Renzo Jaime" w:date="2019-09-12T00:41:00Z">
        <w:r w:rsidR="009D7940">
          <w:t>los métodos unitarios</w:t>
        </w:r>
      </w:ins>
      <w:ins w:id="2351" w:author="Roca Neyra Renzo Jaime" w:date="2019-09-12T00:42:00Z">
        <w:r w:rsidR="009D7940">
          <w:t>, este desarrollo a la larga ayuda mucho en las pruebas</w:t>
        </w:r>
      </w:ins>
      <w:ins w:id="2352" w:author="Roca Neyra Renzo Jaime" w:date="2019-09-12T00:43:00Z">
        <w:r w:rsidR="009D7940">
          <w:t xml:space="preserve"> y mantenimiento o modificación del código</w:t>
        </w:r>
      </w:ins>
      <w:ins w:id="2353" w:author="Roca Neyra Renzo Jaime" w:date="2019-09-12T00:42:00Z">
        <w:r w:rsidR="009D7940">
          <w:t>.</w:t>
        </w:r>
      </w:ins>
    </w:p>
    <w:p w14:paraId="62B29599" w14:textId="0FEF707C" w:rsidR="001C4832" w:rsidRDefault="00BC5283" w:rsidP="00AD0AFE">
      <w:pPr>
        <w:spacing w:line="276" w:lineRule="auto"/>
        <w:jc w:val="both"/>
        <w:rPr>
          <w:ins w:id="2354" w:author="Roca Neyra Renzo Jaime" w:date="2019-09-11T00:06:00Z"/>
        </w:rPr>
      </w:pPr>
      <w:r>
        <w:t xml:space="preserve">También </w:t>
      </w:r>
      <w:r w:rsidR="00427BFF">
        <w:t>he aprendido</w:t>
      </w:r>
      <w:r>
        <w:t xml:space="preserve"> a valorar las metodología</w:t>
      </w:r>
      <w:r w:rsidR="00427BFF">
        <w:t>s</w:t>
      </w:r>
      <w:r>
        <w:t xml:space="preserve"> ágil</w:t>
      </w:r>
      <w:r w:rsidR="00427BFF">
        <w:t>es</w:t>
      </w:r>
      <w:r>
        <w:t>, ya que da buenos resultados ir alternando</w:t>
      </w:r>
      <w:r w:rsidR="00427BFF">
        <w:t xml:space="preserve"> cíclicamente</w:t>
      </w:r>
      <w:r>
        <w:t xml:space="preserve"> entre pequeñas fases de </w:t>
      </w:r>
      <w:del w:id="2355" w:author="Roca Neyra Renzo Jaime" w:date="2019-09-12T00:14:00Z">
        <w:r w:rsidDel="007D207E">
          <w:delText xml:space="preserve"> </w:delText>
        </w:r>
      </w:del>
      <w:r>
        <w:t>análisis, desarrollo y pruebas</w:t>
      </w:r>
      <w:r w:rsidR="00CA7935">
        <w:t>. A</w:t>
      </w:r>
      <w:r>
        <w:t xml:space="preserve"> medida que se va analizando, se puede ir desarrollando y probando y así evitamos que se nos haga pesado estar </w:t>
      </w:r>
      <w:r w:rsidR="00427BFF">
        <w:t xml:space="preserve">mucho tiempo </w:t>
      </w:r>
      <w:r>
        <w:t xml:space="preserve">leyendo sin realizar nada. </w:t>
      </w:r>
    </w:p>
    <w:p w14:paraId="6FBB002A" w14:textId="32B947AE" w:rsidR="00E25736" w:rsidRDefault="00E25736">
      <w:pPr>
        <w:spacing w:line="276" w:lineRule="auto"/>
        <w:jc w:val="both"/>
        <w:rPr>
          <w:ins w:id="2356" w:author="Roca Neyra Renzo Jaime" w:date="2019-09-11T23:48:00Z"/>
        </w:rPr>
      </w:pPr>
      <w:ins w:id="2357" w:author="Roca Neyra Renzo Jaime" w:date="2019-09-11T00:06:00Z">
        <w:r>
          <w:t>Y en relación con el tem</w:t>
        </w:r>
        <w:r w:rsidR="002F1363">
          <w:t xml:space="preserve">a </w:t>
        </w:r>
      </w:ins>
      <w:ins w:id="2358" w:author="Roca Neyra Renzo Jaime" w:date="2019-09-11T00:07:00Z">
        <w:r w:rsidR="002F1363">
          <w:t>de</w:t>
        </w:r>
      </w:ins>
      <w:ins w:id="2359" w:author="Roca Neyra Renzo Jaime" w:date="2019-09-11T00:16:00Z">
        <w:r w:rsidR="002F1363">
          <w:t xml:space="preserve"> la</w:t>
        </w:r>
      </w:ins>
      <w:ins w:id="2360" w:author="Roca Neyra Renzo Jaime" w:date="2019-09-11T00:07:00Z">
        <w:r w:rsidR="002F1363">
          <w:t xml:space="preserve"> </w:t>
        </w:r>
      </w:ins>
      <w:ins w:id="2361" w:author="Roca Neyra Renzo Jaime" w:date="2019-09-11T00:16:00Z">
        <w:r w:rsidR="002F1363">
          <w:t>librería creada</w:t>
        </w:r>
      </w:ins>
      <w:ins w:id="2362" w:author="Roca Neyra Renzo Jaime" w:date="2019-09-11T00:07:00Z">
        <w:r w:rsidR="002F1363">
          <w:t xml:space="preserve">, me permitió </w:t>
        </w:r>
      </w:ins>
      <w:ins w:id="2363" w:author="Roca Neyra Renzo Jaime" w:date="2019-09-11T00:16:00Z">
        <w:r w:rsidR="002F1363">
          <w:t xml:space="preserve">comprender </w:t>
        </w:r>
      </w:ins>
      <w:ins w:id="2364" w:author="Roca Neyra Renzo Jaime" w:date="2019-09-11T00:18:00Z">
        <w:r w:rsidR="00F04384">
          <w:t>el funcionamiento de</w:t>
        </w:r>
      </w:ins>
      <w:ins w:id="2365" w:author="Roca Neyra Renzo Jaime" w:date="2019-09-11T00:16:00Z">
        <w:r w:rsidR="002F1363">
          <w:t xml:space="preserve"> pruebas médicas </w:t>
        </w:r>
      </w:ins>
      <w:ins w:id="2366" w:author="Roca Neyra Renzo Jaime" w:date="2019-09-11T00:36:00Z">
        <w:r w:rsidR="003F36E3">
          <w:t>de bioseñales</w:t>
        </w:r>
      </w:ins>
      <w:ins w:id="2367" w:author="Roca Neyra Renzo Jaime" w:date="2019-09-11T00:40:00Z">
        <w:r w:rsidR="0040665E">
          <w:t>.</w:t>
        </w:r>
      </w:ins>
      <w:ins w:id="2368" w:author="Roca Neyra Renzo Jaime" w:date="2019-09-11T23:17:00Z">
        <w:r w:rsidR="00215196">
          <w:t xml:space="preserve"> Los cuales </w:t>
        </w:r>
      </w:ins>
      <w:ins w:id="2369" w:author="Roca Neyra Renzo Jaime" w:date="2019-09-11T23:18:00Z">
        <w:r w:rsidR="00215196">
          <w:t>gracias a los electrodos captura distintas señales en frecuencias</w:t>
        </w:r>
      </w:ins>
      <w:ins w:id="2370" w:author="Roca Neyra Renzo Jaime" w:date="2019-09-11T23:19:00Z">
        <w:r w:rsidR="00215196">
          <w:t xml:space="preserve"> de muestreo </w:t>
        </w:r>
      </w:ins>
      <w:ins w:id="2371" w:author="Roca Neyra Renzo Jaime" w:date="2019-09-11T23:20:00Z">
        <w:r w:rsidR="00215196">
          <w:t>especificas</w:t>
        </w:r>
      </w:ins>
      <w:ins w:id="2372" w:author="Roca Neyra Renzo Jaime" w:date="2019-09-11T23:19:00Z">
        <w:r w:rsidR="00215196">
          <w:t xml:space="preserve"> durante un tiempo </w:t>
        </w:r>
      </w:ins>
      <w:ins w:id="2373" w:author="Roca Neyra Renzo Jaime" w:date="2019-09-11T23:20:00Z">
        <w:r w:rsidR="00215196">
          <w:t>determinado.</w:t>
        </w:r>
      </w:ins>
      <w:ins w:id="2374" w:author="Roca Neyra Renzo Jaime" w:date="2019-09-11T23:26:00Z">
        <w:r w:rsidR="00215196">
          <w:t xml:space="preserve"> </w:t>
        </w:r>
      </w:ins>
      <w:ins w:id="2375" w:author="Roca Neyra Renzo Jaime" w:date="2019-09-11T23:45:00Z">
        <w:r w:rsidR="00D26374">
          <w:t>Si l</w:t>
        </w:r>
      </w:ins>
      <w:ins w:id="2376" w:author="Roca Neyra Renzo Jaime" w:date="2019-09-11T23:44:00Z">
        <w:r w:rsidR="00755DC2">
          <w:t xml:space="preserve">os dispositivos </w:t>
        </w:r>
      </w:ins>
      <w:ins w:id="2377" w:author="Roca Neyra Renzo Jaime" w:date="2019-09-11T23:45:00Z">
        <w:r w:rsidR="00755DC2">
          <w:t xml:space="preserve">electrónicos </w:t>
        </w:r>
      </w:ins>
      <w:ins w:id="2378" w:author="Roca Neyra Renzo Jaime" w:date="2019-09-11T23:26:00Z">
        <w:r w:rsidR="00215196">
          <w:t>detectan</w:t>
        </w:r>
      </w:ins>
      <w:ins w:id="2379" w:author="Roca Neyra Renzo Jaime" w:date="2019-09-11T23:46:00Z">
        <w:r w:rsidR="00D26374">
          <w:t xml:space="preserve"> algún valor fuera de lo normal o de intereses, realizar una anotación de dicha muestra guardando el núm</w:t>
        </w:r>
      </w:ins>
      <w:ins w:id="2380" w:author="Roca Neyra Renzo Jaime" w:date="2019-09-11T23:47:00Z">
        <w:r w:rsidR="00D26374">
          <w:t>ero de muestra la cual dio el valor de interés y con su etiqueta correspondiente.</w:t>
        </w:r>
      </w:ins>
      <w:bookmarkStart w:id="2381" w:name="_GoBack"/>
      <w:bookmarkEnd w:id="2381"/>
    </w:p>
    <w:p w14:paraId="3D118C41" w14:textId="18C2D700" w:rsidR="00693C79" w:rsidRPr="00337394" w:rsidRDefault="00693C79">
      <w:pPr>
        <w:spacing w:line="276" w:lineRule="auto"/>
        <w:jc w:val="both"/>
        <w:pPrChange w:id="2382" w:author="Roca Neyra Renzo Jaime" w:date="2019-09-09T23:53:00Z">
          <w:pPr/>
        </w:pPrChange>
      </w:pPr>
      <w:ins w:id="2383" w:author="Roca Neyra Renzo Jaime" w:date="2019-09-11T23:48:00Z">
        <w:r>
          <w:t>A</w:t>
        </w:r>
      </w:ins>
      <w:ins w:id="2384" w:author="Roca Neyra Renzo Jaime" w:date="2019-09-12T00:06:00Z">
        <w:r w:rsidR="00C7766E">
          <w:t>u</w:t>
        </w:r>
      </w:ins>
      <w:ins w:id="2385" w:author="Roca Neyra Renzo Jaime" w:date="2019-09-11T23:48:00Z">
        <w:r>
          <w:t>n</w:t>
        </w:r>
      </w:ins>
      <w:ins w:id="2386" w:author="Roca Neyra Renzo Jaime" w:date="2019-09-12T00:05:00Z">
        <w:r w:rsidR="00C7766E">
          <w:t>que</w:t>
        </w:r>
      </w:ins>
      <w:ins w:id="2387" w:author="Roca Neyra Renzo Jaime" w:date="2019-09-11T23:48:00Z">
        <w:r>
          <w:t xml:space="preserve"> </w:t>
        </w:r>
      </w:ins>
      <w:ins w:id="2388" w:author="Roca Neyra Renzo Jaime" w:date="2019-09-12T00:06:00Z">
        <w:r w:rsidR="00C7766E">
          <w:t xml:space="preserve">aún </w:t>
        </w:r>
      </w:ins>
      <w:ins w:id="2389" w:author="Roca Neyra Renzo Jaime" w:date="2019-09-11T23:48:00Z">
        <w:r>
          <w:t xml:space="preserve">queda </w:t>
        </w:r>
      </w:ins>
      <w:ins w:id="2390" w:author="Roca Neyra Renzo Jaime" w:date="2019-09-11T23:51:00Z">
        <w:r>
          <w:t>algunos aspectos a mejorar para que la librería este completa,</w:t>
        </w:r>
      </w:ins>
      <w:ins w:id="2391" w:author="Roca Neyra Renzo Jaime" w:date="2019-09-12T00:06:00Z">
        <w:r w:rsidR="00C7766E">
          <w:t xml:space="preserve"> con el estado actual de la librería se puede </w:t>
        </w:r>
      </w:ins>
      <w:ins w:id="2392" w:author="Roca Neyra Renzo Jaime" w:date="2019-09-12T00:09:00Z">
        <w:r w:rsidR="00C7766E">
          <w:t xml:space="preserve">leer la mayoría de </w:t>
        </w:r>
      </w:ins>
      <w:ins w:id="2393" w:author="Roca Neyra Renzo Jaime" w:date="2019-09-12T00:43:00Z">
        <w:r w:rsidR="00E04204">
          <w:t>los ficheros</w:t>
        </w:r>
      </w:ins>
      <w:ins w:id="2394" w:author="Roca Neyra Renzo Jaime" w:date="2019-09-12T00:09:00Z">
        <w:r w:rsidR="00C7766E">
          <w:t xml:space="preserve"> de bioseñales</w:t>
        </w:r>
      </w:ins>
      <w:ins w:id="2395" w:author="Roca Neyra Renzo Jaime" w:date="2019-09-12T00:10:00Z">
        <w:r w:rsidR="00C7766E">
          <w:t xml:space="preserve"> y puede ser aplicado a otros programas que necesiten de esta lectura.</w:t>
        </w:r>
      </w:ins>
      <w:ins w:id="2396" w:author="Roca Neyra Renzo Jaime" w:date="2019-09-12T00:09:00Z">
        <w:r w:rsidR="00C7766E">
          <w:t xml:space="preserve"> </w:t>
        </w:r>
      </w:ins>
    </w:p>
    <w:p w14:paraId="782203D7" w14:textId="1FA65575" w:rsidR="004F05DB" w:rsidRDefault="004F05DB">
      <w:pPr>
        <w:spacing w:line="276" w:lineRule="auto"/>
        <w:jc w:val="both"/>
        <w:rPr>
          <w:rFonts w:ascii="Consolas" w:hAnsi="Consolas" w:cs="Consolas"/>
          <w:color w:val="000000" w:themeColor="text1"/>
          <w:sz w:val="19"/>
          <w:szCs w:val="19"/>
          <w:u w:val="single"/>
        </w:rPr>
        <w:pPrChange w:id="2397" w:author="Roca Neyra Renzo Jaime" w:date="2019-09-09T23:53:00Z">
          <w:pPr/>
        </w:pPrChange>
      </w:pPr>
      <w:r>
        <w:rPr>
          <w:rFonts w:ascii="Consolas" w:hAnsi="Consolas" w:cs="Consolas"/>
          <w:color w:val="000000" w:themeColor="text1"/>
          <w:sz w:val="19"/>
          <w:szCs w:val="19"/>
          <w:u w:val="single"/>
        </w:rPr>
        <w:br w:type="page"/>
      </w:r>
    </w:p>
    <w:p w14:paraId="4BFA5993" w14:textId="77777777" w:rsidR="008E6289" w:rsidRPr="0039012D" w:rsidRDefault="008E6289">
      <w:pPr>
        <w:jc w:val="both"/>
        <w:rPr>
          <w:rFonts w:ascii="Consolas" w:hAnsi="Consolas" w:cs="Consolas"/>
          <w:color w:val="000000" w:themeColor="text1"/>
          <w:sz w:val="19"/>
          <w:szCs w:val="19"/>
          <w:u w:val="single"/>
        </w:rPr>
        <w:pPrChange w:id="2398" w:author="Roca Neyra Renzo Jaime" w:date="2019-09-09T23:53:00Z">
          <w:pPr/>
        </w:pPrChange>
      </w:pPr>
    </w:p>
    <w:bookmarkStart w:id="2399" w:name="_Toc17721565" w:displacedByCustomXml="next"/>
    <w:sdt>
      <w:sdtPr>
        <w:rPr>
          <w:rFonts w:asciiTheme="minorHAnsi" w:eastAsiaTheme="minorHAnsi" w:hAnsiTheme="minorHAnsi" w:cstheme="minorBidi"/>
          <w:color w:val="auto"/>
          <w:sz w:val="22"/>
          <w:szCs w:val="22"/>
        </w:rPr>
        <w:id w:val="1050340679"/>
        <w:docPartObj>
          <w:docPartGallery w:val="Bibliographies"/>
          <w:docPartUnique/>
        </w:docPartObj>
      </w:sdtPr>
      <w:sdtContent>
        <w:p w14:paraId="5E4B29A7" w14:textId="77777777" w:rsidR="008B41C6" w:rsidRDefault="008B41C6">
          <w:pPr>
            <w:pStyle w:val="Ttulo1"/>
            <w:numPr>
              <w:ilvl w:val="0"/>
              <w:numId w:val="0"/>
            </w:numPr>
            <w:ind w:left="432"/>
            <w:jc w:val="both"/>
            <w:pPrChange w:id="2400" w:author="Roca Neyra Renzo Jaime" w:date="2019-09-09T23:53:00Z">
              <w:pPr>
                <w:pStyle w:val="Ttulo1"/>
                <w:numPr>
                  <w:numId w:val="0"/>
                </w:numPr>
                <w:ind w:left="0" w:firstLine="0"/>
              </w:pPr>
            </w:pPrChange>
          </w:pPr>
          <w:r>
            <w:t>Bibliografía</w:t>
          </w:r>
          <w:bookmarkEnd w:id="2399"/>
        </w:p>
        <w:sdt>
          <w:sdtPr>
            <w:id w:val="111145805"/>
            <w:bibliography/>
          </w:sdtPr>
          <w:sdtContent>
            <w:p w14:paraId="40EA90C0" w14:textId="77777777" w:rsidR="00AD2EE7" w:rsidRDefault="008B41C6" w:rsidP="00B61DD2">
              <w:pPr>
                <w:tabs>
                  <w:tab w:val="left" w:pos="2811"/>
                </w:tabs>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AD2EE7" w14:paraId="07CA8CE5" w14:textId="77777777">
                <w:trPr>
                  <w:divId w:val="1789622703"/>
                  <w:tblCellSpacing w:w="15" w:type="dxa"/>
                </w:trPr>
                <w:tc>
                  <w:tcPr>
                    <w:tcW w:w="50" w:type="pct"/>
                    <w:hideMark/>
                  </w:tcPr>
                  <w:p w14:paraId="5369A774" w14:textId="7BBA9B73" w:rsidR="00AD2EE7" w:rsidRDefault="00AD2EE7">
                    <w:pPr>
                      <w:pStyle w:val="Bibliografa"/>
                      <w:rPr>
                        <w:noProof/>
                        <w:sz w:val="24"/>
                        <w:szCs w:val="24"/>
                      </w:rPr>
                    </w:pPr>
                    <w:r>
                      <w:rPr>
                        <w:noProof/>
                      </w:rPr>
                      <w:t xml:space="preserve">[1] </w:t>
                    </w:r>
                  </w:p>
                </w:tc>
                <w:tc>
                  <w:tcPr>
                    <w:tcW w:w="0" w:type="auto"/>
                    <w:hideMark/>
                  </w:tcPr>
                  <w:p w14:paraId="1749DDB1" w14:textId="77777777" w:rsidR="00AD2EE7" w:rsidRDefault="00AD2EE7">
                    <w:pPr>
                      <w:pStyle w:val="Bibliografa"/>
                      <w:rPr>
                        <w:noProof/>
                      </w:rPr>
                    </w:pPr>
                    <w:r>
                      <w:rPr>
                        <w:noProof/>
                      </w:rPr>
                      <w:t xml:space="preserve">P. M. Nieto, Desarrollo de una aplicación de escritorio para la visualización de bioseñales con WFDB, Universidad de Alcalá, 2018. </w:t>
                    </w:r>
                  </w:p>
                </w:tc>
              </w:tr>
              <w:tr w:rsidR="00AD2EE7" w14:paraId="0E908CDD" w14:textId="77777777">
                <w:trPr>
                  <w:divId w:val="1789622703"/>
                  <w:tblCellSpacing w:w="15" w:type="dxa"/>
                </w:trPr>
                <w:tc>
                  <w:tcPr>
                    <w:tcW w:w="50" w:type="pct"/>
                    <w:hideMark/>
                  </w:tcPr>
                  <w:p w14:paraId="008BEC83" w14:textId="77777777" w:rsidR="00AD2EE7" w:rsidRDefault="00AD2EE7">
                    <w:pPr>
                      <w:pStyle w:val="Bibliografa"/>
                      <w:rPr>
                        <w:noProof/>
                      </w:rPr>
                    </w:pPr>
                    <w:r>
                      <w:rPr>
                        <w:noProof/>
                      </w:rPr>
                      <w:t xml:space="preserve">[2] </w:t>
                    </w:r>
                  </w:p>
                </w:tc>
                <w:tc>
                  <w:tcPr>
                    <w:tcW w:w="0" w:type="auto"/>
                    <w:hideMark/>
                  </w:tcPr>
                  <w:p w14:paraId="12FCFD5D" w14:textId="77777777" w:rsidR="00AD2EE7" w:rsidRDefault="00AD2EE7">
                    <w:pPr>
                      <w:pStyle w:val="Bibliografa"/>
                      <w:rPr>
                        <w:noProof/>
                      </w:rPr>
                    </w:pPr>
                    <w:r>
                      <w:rPr>
                        <w:noProof/>
                      </w:rPr>
                      <w:t>«WfdbCsharpWrapper,» [En línea]. Available: https://github.com/BoutemineOualid/WfdbCsharpWrapper.</w:t>
                    </w:r>
                  </w:p>
                </w:tc>
              </w:tr>
              <w:tr w:rsidR="00AD2EE7" w14:paraId="056850CA" w14:textId="77777777">
                <w:trPr>
                  <w:divId w:val="1789622703"/>
                  <w:tblCellSpacing w:w="15" w:type="dxa"/>
                </w:trPr>
                <w:tc>
                  <w:tcPr>
                    <w:tcW w:w="50" w:type="pct"/>
                    <w:hideMark/>
                  </w:tcPr>
                  <w:p w14:paraId="5A78C27A" w14:textId="77777777" w:rsidR="00AD2EE7" w:rsidRDefault="00AD2EE7">
                    <w:pPr>
                      <w:pStyle w:val="Bibliografa"/>
                      <w:rPr>
                        <w:noProof/>
                      </w:rPr>
                    </w:pPr>
                    <w:r>
                      <w:rPr>
                        <w:noProof/>
                      </w:rPr>
                      <w:t xml:space="preserve">[3] </w:t>
                    </w:r>
                  </w:p>
                </w:tc>
                <w:tc>
                  <w:tcPr>
                    <w:tcW w:w="0" w:type="auto"/>
                    <w:hideMark/>
                  </w:tcPr>
                  <w:p w14:paraId="65C9AFC0" w14:textId="77777777" w:rsidR="00AD2EE7" w:rsidRDefault="00AD2EE7">
                    <w:pPr>
                      <w:pStyle w:val="Bibliografa"/>
                      <w:rPr>
                        <w:noProof/>
                      </w:rPr>
                    </w:pPr>
                    <w:r>
                      <w:rPr>
                        <w:noProof/>
                      </w:rPr>
                      <w:t>«Physionet-About,» [En línea]. Available: https://alpha.physionet.org/about/.</w:t>
                    </w:r>
                  </w:p>
                </w:tc>
              </w:tr>
              <w:tr w:rsidR="00AD2EE7" w14:paraId="50537243" w14:textId="77777777">
                <w:trPr>
                  <w:divId w:val="1789622703"/>
                  <w:tblCellSpacing w:w="15" w:type="dxa"/>
                </w:trPr>
                <w:tc>
                  <w:tcPr>
                    <w:tcW w:w="50" w:type="pct"/>
                    <w:hideMark/>
                  </w:tcPr>
                  <w:p w14:paraId="0DF0086A" w14:textId="77777777" w:rsidR="00AD2EE7" w:rsidRDefault="00AD2EE7">
                    <w:pPr>
                      <w:pStyle w:val="Bibliografa"/>
                      <w:rPr>
                        <w:noProof/>
                      </w:rPr>
                    </w:pPr>
                    <w:r>
                      <w:rPr>
                        <w:noProof/>
                      </w:rPr>
                      <w:t xml:space="preserve">[4] </w:t>
                    </w:r>
                  </w:p>
                </w:tc>
                <w:tc>
                  <w:tcPr>
                    <w:tcW w:w="0" w:type="auto"/>
                    <w:hideMark/>
                  </w:tcPr>
                  <w:p w14:paraId="4C7F725F" w14:textId="77777777" w:rsidR="00AD2EE7" w:rsidRDefault="00AD2EE7">
                    <w:pPr>
                      <w:pStyle w:val="Bibliografa"/>
                      <w:rPr>
                        <w:noProof/>
                      </w:rPr>
                    </w:pPr>
                    <w:r>
                      <w:rPr>
                        <w:noProof/>
                      </w:rPr>
                      <w:t>«WFDB Programmer's Guide: Record,» [En línea]. Available: https://physionet.org/physiotools/wpg/wpg_2.htm#Concepts-1.</w:t>
                    </w:r>
                  </w:p>
                </w:tc>
              </w:tr>
              <w:tr w:rsidR="00AD2EE7" w14:paraId="3A38273D" w14:textId="77777777">
                <w:trPr>
                  <w:divId w:val="1789622703"/>
                  <w:tblCellSpacing w:w="15" w:type="dxa"/>
                </w:trPr>
                <w:tc>
                  <w:tcPr>
                    <w:tcW w:w="50" w:type="pct"/>
                    <w:hideMark/>
                  </w:tcPr>
                  <w:p w14:paraId="2C5366AF" w14:textId="77777777" w:rsidR="00AD2EE7" w:rsidRDefault="00AD2EE7">
                    <w:pPr>
                      <w:pStyle w:val="Bibliografa"/>
                      <w:rPr>
                        <w:noProof/>
                      </w:rPr>
                    </w:pPr>
                    <w:r>
                      <w:rPr>
                        <w:noProof/>
                      </w:rPr>
                      <w:t xml:space="preserve">[5] </w:t>
                    </w:r>
                  </w:p>
                </w:tc>
                <w:tc>
                  <w:tcPr>
                    <w:tcW w:w="0" w:type="auto"/>
                    <w:hideMark/>
                  </w:tcPr>
                  <w:p w14:paraId="16970219" w14:textId="77777777" w:rsidR="00AD2EE7" w:rsidRDefault="00AD2EE7">
                    <w:pPr>
                      <w:pStyle w:val="Bibliografa"/>
                      <w:rPr>
                        <w:noProof/>
                      </w:rPr>
                    </w:pPr>
                    <w:r>
                      <w:rPr>
                        <w:noProof/>
                      </w:rPr>
                      <w:t>«PhysioBank Annotations,» [En línea]. Available: https://physionet.org/physiobank/annotations.shtml.</w:t>
                    </w:r>
                  </w:p>
                </w:tc>
              </w:tr>
              <w:tr w:rsidR="00AD2EE7" w14:paraId="5FC893FF" w14:textId="77777777">
                <w:trPr>
                  <w:divId w:val="1789622703"/>
                  <w:tblCellSpacing w:w="15" w:type="dxa"/>
                </w:trPr>
                <w:tc>
                  <w:tcPr>
                    <w:tcW w:w="50" w:type="pct"/>
                    <w:hideMark/>
                  </w:tcPr>
                  <w:p w14:paraId="174624CE" w14:textId="77777777" w:rsidR="00AD2EE7" w:rsidRDefault="00AD2EE7">
                    <w:pPr>
                      <w:pStyle w:val="Bibliografa"/>
                      <w:rPr>
                        <w:noProof/>
                      </w:rPr>
                    </w:pPr>
                    <w:r>
                      <w:rPr>
                        <w:noProof/>
                      </w:rPr>
                      <w:t xml:space="preserve">[6] </w:t>
                    </w:r>
                  </w:p>
                </w:tc>
                <w:tc>
                  <w:tcPr>
                    <w:tcW w:w="0" w:type="auto"/>
                    <w:hideMark/>
                  </w:tcPr>
                  <w:p w14:paraId="78FEBDE9" w14:textId="77777777" w:rsidR="00AD2EE7" w:rsidRDefault="00AD2EE7">
                    <w:pPr>
                      <w:pStyle w:val="Bibliografa"/>
                      <w:rPr>
                        <w:noProof/>
                      </w:rPr>
                    </w:pPr>
                    <w:r>
                      <w:rPr>
                        <w:noProof/>
                      </w:rPr>
                      <w:t>«WFDB Applications Guide - Signal,» [En línea]. Available: https://physionet.org/physiotools/wag/signal-5.htm.</w:t>
                    </w:r>
                  </w:p>
                </w:tc>
              </w:tr>
              <w:tr w:rsidR="00AD2EE7" w14:paraId="6553B122" w14:textId="77777777">
                <w:trPr>
                  <w:divId w:val="1789622703"/>
                  <w:tblCellSpacing w:w="15" w:type="dxa"/>
                </w:trPr>
                <w:tc>
                  <w:tcPr>
                    <w:tcW w:w="50" w:type="pct"/>
                    <w:hideMark/>
                  </w:tcPr>
                  <w:p w14:paraId="2CE27D52" w14:textId="77777777" w:rsidR="00AD2EE7" w:rsidRDefault="00AD2EE7">
                    <w:pPr>
                      <w:pStyle w:val="Bibliografa"/>
                      <w:rPr>
                        <w:noProof/>
                      </w:rPr>
                    </w:pPr>
                    <w:r>
                      <w:rPr>
                        <w:noProof/>
                      </w:rPr>
                      <w:t xml:space="preserve">[7] </w:t>
                    </w:r>
                  </w:p>
                </w:tc>
                <w:tc>
                  <w:tcPr>
                    <w:tcW w:w="0" w:type="auto"/>
                    <w:hideMark/>
                  </w:tcPr>
                  <w:p w14:paraId="07EE8AE9" w14:textId="77777777" w:rsidR="00AD2EE7" w:rsidRDefault="00AD2EE7">
                    <w:pPr>
                      <w:pStyle w:val="Bibliografa"/>
                      <w:rPr>
                        <w:noProof/>
                      </w:rPr>
                    </w:pPr>
                    <w:r>
                      <w:rPr>
                        <w:noProof/>
                      </w:rPr>
                      <w:t>«WFDB Applications Guide: Annot,» [En línea]. Available: https://physionet.org/physiotools/wag/annot-5.htm.</w:t>
                    </w:r>
                  </w:p>
                </w:tc>
              </w:tr>
              <w:tr w:rsidR="00AD2EE7" w14:paraId="78D68BA6" w14:textId="77777777">
                <w:trPr>
                  <w:divId w:val="1789622703"/>
                  <w:tblCellSpacing w:w="15" w:type="dxa"/>
                </w:trPr>
                <w:tc>
                  <w:tcPr>
                    <w:tcW w:w="50" w:type="pct"/>
                    <w:hideMark/>
                  </w:tcPr>
                  <w:p w14:paraId="56BF50CC" w14:textId="77777777" w:rsidR="00AD2EE7" w:rsidRDefault="00AD2EE7">
                    <w:pPr>
                      <w:pStyle w:val="Bibliografa"/>
                      <w:rPr>
                        <w:noProof/>
                      </w:rPr>
                    </w:pPr>
                    <w:r>
                      <w:rPr>
                        <w:noProof/>
                      </w:rPr>
                      <w:t xml:space="preserve">[8] </w:t>
                    </w:r>
                  </w:p>
                </w:tc>
                <w:tc>
                  <w:tcPr>
                    <w:tcW w:w="0" w:type="auto"/>
                    <w:hideMark/>
                  </w:tcPr>
                  <w:p w14:paraId="048B8E16" w14:textId="77777777" w:rsidR="00AD2EE7" w:rsidRDefault="00AD2EE7">
                    <w:pPr>
                      <w:pStyle w:val="Bibliografa"/>
                      <w:rPr>
                        <w:noProof/>
                      </w:rPr>
                    </w:pPr>
                    <w:r>
                      <w:rPr>
                        <w:noProof/>
                      </w:rPr>
                      <w:t>«WFDB Applications Guide: Header,» [En línea]. Available: https://physionet.org/physiotools/wag/header-5.htm.</w:t>
                    </w:r>
                  </w:p>
                </w:tc>
              </w:tr>
              <w:tr w:rsidR="00AD2EE7" w14:paraId="7901BC40" w14:textId="77777777">
                <w:trPr>
                  <w:divId w:val="1789622703"/>
                  <w:tblCellSpacing w:w="15" w:type="dxa"/>
                </w:trPr>
                <w:tc>
                  <w:tcPr>
                    <w:tcW w:w="50" w:type="pct"/>
                    <w:hideMark/>
                  </w:tcPr>
                  <w:p w14:paraId="59B85F35" w14:textId="77777777" w:rsidR="00AD2EE7" w:rsidRDefault="00AD2EE7">
                    <w:pPr>
                      <w:pStyle w:val="Bibliografa"/>
                      <w:rPr>
                        <w:noProof/>
                      </w:rPr>
                    </w:pPr>
                    <w:r>
                      <w:rPr>
                        <w:noProof/>
                      </w:rPr>
                      <w:t xml:space="preserve">[9] </w:t>
                    </w:r>
                  </w:p>
                </w:tc>
                <w:tc>
                  <w:tcPr>
                    <w:tcW w:w="0" w:type="auto"/>
                    <w:hideMark/>
                  </w:tcPr>
                  <w:p w14:paraId="1129507E" w14:textId="77777777" w:rsidR="00AD2EE7" w:rsidRDefault="00AD2EE7">
                    <w:pPr>
                      <w:pStyle w:val="Bibliografa"/>
                      <w:rPr>
                        <w:noProof/>
                      </w:rPr>
                    </w:pPr>
                    <w:r>
                      <w:rPr>
                        <w:noProof/>
                      </w:rPr>
                      <w:t>«European Data Format,» [En línea]. Available: https://www.edfplus.info/specs/edf.html.</w:t>
                    </w:r>
                  </w:p>
                </w:tc>
              </w:tr>
              <w:tr w:rsidR="00AD2EE7" w14:paraId="249683F9" w14:textId="77777777">
                <w:trPr>
                  <w:divId w:val="1789622703"/>
                  <w:tblCellSpacing w:w="15" w:type="dxa"/>
                </w:trPr>
                <w:tc>
                  <w:tcPr>
                    <w:tcW w:w="50" w:type="pct"/>
                    <w:hideMark/>
                  </w:tcPr>
                  <w:p w14:paraId="529FD238" w14:textId="77777777" w:rsidR="00AD2EE7" w:rsidRDefault="00AD2EE7">
                    <w:pPr>
                      <w:pStyle w:val="Bibliografa"/>
                      <w:rPr>
                        <w:noProof/>
                      </w:rPr>
                    </w:pPr>
                    <w:r>
                      <w:rPr>
                        <w:noProof/>
                      </w:rPr>
                      <w:t xml:space="preserve">[10] </w:t>
                    </w:r>
                  </w:p>
                </w:tc>
                <w:tc>
                  <w:tcPr>
                    <w:tcW w:w="0" w:type="auto"/>
                    <w:hideMark/>
                  </w:tcPr>
                  <w:p w14:paraId="585088A2" w14:textId="77777777" w:rsidR="00AD2EE7" w:rsidRDefault="00AD2EE7">
                    <w:pPr>
                      <w:pStyle w:val="Bibliografa"/>
                      <w:rPr>
                        <w:noProof/>
                      </w:rPr>
                    </w:pPr>
                    <w:r>
                      <w:rPr>
                        <w:noProof/>
                      </w:rPr>
                      <w:t>«PhysioBank Databases,» [En línea]. Available: https://physionet.org/physiobank/database/.</w:t>
                    </w:r>
                  </w:p>
                </w:tc>
              </w:tr>
              <w:tr w:rsidR="00AD2EE7" w14:paraId="4E037248" w14:textId="77777777">
                <w:trPr>
                  <w:divId w:val="1789622703"/>
                  <w:tblCellSpacing w:w="15" w:type="dxa"/>
                </w:trPr>
                <w:tc>
                  <w:tcPr>
                    <w:tcW w:w="50" w:type="pct"/>
                    <w:hideMark/>
                  </w:tcPr>
                  <w:p w14:paraId="3D51A81F" w14:textId="77777777" w:rsidR="00AD2EE7" w:rsidRDefault="00AD2EE7">
                    <w:pPr>
                      <w:pStyle w:val="Bibliografa"/>
                      <w:rPr>
                        <w:noProof/>
                      </w:rPr>
                    </w:pPr>
                    <w:r>
                      <w:rPr>
                        <w:noProof/>
                      </w:rPr>
                      <w:t xml:space="preserve">[11] </w:t>
                    </w:r>
                  </w:p>
                </w:tc>
                <w:tc>
                  <w:tcPr>
                    <w:tcW w:w="0" w:type="auto"/>
                    <w:hideMark/>
                  </w:tcPr>
                  <w:p w14:paraId="00AB7DBD" w14:textId="77777777" w:rsidR="00AD2EE7" w:rsidRDefault="00AD2EE7">
                    <w:pPr>
                      <w:pStyle w:val="Bibliografa"/>
                      <w:rPr>
                        <w:noProof/>
                      </w:rPr>
                    </w:pPr>
                    <w:r>
                      <w:rPr>
                        <w:noProof/>
                      </w:rPr>
                      <w:t>«PhysioBank ATM,» [En línea]. Available: https://physionet.org/cgi-bin/atm/ATM.</w:t>
                    </w:r>
                  </w:p>
                </w:tc>
              </w:tr>
              <w:tr w:rsidR="00AD2EE7" w14:paraId="5527B403" w14:textId="77777777">
                <w:trPr>
                  <w:divId w:val="1789622703"/>
                  <w:tblCellSpacing w:w="15" w:type="dxa"/>
                </w:trPr>
                <w:tc>
                  <w:tcPr>
                    <w:tcW w:w="50" w:type="pct"/>
                    <w:hideMark/>
                  </w:tcPr>
                  <w:p w14:paraId="75441DF4" w14:textId="77777777" w:rsidR="00AD2EE7" w:rsidRDefault="00AD2EE7">
                    <w:pPr>
                      <w:pStyle w:val="Bibliografa"/>
                      <w:rPr>
                        <w:noProof/>
                      </w:rPr>
                    </w:pPr>
                    <w:r>
                      <w:rPr>
                        <w:noProof/>
                      </w:rPr>
                      <w:t xml:space="preserve">[12] </w:t>
                    </w:r>
                  </w:p>
                </w:tc>
                <w:tc>
                  <w:tcPr>
                    <w:tcW w:w="0" w:type="auto"/>
                    <w:hideMark/>
                  </w:tcPr>
                  <w:p w14:paraId="513E113A" w14:textId="77777777" w:rsidR="00AD2EE7" w:rsidRDefault="00AD2EE7">
                    <w:pPr>
                      <w:pStyle w:val="Bibliografa"/>
                      <w:rPr>
                        <w:noProof/>
                      </w:rPr>
                    </w:pPr>
                    <w:r>
                      <w:rPr>
                        <w:noProof/>
                      </w:rPr>
                      <w:t>«ECG-ID DATABASE,» [En línea]. Available: https://physionet.org/physiobank/database/ecgiddb/.</w:t>
                    </w:r>
                  </w:p>
                </w:tc>
              </w:tr>
              <w:tr w:rsidR="00AD2EE7" w14:paraId="5D2C90AE" w14:textId="77777777">
                <w:trPr>
                  <w:divId w:val="1789622703"/>
                  <w:tblCellSpacing w:w="15" w:type="dxa"/>
                </w:trPr>
                <w:tc>
                  <w:tcPr>
                    <w:tcW w:w="50" w:type="pct"/>
                    <w:hideMark/>
                  </w:tcPr>
                  <w:p w14:paraId="6F31BE0A" w14:textId="77777777" w:rsidR="00AD2EE7" w:rsidRDefault="00AD2EE7">
                    <w:pPr>
                      <w:pStyle w:val="Bibliografa"/>
                      <w:rPr>
                        <w:noProof/>
                      </w:rPr>
                    </w:pPr>
                    <w:r>
                      <w:rPr>
                        <w:noProof/>
                      </w:rPr>
                      <w:t xml:space="preserve">[13] </w:t>
                    </w:r>
                  </w:p>
                </w:tc>
                <w:tc>
                  <w:tcPr>
                    <w:tcW w:w="0" w:type="auto"/>
                    <w:hideMark/>
                  </w:tcPr>
                  <w:p w14:paraId="62547580" w14:textId="77777777" w:rsidR="00AD2EE7" w:rsidRDefault="00AD2EE7">
                    <w:pPr>
                      <w:pStyle w:val="Bibliografa"/>
                      <w:rPr>
                        <w:noProof/>
                      </w:rPr>
                    </w:pPr>
                    <w:r>
                      <w:rPr>
                        <w:noProof/>
                      </w:rPr>
                      <w:t>«Sleep-EDF Database,» [En línea]. Available: https://physionet.org/content/sleep-edfx/1.0.0/.</w:t>
                    </w:r>
                  </w:p>
                </w:tc>
              </w:tr>
              <w:tr w:rsidR="00AD2EE7" w14:paraId="7D43962B" w14:textId="77777777">
                <w:trPr>
                  <w:divId w:val="1789622703"/>
                  <w:tblCellSpacing w:w="15" w:type="dxa"/>
                </w:trPr>
                <w:tc>
                  <w:tcPr>
                    <w:tcW w:w="50" w:type="pct"/>
                    <w:hideMark/>
                  </w:tcPr>
                  <w:p w14:paraId="11B7539B" w14:textId="77777777" w:rsidR="00AD2EE7" w:rsidRDefault="00AD2EE7">
                    <w:pPr>
                      <w:pStyle w:val="Bibliografa"/>
                      <w:rPr>
                        <w:noProof/>
                      </w:rPr>
                    </w:pPr>
                    <w:r>
                      <w:rPr>
                        <w:noProof/>
                      </w:rPr>
                      <w:t xml:space="preserve">[14] </w:t>
                    </w:r>
                  </w:p>
                </w:tc>
                <w:tc>
                  <w:tcPr>
                    <w:tcW w:w="0" w:type="auto"/>
                    <w:hideMark/>
                  </w:tcPr>
                  <w:p w14:paraId="410F2678" w14:textId="77777777" w:rsidR="00AD2EE7" w:rsidRDefault="00AD2EE7">
                    <w:pPr>
                      <w:pStyle w:val="Bibliografa"/>
                      <w:rPr>
                        <w:noProof/>
                      </w:rPr>
                    </w:pPr>
                    <w:r>
                      <w:rPr>
                        <w:noProof/>
                      </w:rPr>
                      <w:t>indeed, «Salarios para empleos de Ingeniero/a informático/a en España,» [En línea]. Available: https://www.indeed.es/salaries/Ingeniero/a-inform%C3%A1tico/a-Salaries.</w:t>
                    </w:r>
                  </w:p>
                </w:tc>
              </w:tr>
            </w:tbl>
            <w:p w14:paraId="24E4E1E4" w14:textId="77777777" w:rsidR="00AD2EE7" w:rsidRDefault="00AD2EE7">
              <w:pPr>
                <w:divId w:val="1789622703"/>
                <w:rPr>
                  <w:rFonts w:eastAsia="Times New Roman"/>
                  <w:noProof/>
                </w:rPr>
              </w:pPr>
            </w:p>
            <w:p w14:paraId="4F6B6C1B" w14:textId="77777777" w:rsidR="008B41C6" w:rsidRDefault="008B41C6">
              <w:pPr>
                <w:tabs>
                  <w:tab w:val="left" w:pos="2811"/>
                </w:tabs>
              </w:pPr>
              <w:r>
                <w:rPr>
                  <w:b/>
                  <w:bCs/>
                </w:rPr>
                <w:fldChar w:fldCharType="end"/>
              </w:r>
              <w:r w:rsidRPr="007629B1">
                <w:rPr>
                  <w:b/>
                  <w:bCs/>
                  <w:lang w:val="en-US"/>
                </w:rPr>
                <w:tab/>
              </w:r>
            </w:p>
          </w:sdtContent>
        </w:sdt>
      </w:sdtContent>
    </w:sdt>
    <w:p w14:paraId="671F2877" w14:textId="77777777" w:rsidR="008B41C6" w:rsidRDefault="008B41C6">
      <w:pPr>
        <w:jc w:val="both"/>
        <w:pPrChange w:id="2401" w:author="Roca Neyra Renzo Jaime" w:date="2019-09-09T23:53:00Z">
          <w:pPr/>
        </w:pPrChange>
      </w:pPr>
    </w:p>
    <w:p w14:paraId="31604336" w14:textId="77777777" w:rsidR="008B41C6" w:rsidRDefault="008B41C6">
      <w:pPr>
        <w:jc w:val="both"/>
        <w:pPrChange w:id="2402" w:author="Roca Neyra Renzo Jaime" w:date="2019-09-09T23:53:00Z">
          <w:pPr/>
        </w:pPrChange>
      </w:pPr>
    </w:p>
    <w:p w14:paraId="54FF2A42" w14:textId="77777777" w:rsidR="008B41C6" w:rsidRDefault="008B41C6">
      <w:pPr>
        <w:jc w:val="both"/>
        <w:pPrChange w:id="2403" w:author="Roca Neyra Renzo Jaime" w:date="2019-09-09T23:53:00Z">
          <w:pPr/>
        </w:pPrChange>
      </w:pPr>
    </w:p>
    <w:p w14:paraId="5C05164B" w14:textId="77777777" w:rsidR="00DF74BD" w:rsidRDefault="00DF74BD">
      <w:pPr>
        <w:jc w:val="both"/>
        <w:pPrChange w:id="2404" w:author="Roca Neyra Renzo Jaime" w:date="2019-09-09T23:53:00Z">
          <w:pPr/>
        </w:pPrChange>
      </w:pPr>
      <w:r>
        <w:lastRenderedPageBreak/>
        <w:br w:type="page"/>
      </w:r>
    </w:p>
    <w:p w14:paraId="4A351FCD" w14:textId="77777777" w:rsidR="00DF74BD" w:rsidRDefault="006557FB">
      <w:pPr>
        <w:pStyle w:val="Encabezado"/>
        <w:jc w:val="both"/>
        <w:pPrChange w:id="2405" w:author="Roca Neyra Renzo Jaime" w:date="2019-09-09T23:53:00Z">
          <w:pPr>
            <w:pStyle w:val="Encabezado"/>
          </w:pPr>
        </w:pPrChange>
      </w:pPr>
      <w:r>
        <w:rPr>
          <w:noProof/>
          <w:lang w:eastAsia="es-ES"/>
        </w:rPr>
        <w:lastRenderedPageBreak/>
        <mc:AlternateContent>
          <mc:Choice Requires="wps">
            <w:drawing>
              <wp:anchor distT="0" distB="0" distL="114300" distR="114300" simplePos="0" relativeHeight="251669504" behindDoc="0" locked="0" layoutInCell="1" allowOverlap="1" wp14:anchorId="513F85FB" wp14:editId="0D03D6A3">
                <wp:simplePos x="0" y="0"/>
                <wp:positionH relativeFrom="page">
                  <wp:align>right</wp:align>
                </wp:positionH>
                <wp:positionV relativeFrom="paragraph">
                  <wp:posOffset>-890102</wp:posOffset>
                </wp:positionV>
                <wp:extent cx="7690485" cy="1943100"/>
                <wp:effectExtent l="0" t="0" r="24765" b="19050"/>
                <wp:wrapNone/>
                <wp:docPr id="38"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0485" cy="1943100"/>
                        </a:xfrm>
                        <a:prstGeom prst="rect">
                          <a:avLst/>
                        </a:prstGeom>
                        <a:solidFill>
                          <a:srgbClr val="987634"/>
                        </a:solidFill>
                        <a:ln w="9525">
                          <a:solidFill>
                            <a:srgbClr val="000000"/>
                          </a:solidFill>
                          <a:miter lim="800000"/>
                          <a:headEnd/>
                          <a:tailEnd/>
                        </a:ln>
                      </wps:spPr>
                      <wps:txbx>
                        <w:txbxContent>
                          <w:p w14:paraId="2377548C" w14:textId="77777777" w:rsidR="00E04204" w:rsidRDefault="00E04204" w:rsidP="00DF74BD">
                            <w:pPr>
                              <w:jc w:val="center"/>
                            </w:pPr>
                          </w:p>
                          <w:p w14:paraId="33F347D7" w14:textId="77777777" w:rsidR="00E04204" w:rsidRPr="00B52F47" w:rsidRDefault="00E04204" w:rsidP="00DF74BD">
                            <w:pPr>
                              <w:jc w:val="center"/>
                              <w:rPr>
                                <w:color w:val="D0CD66"/>
                              </w:rPr>
                            </w:pPr>
                          </w:p>
                          <w:p w14:paraId="1717D9CD" w14:textId="77777777" w:rsidR="00E04204" w:rsidRDefault="00E04204" w:rsidP="00DF74BD">
                            <w:pPr>
                              <w:jc w:val="center"/>
                              <w:rPr>
                                <w:color w:val="D0CD66"/>
                                <w:sz w:val="48"/>
                                <w:szCs w:val="48"/>
                              </w:rPr>
                            </w:pPr>
                            <w:r w:rsidRPr="00B52F47">
                              <w:rPr>
                                <w:color w:val="D0CD66"/>
                                <w:sz w:val="48"/>
                                <w:szCs w:val="48"/>
                              </w:rPr>
                              <w:t>Universidad de Alcalá</w:t>
                            </w:r>
                          </w:p>
                          <w:p w14:paraId="090B4705" w14:textId="77777777" w:rsidR="00E04204" w:rsidRPr="00B52F47" w:rsidRDefault="00E04204" w:rsidP="00DF74BD">
                            <w:pPr>
                              <w:jc w:val="center"/>
                              <w:rPr>
                                <w:color w:val="D0CD66"/>
                                <w:sz w:val="48"/>
                                <w:szCs w:val="48"/>
                              </w:rPr>
                            </w:pPr>
                            <w:r>
                              <w:rPr>
                                <w:color w:val="D0CD66"/>
                                <w:sz w:val="48"/>
                                <w:szCs w:val="48"/>
                              </w:rPr>
                              <w:t>Escuela Politécnica Superior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3F85FB" id="Rectángulo 38" o:spid="_x0000_s1032" style="position:absolute;left:0;text-align:left;margin-left:554.35pt;margin-top:-70.1pt;width:605.55pt;height:153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" fillcolor="#987634">
                <v:textbox>
                  <w:txbxContent>
                    <w:p w14:paraId="2377548C" w14:textId="77777777" w:rsidR="00E04204" w:rsidRDefault="00E04204" w:rsidP="00DF74BD">
                      <w:pPr>
                        <w:jc w:val="center"/>
                      </w:pPr>
                    </w:p>
                    <w:p w14:paraId="33F347D7" w14:textId="77777777" w:rsidR="00E04204" w:rsidRPr="00B52F47" w:rsidRDefault="00E04204" w:rsidP="00DF74BD">
                      <w:pPr>
                        <w:jc w:val="center"/>
                        <w:rPr>
                          <w:color w:val="D0CD66"/>
                        </w:rPr>
                      </w:pPr>
                    </w:p>
                    <w:p w14:paraId="1717D9CD" w14:textId="77777777" w:rsidR="00E04204" w:rsidRDefault="00E04204" w:rsidP="00DF74BD">
                      <w:pPr>
                        <w:jc w:val="center"/>
                        <w:rPr>
                          <w:color w:val="D0CD66"/>
                          <w:sz w:val="48"/>
                          <w:szCs w:val="48"/>
                        </w:rPr>
                      </w:pPr>
                      <w:r w:rsidRPr="00B52F47">
                        <w:rPr>
                          <w:color w:val="D0CD66"/>
                          <w:sz w:val="48"/>
                          <w:szCs w:val="48"/>
                        </w:rPr>
                        <w:t>Universidad de Alcalá</w:t>
                      </w:r>
                    </w:p>
                    <w:p w14:paraId="090B4705" w14:textId="77777777" w:rsidR="00E04204" w:rsidRPr="00B52F47" w:rsidRDefault="00E04204" w:rsidP="00DF74BD">
                      <w:pPr>
                        <w:jc w:val="center"/>
                        <w:rPr>
                          <w:color w:val="D0CD66"/>
                          <w:sz w:val="48"/>
                          <w:szCs w:val="48"/>
                        </w:rPr>
                      </w:pPr>
                      <w:r>
                        <w:rPr>
                          <w:color w:val="D0CD66"/>
                          <w:sz w:val="48"/>
                          <w:szCs w:val="48"/>
                        </w:rPr>
                        <w:t>Escuela Politécnica Superior</w:t>
                      </w:r>
                    </w:p>
                  </w:txbxContent>
                </v:textbox>
                <w10:wrap anchorx="page"/>
              </v:rect>
            </w:pict>
          </mc:Fallback>
        </mc:AlternateContent>
      </w:r>
      <w:r w:rsidR="00DF74BD">
        <w:rPr>
          <w:noProof/>
          <w:lang w:eastAsia="es-ES"/>
        </w:rPr>
        <w:drawing>
          <wp:anchor distT="0" distB="0" distL="114300" distR="114300" simplePos="0" relativeHeight="251670528" behindDoc="1" locked="0" layoutInCell="0" allowOverlap="1" wp14:anchorId="674DE6A2" wp14:editId="3295B044">
            <wp:simplePos x="0" y="0"/>
            <wp:positionH relativeFrom="margin">
              <wp:align>center</wp:align>
            </wp:positionH>
            <wp:positionV relativeFrom="margin">
              <wp:align>center</wp:align>
            </wp:positionV>
            <wp:extent cx="5396230" cy="392557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036345"/>
                    <pic:cNvPicPr>
                      <a:picLocks noChangeAspect="1" noChangeArrowheads="1"/>
                    </pic:cNvPicPr>
                  </pic:nvPicPr>
                  <pic:blipFill>
                    <a:blip r:embed="rId35">
                      <a:lum bright="70000" contrast="-70000"/>
                      <a:extLst>
                        <a:ext uri="{28A0092B-C50C-407E-A947-70E740481C1C}">
                          <a14:useLocalDpi xmlns:a14="http://schemas.microsoft.com/office/drawing/2010/main" val="0"/>
                        </a:ext>
                      </a:extLst>
                    </a:blip>
                    <a:srcRect/>
                    <a:stretch>
                      <a:fillRect/>
                    </a:stretch>
                  </pic:blipFill>
                  <pic:spPr bwMode="auto">
                    <a:xfrm>
                      <a:off x="0" y="0"/>
                      <a:ext cx="5396230" cy="3925570"/>
                    </a:xfrm>
                    <a:prstGeom prst="rect">
                      <a:avLst/>
                    </a:prstGeom>
                    <a:noFill/>
                  </pic:spPr>
                </pic:pic>
              </a:graphicData>
            </a:graphic>
            <wp14:sizeRelH relativeFrom="page">
              <wp14:pctWidth>0</wp14:pctWidth>
            </wp14:sizeRelH>
            <wp14:sizeRelV relativeFrom="page">
              <wp14:pctHeight>0</wp14:pctHeight>
            </wp14:sizeRelV>
          </wp:anchor>
        </w:drawing>
      </w:r>
    </w:p>
    <w:p w14:paraId="7311CC2B" w14:textId="77777777" w:rsidR="00DF74BD" w:rsidRDefault="00DF74BD">
      <w:pPr>
        <w:jc w:val="both"/>
        <w:pPrChange w:id="2406" w:author="Roca Neyra Renzo Jaime" w:date="2019-09-09T23:53:00Z">
          <w:pPr/>
        </w:pPrChange>
      </w:pPr>
    </w:p>
    <w:p w14:paraId="0CD27F84" w14:textId="77777777" w:rsidR="00DF74BD" w:rsidRDefault="00DF74BD">
      <w:pPr>
        <w:pStyle w:val="Piedepgina"/>
        <w:jc w:val="both"/>
        <w:pPrChange w:id="2407" w:author="Roca Neyra Renzo Jaime" w:date="2019-09-09T23:53:00Z">
          <w:pPr>
            <w:pStyle w:val="Piedepgina"/>
          </w:pPr>
        </w:pPrChange>
      </w:pPr>
    </w:p>
    <w:p w14:paraId="0272A208" w14:textId="77777777" w:rsidR="00DF74BD" w:rsidRDefault="00DF74BD">
      <w:pPr>
        <w:jc w:val="both"/>
        <w:pPrChange w:id="2408" w:author="Roca Neyra Renzo Jaime" w:date="2019-09-09T23:53:00Z">
          <w:pPr/>
        </w:pPrChange>
      </w:pPr>
    </w:p>
    <w:p w14:paraId="02BEAD6E" w14:textId="77777777" w:rsidR="00DF74BD" w:rsidRDefault="00DF74BD">
      <w:pPr>
        <w:pStyle w:val="Piedepgina"/>
        <w:jc w:val="both"/>
        <w:pPrChange w:id="2409" w:author="Roca Neyra Renzo Jaime" w:date="2019-09-09T23:53:00Z">
          <w:pPr>
            <w:pStyle w:val="Piedepgina"/>
          </w:pPr>
        </w:pPrChange>
      </w:pPr>
    </w:p>
    <w:p w14:paraId="681001FE" w14:textId="77777777" w:rsidR="000E04B4" w:rsidRDefault="00DF74BD">
      <w:pPr>
        <w:jc w:val="both"/>
        <w:pPrChange w:id="2410" w:author="Roca Neyra Renzo Jaime" w:date="2019-09-09T23:53:00Z">
          <w:pPr/>
        </w:pPrChange>
      </w:pPr>
      <w:r>
        <w:rPr>
          <w:noProof/>
          <w:lang w:eastAsia="es-ES"/>
        </w:rPr>
        <w:drawing>
          <wp:anchor distT="0" distB="0" distL="114300" distR="114300" simplePos="0" relativeHeight="251671552" behindDoc="0" locked="0" layoutInCell="1" allowOverlap="1" wp14:anchorId="3397EB42" wp14:editId="6629128C">
            <wp:simplePos x="0" y="0"/>
            <wp:positionH relativeFrom="margin">
              <wp:align>center</wp:align>
            </wp:positionH>
            <wp:positionV relativeFrom="margin">
              <wp:posOffset>7048225</wp:posOffset>
            </wp:positionV>
            <wp:extent cx="3028950" cy="960120"/>
            <wp:effectExtent l="0" t="0" r="0" b="0"/>
            <wp:wrapSquare wrapText="bothSides"/>
            <wp:docPr id="40" name="Imagen 40" descr="U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AH.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8950" cy="96012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E04B4">
      <w:headerReference w:type="even" r:id="rId37"/>
      <w:headerReference w:type="default" r:id="rId38"/>
      <w:footerReference w:type="even" r:id="rId39"/>
      <w:footerReference w:type="default" r:id="rId40"/>
      <w:headerReference w:type="first" r:id="rId41"/>
      <w:footerReference w:type="firs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6DB66" w14:textId="77777777" w:rsidR="00314CB4" w:rsidRDefault="00314CB4" w:rsidP="007C3592">
      <w:pPr>
        <w:spacing w:after="0" w:line="240" w:lineRule="auto"/>
      </w:pPr>
      <w:r>
        <w:separator/>
      </w:r>
    </w:p>
  </w:endnote>
  <w:endnote w:type="continuationSeparator" w:id="0">
    <w:p w14:paraId="12122D7B" w14:textId="77777777" w:rsidR="00314CB4" w:rsidRDefault="00314CB4" w:rsidP="007C3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1A068" w14:textId="77777777" w:rsidR="00E04204" w:rsidRDefault="00E0420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6428137"/>
      <w:docPartObj>
        <w:docPartGallery w:val="Page Numbers (Bottom of Page)"/>
        <w:docPartUnique/>
      </w:docPartObj>
    </w:sdtPr>
    <w:sdtEndPr>
      <w:rPr>
        <w:noProof/>
      </w:rPr>
    </w:sdtEndPr>
    <w:sdtContent>
      <w:p w14:paraId="073C54BE" w14:textId="7A49ACCE" w:rsidR="00E04204" w:rsidRDefault="00E04204">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6B0E9113" w14:textId="77777777" w:rsidR="00E04204" w:rsidRDefault="00E0420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2A014" w14:textId="77777777" w:rsidR="00E04204" w:rsidRDefault="00E042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44848" w14:textId="77777777" w:rsidR="00314CB4" w:rsidRDefault="00314CB4" w:rsidP="007C3592">
      <w:pPr>
        <w:spacing w:after="0" w:line="240" w:lineRule="auto"/>
      </w:pPr>
      <w:r>
        <w:separator/>
      </w:r>
    </w:p>
  </w:footnote>
  <w:footnote w:type="continuationSeparator" w:id="0">
    <w:p w14:paraId="381FC129" w14:textId="77777777" w:rsidR="00314CB4" w:rsidRDefault="00314CB4" w:rsidP="007C35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E5480" w14:textId="77777777" w:rsidR="00E04204" w:rsidRDefault="00E04204">
    <w:pPr>
      <w:pStyle w:val="Encabezado"/>
    </w:pPr>
    <w:r>
      <w:rPr>
        <w:noProof/>
      </w:rPr>
      <w:pict w14:anchorId="2CC256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6344" o:spid="_x0000_s2069" type="#_x0000_t75" style="position:absolute;margin-left:0;margin-top:0;width:424.9pt;height:309.1pt;z-index:-251655168;mso-position-horizontal:center;mso-position-horizontal-relative:margin;mso-position-vertical:center;mso-position-vertical-relative:margin" o:allowincell="f">
          <v:imagedata r:id="rId1" o:titl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15918" w14:textId="77777777" w:rsidR="00E04204" w:rsidRDefault="00E04204">
    <w:pPr>
      <w:pStyle w:val="Encabezado"/>
    </w:pPr>
    <w:r>
      <w:rPr>
        <w:noProof/>
      </w:rPr>
      <w:pict w14:anchorId="368BC5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6345" o:spid="_x0000_s2070" type="#_x0000_t75" style="position:absolute;margin-left:0;margin-top:0;width:424.9pt;height:309.1pt;z-index:-251654144;mso-position-horizontal:center;mso-position-horizontal-relative:margin;mso-position-vertical:center;mso-position-vertical-relative:margin" o:allowincell="f">
          <v:imagedata r:id="rId1" o:title="" gain="19661f" blacklevel="22938f"/>
          <w10:wrap anchorx="margin" anchory="margin"/>
        </v:shape>
      </w:pict>
    </w:r>
    <w:r>
      <w:rPr>
        <w:noProof/>
      </w:rPr>
      <w:pict w14:anchorId="2B1A8449">
        <v:rect id="_x0000_s2067" style="position:absolute;margin-left:-90.15pt;margin-top:-35.45pt;width:605.55pt;height:153pt;z-index:251659264" fillcolor="#987634">
          <v:textbox style="mso-next-textbox:#_x0000_s2067">
            <w:txbxContent>
              <w:p w14:paraId="4591B8C5" w14:textId="77777777" w:rsidR="00E04204" w:rsidRDefault="00E04204" w:rsidP="003D2064">
                <w:pPr>
                  <w:jc w:val="center"/>
                </w:pPr>
              </w:p>
              <w:p w14:paraId="026A3EFA" w14:textId="77777777" w:rsidR="00E04204" w:rsidRPr="00B52F47" w:rsidRDefault="00E04204" w:rsidP="003D2064">
                <w:pPr>
                  <w:jc w:val="center"/>
                  <w:rPr>
                    <w:color w:val="D0CD66"/>
                  </w:rPr>
                </w:pPr>
              </w:p>
              <w:p w14:paraId="40FEB564" w14:textId="77777777" w:rsidR="00E04204" w:rsidRDefault="00E04204" w:rsidP="003D2064">
                <w:pPr>
                  <w:jc w:val="center"/>
                  <w:rPr>
                    <w:color w:val="D0CD66"/>
                    <w:sz w:val="48"/>
                    <w:szCs w:val="48"/>
                  </w:rPr>
                </w:pPr>
                <w:r w:rsidRPr="00B52F47">
                  <w:rPr>
                    <w:color w:val="D0CD66"/>
                    <w:sz w:val="48"/>
                    <w:szCs w:val="48"/>
                  </w:rPr>
                  <w:t>Universidad de Alcalá</w:t>
                </w:r>
              </w:p>
              <w:p w14:paraId="06819C7E" w14:textId="77777777" w:rsidR="00E04204" w:rsidRPr="00B52F47" w:rsidRDefault="00E04204" w:rsidP="003D2064">
                <w:pPr>
                  <w:jc w:val="center"/>
                  <w:rPr>
                    <w:color w:val="D0CD66"/>
                    <w:sz w:val="48"/>
                    <w:szCs w:val="48"/>
                  </w:rPr>
                </w:pPr>
                <w:r>
                  <w:rPr>
                    <w:color w:val="D0CD66"/>
                    <w:sz w:val="48"/>
                    <w:szCs w:val="48"/>
                  </w:rPr>
                  <w:t>Escuela Politécnica Superior</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CAAA3" w14:textId="77777777" w:rsidR="00E04204" w:rsidRDefault="00E04204">
    <w:pPr>
      <w:pStyle w:val="Encabezado"/>
    </w:pPr>
    <w:r>
      <w:rPr>
        <w:noProof/>
      </w:rPr>
      <w:pict w14:anchorId="3351B7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6343" o:spid="_x0000_s2068" type="#_x0000_t75" style="position:absolute;margin-left:0;margin-top:0;width:424.9pt;height:309.1pt;z-index:-251656192;mso-position-horizontal:center;mso-position-horizontal-relative:margin;mso-position-vertical:center;mso-position-vertical-relative:margin" o:allowincell="f">
          <v:imagedata r:id="rId1" o:titl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5C507" w14:textId="77777777" w:rsidR="00E04204" w:rsidRDefault="00E0420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23993" w14:textId="77777777" w:rsidR="00E04204" w:rsidRDefault="00E0420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F08F8" w14:textId="77777777" w:rsidR="00E04204" w:rsidRDefault="00E0420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90D03"/>
    <w:multiLevelType w:val="hybridMultilevel"/>
    <w:tmpl w:val="5AC472D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5A42F0"/>
    <w:multiLevelType w:val="hybridMultilevel"/>
    <w:tmpl w:val="4A3A1A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3D11D68"/>
    <w:multiLevelType w:val="hybridMultilevel"/>
    <w:tmpl w:val="872E7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931A59"/>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0AF05DAE"/>
    <w:multiLevelType w:val="hybridMultilevel"/>
    <w:tmpl w:val="015A2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F179BA"/>
    <w:multiLevelType w:val="hybridMultilevel"/>
    <w:tmpl w:val="8E62B64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E21BB0"/>
    <w:multiLevelType w:val="hybridMultilevel"/>
    <w:tmpl w:val="D9BA63B0"/>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E149FF"/>
    <w:multiLevelType w:val="hybridMultilevel"/>
    <w:tmpl w:val="028652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0769E4"/>
    <w:multiLevelType w:val="hybridMultilevel"/>
    <w:tmpl w:val="404CFC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9F1943"/>
    <w:multiLevelType w:val="hybridMultilevel"/>
    <w:tmpl w:val="A06A9E2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8F351E8"/>
    <w:multiLevelType w:val="hybridMultilevel"/>
    <w:tmpl w:val="EFAC54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4E2871"/>
    <w:multiLevelType w:val="hybridMultilevel"/>
    <w:tmpl w:val="6D829D6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D382EB7"/>
    <w:multiLevelType w:val="hybridMultilevel"/>
    <w:tmpl w:val="D316A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F7C0DE7"/>
    <w:multiLevelType w:val="hybridMultilevel"/>
    <w:tmpl w:val="028CF6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D548AB"/>
    <w:multiLevelType w:val="hybridMultilevel"/>
    <w:tmpl w:val="F83829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88E1A7C"/>
    <w:multiLevelType w:val="hybridMultilevel"/>
    <w:tmpl w:val="6EC4DCE4"/>
    <w:lvl w:ilvl="0" w:tplc="FFFFFFFF">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2A776C"/>
    <w:multiLevelType w:val="hybridMultilevel"/>
    <w:tmpl w:val="7C9E59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BEE0CC7"/>
    <w:multiLevelType w:val="hybridMultilevel"/>
    <w:tmpl w:val="C1CC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C455482"/>
    <w:multiLevelType w:val="hybridMultilevel"/>
    <w:tmpl w:val="92E60AEC"/>
    <w:lvl w:ilvl="0" w:tplc="48A6A0B6">
      <w:start w:val="1"/>
      <w:numFmt w:val="bullet"/>
      <w:lvlText w:val=""/>
      <w:lvlJc w:val="left"/>
      <w:pPr>
        <w:ind w:left="720" w:hanging="360"/>
      </w:pPr>
      <w:rPr>
        <w:rFonts w:ascii="Symbol" w:hAnsi="Symbol" w:hint="default"/>
      </w:rPr>
    </w:lvl>
    <w:lvl w:ilvl="1" w:tplc="15687B46">
      <w:start w:val="1"/>
      <w:numFmt w:val="bullet"/>
      <w:lvlText w:val="o"/>
      <w:lvlJc w:val="left"/>
      <w:pPr>
        <w:ind w:left="1440" w:hanging="360"/>
      </w:pPr>
      <w:rPr>
        <w:rFonts w:ascii="Courier New" w:hAnsi="Courier New" w:hint="default"/>
      </w:rPr>
    </w:lvl>
    <w:lvl w:ilvl="2" w:tplc="9DF67BCA">
      <w:start w:val="1"/>
      <w:numFmt w:val="bullet"/>
      <w:lvlText w:val=""/>
      <w:lvlJc w:val="left"/>
      <w:pPr>
        <w:ind w:left="2160" w:hanging="360"/>
      </w:pPr>
      <w:rPr>
        <w:rFonts w:ascii="Wingdings" w:hAnsi="Wingdings" w:hint="default"/>
      </w:rPr>
    </w:lvl>
    <w:lvl w:ilvl="3" w:tplc="5FF80CB0">
      <w:start w:val="1"/>
      <w:numFmt w:val="bullet"/>
      <w:lvlText w:val=""/>
      <w:lvlJc w:val="left"/>
      <w:pPr>
        <w:ind w:left="2880" w:hanging="360"/>
      </w:pPr>
      <w:rPr>
        <w:rFonts w:ascii="Symbol" w:hAnsi="Symbol" w:hint="default"/>
      </w:rPr>
    </w:lvl>
    <w:lvl w:ilvl="4" w:tplc="FCD055F2">
      <w:start w:val="1"/>
      <w:numFmt w:val="bullet"/>
      <w:lvlText w:val="o"/>
      <w:lvlJc w:val="left"/>
      <w:pPr>
        <w:ind w:left="3600" w:hanging="360"/>
      </w:pPr>
      <w:rPr>
        <w:rFonts w:ascii="Courier New" w:hAnsi="Courier New" w:hint="default"/>
      </w:rPr>
    </w:lvl>
    <w:lvl w:ilvl="5" w:tplc="80F22DC0">
      <w:start w:val="1"/>
      <w:numFmt w:val="bullet"/>
      <w:lvlText w:val=""/>
      <w:lvlJc w:val="left"/>
      <w:pPr>
        <w:ind w:left="4320" w:hanging="360"/>
      </w:pPr>
      <w:rPr>
        <w:rFonts w:ascii="Wingdings" w:hAnsi="Wingdings" w:hint="default"/>
      </w:rPr>
    </w:lvl>
    <w:lvl w:ilvl="6" w:tplc="8DC0A18A">
      <w:start w:val="1"/>
      <w:numFmt w:val="bullet"/>
      <w:lvlText w:val=""/>
      <w:lvlJc w:val="left"/>
      <w:pPr>
        <w:ind w:left="5040" w:hanging="360"/>
      </w:pPr>
      <w:rPr>
        <w:rFonts w:ascii="Symbol" w:hAnsi="Symbol" w:hint="default"/>
      </w:rPr>
    </w:lvl>
    <w:lvl w:ilvl="7" w:tplc="D3D65766">
      <w:start w:val="1"/>
      <w:numFmt w:val="bullet"/>
      <w:lvlText w:val="o"/>
      <w:lvlJc w:val="left"/>
      <w:pPr>
        <w:ind w:left="5760" w:hanging="360"/>
      </w:pPr>
      <w:rPr>
        <w:rFonts w:ascii="Courier New" w:hAnsi="Courier New" w:hint="default"/>
      </w:rPr>
    </w:lvl>
    <w:lvl w:ilvl="8" w:tplc="7144AFDC">
      <w:start w:val="1"/>
      <w:numFmt w:val="bullet"/>
      <w:lvlText w:val=""/>
      <w:lvlJc w:val="left"/>
      <w:pPr>
        <w:ind w:left="6480" w:hanging="360"/>
      </w:pPr>
      <w:rPr>
        <w:rFonts w:ascii="Wingdings" w:hAnsi="Wingdings" w:hint="default"/>
      </w:rPr>
    </w:lvl>
  </w:abstractNum>
  <w:abstractNum w:abstractNumId="19" w15:restartNumberingAfterBreak="0">
    <w:nsid w:val="3CCC2A71"/>
    <w:multiLevelType w:val="hybridMultilevel"/>
    <w:tmpl w:val="ECEA7A0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413F43E0"/>
    <w:multiLevelType w:val="hybridMultilevel"/>
    <w:tmpl w:val="E356D524"/>
    <w:lvl w:ilvl="0" w:tplc="0C0A0001">
      <w:start w:val="1"/>
      <w:numFmt w:val="bullet"/>
      <w:lvlText w:val=""/>
      <w:lvlJc w:val="left"/>
      <w:pPr>
        <w:ind w:left="1527" w:hanging="360"/>
      </w:pPr>
      <w:rPr>
        <w:rFonts w:ascii="Symbol" w:hAnsi="Symbol" w:hint="default"/>
      </w:rPr>
    </w:lvl>
    <w:lvl w:ilvl="1" w:tplc="0C0A0003" w:tentative="1">
      <w:start w:val="1"/>
      <w:numFmt w:val="bullet"/>
      <w:lvlText w:val="o"/>
      <w:lvlJc w:val="left"/>
      <w:pPr>
        <w:ind w:left="2247" w:hanging="360"/>
      </w:pPr>
      <w:rPr>
        <w:rFonts w:ascii="Courier New" w:hAnsi="Courier New" w:cs="Courier New" w:hint="default"/>
      </w:rPr>
    </w:lvl>
    <w:lvl w:ilvl="2" w:tplc="0C0A0005" w:tentative="1">
      <w:start w:val="1"/>
      <w:numFmt w:val="bullet"/>
      <w:lvlText w:val=""/>
      <w:lvlJc w:val="left"/>
      <w:pPr>
        <w:ind w:left="2967" w:hanging="360"/>
      </w:pPr>
      <w:rPr>
        <w:rFonts w:ascii="Wingdings" w:hAnsi="Wingdings" w:hint="default"/>
      </w:rPr>
    </w:lvl>
    <w:lvl w:ilvl="3" w:tplc="0C0A0001" w:tentative="1">
      <w:start w:val="1"/>
      <w:numFmt w:val="bullet"/>
      <w:lvlText w:val=""/>
      <w:lvlJc w:val="left"/>
      <w:pPr>
        <w:ind w:left="3687" w:hanging="360"/>
      </w:pPr>
      <w:rPr>
        <w:rFonts w:ascii="Symbol" w:hAnsi="Symbol" w:hint="default"/>
      </w:rPr>
    </w:lvl>
    <w:lvl w:ilvl="4" w:tplc="0C0A0003" w:tentative="1">
      <w:start w:val="1"/>
      <w:numFmt w:val="bullet"/>
      <w:lvlText w:val="o"/>
      <w:lvlJc w:val="left"/>
      <w:pPr>
        <w:ind w:left="4407" w:hanging="360"/>
      </w:pPr>
      <w:rPr>
        <w:rFonts w:ascii="Courier New" w:hAnsi="Courier New" w:cs="Courier New" w:hint="default"/>
      </w:rPr>
    </w:lvl>
    <w:lvl w:ilvl="5" w:tplc="0C0A0005" w:tentative="1">
      <w:start w:val="1"/>
      <w:numFmt w:val="bullet"/>
      <w:lvlText w:val=""/>
      <w:lvlJc w:val="left"/>
      <w:pPr>
        <w:ind w:left="5127" w:hanging="360"/>
      </w:pPr>
      <w:rPr>
        <w:rFonts w:ascii="Wingdings" w:hAnsi="Wingdings" w:hint="default"/>
      </w:rPr>
    </w:lvl>
    <w:lvl w:ilvl="6" w:tplc="0C0A0001" w:tentative="1">
      <w:start w:val="1"/>
      <w:numFmt w:val="bullet"/>
      <w:lvlText w:val=""/>
      <w:lvlJc w:val="left"/>
      <w:pPr>
        <w:ind w:left="5847" w:hanging="360"/>
      </w:pPr>
      <w:rPr>
        <w:rFonts w:ascii="Symbol" w:hAnsi="Symbol" w:hint="default"/>
      </w:rPr>
    </w:lvl>
    <w:lvl w:ilvl="7" w:tplc="0C0A0003" w:tentative="1">
      <w:start w:val="1"/>
      <w:numFmt w:val="bullet"/>
      <w:lvlText w:val="o"/>
      <w:lvlJc w:val="left"/>
      <w:pPr>
        <w:ind w:left="6567" w:hanging="360"/>
      </w:pPr>
      <w:rPr>
        <w:rFonts w:ascii="Courier New" w:hAnsi="Courier New" w:cs="Courier New" w:hint="default"/>
      </w:rPr>
    </w:lvl>
    <w:lvl w:ilvl="8" w:tplc="0C0A0005" w:tentative="1">
      <w:start w:val="1"/>
      <w:numFmt w:val="bullet"/>
      <w:lvlText w:val=""/>
      <w:lvlJc w:val="left"/>
      <w:pPr>
        <w:ind w:left="7287" w:hanging="360"/>
      </w:pPr>
      <w:rPr>
        <w:rFonts w:ascii="Wingdings" w:hAnsi="Wingdings" w:hint="default"/>
      </w:rPr>
    </w:lvl>
  </w:abstractNum>
  <w:abstractNum w:abstractNumId="21" w15:restartNumberingAfterBreak="0">
    <w:nsid w:val="41621133"/>
    <w:multiLevelType w:val="hybridMultilevel"/>
    <w:tmpl w:val="EB582F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7147BF"/>
    <w:multiLevelType w:val="hybridMultilevel"/>
    <w:tmpl w:val="61F08A44"/>
    <w:lvl w:ilvl="0" w:tplc="FFFFFFFF">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DA7C9A"/>
    <w:multiLevelType w:val="hybridMultilevel"/>
    <w:tmpl w:val="F4946C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D352256"/>
    <w:multiLevelType w:val="hybridMultilevel"/>
    <w:tmpl w:val="08562B6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4D99393E"/>
    <w:multiLevelType w:val="hybridMultilevel"/>
    <w:tmpl w:val="630C37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063B04"/>
    <w:multiLevelType w:val="hybridMultilevel"/>
    <w:tmpl w:val="8A9648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15144D2"/>
    <w:multiLevelType w:val="hybridMultilevel"/>
    <w:tmpl w:val="4DD658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EE79CF"/>
    <w:multiLevelType w:val="hybridMultilevel"/>
    <w:tmpl w:val="93686F6C"/>
    <w:lvl w:ilvl="0" w:tplc="0C0A0001">
      <w:start w:val="1"/>
      <w:numFmt w:val="bullet"/>
      <w:lvlText w:val=""/>
      <w:lvlJc w:val="left"/>
      <w:pPr>
        <w:ind w:left="774" w:hanging="360"/>
      </w:pPr>
      <w:rPr>
        <w:rFonts w:ascii="Symbol" w:hAnsi="Symbol" w:hint="default"/>
      </w:rPr>
    </w:lvl>
    <w:lvl w:ilvl="1" w:tplc="0C0A0003">
      <w:start w:val="1"/>
      <w:numFmt w:val="bullet"/>
      <w:lvlText w:val="o"/>
      <w:lvlJc w:val="left"/>
      <w:pPr>
        <w:ind w:left="1494" w:hanging="360"/>
      </w:pPr>
      <w:rPr>
        <w:rFonts w:ascii="Courier New" w:hAnsi="Courier New" w:cs="Courier New" w:hint="default"/>
      </w:rPr>
    </w:lvl>
    <w:lvl w:ilvl="2" w:tplc="0C0A0005">
      <w:start w:val="1"/>
      <w:numFmt w:val="bullet"/>
      <w:lvlText w:val=""/>
      <w:lvlJc w:val="left"/>
      <w:pPr>
        <w:ind w:left="2214" w:hanging="360"/>
      </w:pPr>
      <w:rPr>
        <w:rFonts w:ascii="Wingdings" w:hAnsi="Wingdings" w:hint="default"/>
      </w:rPr>
    </w:lvl>
    <w:lvl w:ilvl="3" w:tplc="0C0A000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29" w15:restartNumberingAfterBreak="0">
    <w:nsid w:val="690E080A"/>
    <w:multiLevelType w:val="hybridMultilevel"/>
    <w:tmpl w:val="4B6A753E"/>
    <w:lvl w:ilvl="0" w:tplc="0C0A000F">
      <w:start w:val="1"/>
      <w:numFmt w:val="decimal"/>
      <w:lvlText w:val="%1."/>
      <w:lvlJc w:val="left"/>
      <w:pPr>
        <w:ind w:left="765" w:hanging="360"/>
      </w:p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30" w15:restartNumberingAfterBreak="0">
    <w:nsid w:val="71966423"/>
    <w:multiLevelType w:val="hybridMultilevel"/>
    <w:tmpl w:val="D010A4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70C47B3"/>
    <w:multiLevelType w:val="hybridMultilevel"/>
    <w:tmpl w:val="AC3C292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A167625"/>
    <w:multiLevelType w:val="hybridMultilevel"/>
    <w:tmpl w:val="E514E77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46623A"/>
    <w:multiLevelType w:val="hybridMultilevel"/>
    <w:tmpl w:val="6868FE5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12"/>
  </w:num>
  <w:num w:numId="4">
    <w:abstractNumId w:val="28"/>
  </w:num>
  <w:num w:numId="5">
    <w:abstractNumId w:val="30"/>
  </w:num>
  <w:num w:numId="6">
    <w:abstractNumId w:val="16"/>
  </w:num>
  <w:num w:numId="7">
    <w:abstractNumId w:val="27"/>
  </w:num>
  <w:num w:numId="8">
    <w:abstractNumId w:val="24"/>
  </w:num>
  <w:num w:numId="9">
    <w:abstractNumId w:val="11"/>
  </w:num>
  <w:num w:numId="10">
    <w:abstractNumId w:val="13"/>
  </w:num>
  <w:num w:numId="11">
    <w:abstractNumId w:val="26"/>
  </w:num>
  <w:num w:numId="12">
    <w:abstractNumId w:val="9"/>
  </w:num>
  <w:num w:numId="13">
    <w:abstractNumId w:val="31"/>
  </w:num>
  <w:num w:numId="14">
    <w:abstractNumId w:val="5"/>
  </w:num>
  <w:num w:numId="15">
    <w:abstractNumId w:val="32"/>
  </w:num>
  <w:num w:numId="16">
    <w:abstractNumId w:val="0"/>
  </w:num>
  <w:num w:numId="17">
    <w:abstractNumId w:val="25"/>
  </w:num>
  <w:num w:numId="18">
    <w:abstractNumId w:val="33"/>
  </w:num>
  <w:num w:numId="19">
    <w:abstractNumId w:val="10"/>
  </w:num>
  <w:num w:numId="20">
    <w:abstractNumId w:val="6"/>
  </w:num>
  <w:num w:numId="21">
    <w:abstractNumId w:val="20"/>
  </w:num>
  <w:num w:numId="22">
    <w:abstractNumId w:val="7"/>
  </w:num>
  <w:num w:numId="23">
    <w:abstractNumId w:val="15"/>
  </w:num>
  <w:num w:numId="24">
    <w:abstractNumId w:val="22"/>
  </w:num>
  <w:num w:numId="25">
    <w:abstractNumId w:val="1"/>
  </w:num>
  <w:num w:numId="26">
    <w:abstractNumId w:val="19"/>
  </w:num>
  <w:num w:numId="27">
    <w:abstractNumId w:val="17"/>
  </w:num>
  <w:num w:numId="28">
    <w:abstractNumId w:val="23"/>
  </w:num>
  <w:num w:numId="29">
    <w:abstractNumId w:val="4"/>
  </w:num>
  <w:num w:numId="30">
    <w:abstractNumId w:val="14"/>
  </w:num>
  <w:num w:numId="31">
    <w:abstractNumId w:val="2"/>
  </w:num>
  <w:num w:numId="32">
    <w:abstractNumId w:val="8"/>
  </w:num>
  <w:num w:numId="33">
    <w:abstractNumId w:val="29"/>
  </w:num>
  <w:num w:numId="34">
    <w:abstractNumId w:val="21"/>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ca Neyra Renzo Jaime">
    <w15:presenceInfo w15:providerId="AD" w15:userId="S::renzo.roca@edu.uah.es::897830e5-66a9-4ef4-89e9-4200eb5d9b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revisionView w:markup="0"/>
  <w:trackRevisions/>
  <w:defaultTabStop w:val="708"/>
  <w:hyphenationZone w:val="425"/>
  <w:characterSpacingControl w:val="doNotCompress"/>
  <w:hdrShapeDefaults>
    <o:shapedefaults v:ext="edit" spidmax="207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B60"/>
    <w:rsid w:val="000043B0"/>
    <w:rsid w:val="00004917"/>
    <w:rsid w:val="0000752B"/>
    <w:rsid w:val="0001648C"/>
    <w:rsid w:val="00017B2B"/>
    <w:rsid w:val="00020A38"/>
    <w:rsid w:val="00031B08"/>
    <w:rsid w:val="00032A4E"/>
    <w:rsid w:val="00035C20"/>
    <w:rsid w:val="00037015"/>
    <w:rsid w:val="000402FC"/>
    <w:rsid w:val="00044717"/>
    <w:rsid w:val="00045827"/>
    <w:rsid w:val="00054153"/>
    <w:rsid w:val="000553E4"/>
    <w:rsid w:val="0005750E"/>
    <w:rsid w:val="000578BF"/>
    <w:rsid w:val="0006300A"/>
    <w:rsid w:val="000639E8"/>
    <w:rsid w:val="00064C76"/>
    <w:rsid w:val="000655DA"/>
    <w:rsid w:val="00065782"/>
    <w:rsid w:val="0006640E"/>
    <w:rsid w:val="00066B34"/>
    <w:rsid w:val="00066E8B"/>
    <w:rsid w:val="00073BD6"/>
    <w:rsid w:val="0007619D"/>
    <w:rsid w:val="0007694C"/>
    <w:rsid w:val="00077B35"/>
    <w:rsid w:val="00080CE8"/>
    <w:rsid w:val="00082C6B"/>
    <w:rsid w:val="0008308D"/>
    <w:rsid w:val="00085F63"/>
    <w:rsid w:val="00090F8F"/>
    <w:rsid w:val="0009301C"/>
    <w:rsid w:val="00094216"/>
    <w:rsid w:val="00096E67"/>
    <w:rsid w:val="000A2937"/>
    <w:rsid w:val="000A6170"/>
    <w:rsid w:val="000B39F7"/>
    <w:rsid w:val="000B41F0"/>
    <w:rsid w:val="000B606C"/>
    <w:rsid w:val="000C25B8"/>
    <w:rsid w:val="000C2A1F"/>
    <w:rsid w:val="000C2EC9"/>
    <w:rsid w:val="000C331B"/>
    <w:rsid w:val="000C67B6"/>
    <w:rsid w:val="000D303A"/>
    <w:rsid w:val="000D398A"/>
    <w:rsid w:val="000D3D0C"/>
    <w:rsid w:val="000E04B4"/>
    <w:rsid w:val="000E2FAA"/>
    <w:rsid w:val="000E431D"/>
    <w:rsid w:val="000E6986"/>
    <w:rsid w:val="000F227F"/>
    <w:rsid w:val="000F582B"/>
    <w:rsid w:val="000F654B"/>
    <w:rsid w:val="00104742"/>
    <w:rsid w:val="001053AB"/>
    <w:rsid w:val="00106061"/>
    <w:rsid w:val="00111541"/>
    <w:rsid w:val="00114223"/>
    <w:rsid w:val="0011558D"/>
    <w:rsid w:val="00116EC2"/>
    <w:rsid w:val="001175F6"/>
    <w:rsid w:val="0012087E"/>
    <w:rsid w:val="001255D9"/>
    <w:rsid w:val="001279DE"/>
    <w:rsid w:val="00130F75"/>
    <w:rsid w:val="00133CB0"/>
    <w:rsid w:val="0013754E"/>
    <w:rsid w:val="001411BC"/>
    <w:rsid w:val="001444DC"/>
    <w:rsid w:val="00144D01"/>
    <w:rsid w:val="00146FDC"/>
    <w:rsid w:val="0015360A"/>
    <w:rsid w:val="00154AC1"/>
    <w:rsid w:val="00156B2B"/>
    <w:rsid w:val="00160BCE"/>
    <w:rsid w:val="00160E3C"/>
    <w:rsid w:val="00166A99"/>
    <w:rsid w:val="00166E34"/>
    <w:rsid w:val="001763FD"/>
    <w:rsid w:val="001764BE"/>
    <w:rsid w:val="00177BA1"/>
    <w:rsid w:val="00181E48"/>
    <w:rsid w:val="00181E52"/>
    <w:rsid w:val="001850E8"/>
    <w:rsid w:val="00187A41"/>
    <w:rsid w:val="00187D7C"/>
    <w:rsid w:val="0019065B"/>
    <w:rsid w:val="00191BA5"/>
    <w:rsid w:val="00194FC1"/>
    <w:rsid w:val="00195A7A"/>
    <w:rsid w:val="00196AD9"/>
    <w:rsid w:val="001A4E11"/>
    <w:rsid w:val="001A5785"/>
    <w:rsid w:val="001A5BD5"/>
    <w:rsid w:val="001A7B72"/>
    <w:rsid w:val="001B064F"/>
    <w:rsid w:val="001B0667"/>
    <w:rsid w:val="001B070B"/>
    <w:rsid w:val="001B2F34"/>
    <w:rsid w:val="001B36CA"/>
    <w:rsid w:val="001B5680"/>
    <w:rsid w:val="001C06EF"/>
    <w:rsid w:val="001C4832"/>
    <w:rsid w:val="001C55BF"/>
    <w:rsid w:val="001C5772"/>
    <w:rsid w:val="001C6A2C"/>
    <w:rsid w:val="001C7039"/>
    <w:rsid w:val="001D2C6A"/>
    <w:rsid w:val="001D4E96"/>
    <w:rsid w:val="001D5484"/>
    <w:rsid w:val="001D7AF8"/>
    <w:rsid w:val="001E0A39"/>
    <w:rsid w:val="001E24D3"/>
    <w:rsid w:val="001E49AD"/>
    <w:rsid w:val="001E591D"/>
    <w:rsid w:val="001E5F34"/>
    <w:rsid w:val="001E7199"/>
    <w:rsid w:val="001F0772"/>
    <w:rsid w:val="001F1473"/>
    <w:rsid w:val="001F1901"/>
    <w:rsid w:val="001F203D"/>
    <w:rsid w:val="001F24F7"/>
    <w:rsid w:val="001F25FB"/>
    <w:rsid w:val="001F3E8E"/>
    <w:rsid w:val="001F5935"/>
    <w:rsid w:val="001F6185"/>
    <w:rsid w:val="001F7516"/>
    <w:rsid w:val="001F78A2"/>
    <w:rsid w:val="001F78BD"/>
    <w:rsid w:val="0021137C"/>
    <w:rsid w:val="00213FFF"/>
    <w:rsid w:val="00214609"/>
    <w:rsid w:val="002147F0"/>
    <w:rsid w:val="00215196"/>
    <w:rsid w:val="002161BC"/>
    <w:rsid w:val="002173F2"/>
    <w:rsid w:val="00217F64"/>
    <w:rsid w:val="00222121"/>
    <w:rsid w:val="00224F3C"/>
    <w:rsid w:val="00227B70"/>
    <w:rsid w:val="0023671C"/>
    <w:rsid w:val="002426A5"/>
    <w:rsid w:val="00246D00"/>
    <w:rsid w:val="00250282"/>
    <w:rsid w:val="00253752"/>
    <w:rsid w:val="00254685"/>
    <w:rsid w:val="0025780E"/>
    <w:rsid w:val="00257D27"/>
    <w:rsid w:val="00261976"/>
    <w:rsid w:val="00263264"/>
    <w:rsid w:val="00263520"/>
    <w:rsid w:val="00265222"/>
    <w:rsid w:val="00272BAA"/>
    <w:rsid w:val="0027378B"/>
    <w:rsid w:val="00277EBD"/>
    <w:rsid w:val="00284FC7"/>
    <w:rsid w:val="00286F6E"/>
    <w:rsid w:val="00290D38"/>
    <w:rsid w:val="0029285A"/>
    <w:rsid w:val="002965CC"/>
    <w:rsid w:val="002A1F6C"/>
    <w:rsid w:val="002A339F"/>
    <w:rsid w:val="002A4302"/>
    <w:rsid w:val="002A4777"/>
    <w:rsid w:val="002A73A7"/>
    <w:rsid w:val="002B24BF"/>
    <w:rsid w:val="002B2ABB"/>
    <w:rsid w:val="002B2CA5"/>
    <w:rsid w:val="002B3477"/>
    <w:rsid w:val="002B3A1C"/>
    <w:rsid w:val="002B4EEF"/>
    <w:rsid w:val="002B6086"/>
    <w:rsid w:val="002B7D72"/>
    <w:rsid w:val="002C095F"/>
    <w:rsid w:val="002C0AEE"/>
    <w:rsid w:val="002C20E9"/>
    <w:rsid w:val="002D337E"/>
    <w:rsid w:val="002D34F6"/>
    <w:rsid w:val="002D58F7"/>
    <w:rsid w:val="002D5FE1"/>
    <w:rsid w:val="002D76D6"/>
    <w:rsid w:val="002E2CF7"/>
    <w:rsid w:val="002E4162"/>
    <w:rsid w:val="002F1363"/>
    <w:rsid w:val="002F3965"/>
    <w:rsid w:val="002F4317"/>
    <w:rsid w:val="003014C8"/>
    <w:rsid w:val="00303891"/>
    <w:rsid w:val="00303D7A"/>
    <w:rsid w:val="0030602D"/>
    <w:rsid w:val="003128FD"/>
    <w:rsid w:val="003139EF"/>
    <w:rsid w:val="00314CB4"/>
    <w:rsid w:val="00317055"/>
    <w:rsid w:val="00322A35"/>
    <w:rsid w:val="00324836"/>
    <w:rsid w:val="00332E24"/>
    <w:rsid w:val="003333F9"/>
    <w:rsid w:val="0033489F"/>
    <w:rsid w:val="0033631E"/>
    <w:rsid w:val="00337394"/>
    <w:rsid w:val="003378C1"/>
    <w:rsid w:val="00341493"/>
    <w:rsid w:val="0034268E"/>
    <w:rsid w:val="00345677"/>
    <w:rsid w:val="00347B66"/>
    <w:rsid w:val="00347E9F"/>
    <w:rsid w:val="00351506"/>
    <w:rsid w:val="00353291"/>
    <w:rsid w:val="00355039"/>
    <w:rsid w:val="00356F9C"/>
    <w:rsid w:val="00360B09"/>
    <w:rsid w:val="00361673"/>
    <w:rsid w:val="00367560"/>
    <w:rsid w:val="00367BB3"/>
    <w:rsid w:val="00367C72"/>
    <w:rsid w:val="00374307"/>
    <w:rsid w:val="00374336"/>
    <w:rsid w:val="00374BDC"/>
    <w:rsid w:val="0037653B"/>
    <w:rsid w:val="00380104"/>
    <w:rsid w:val="00380FBA"/>
    <w:rsid w:val="00385651"/>
    <w:rsid w:val="00385AA9"/>
    <w:rsid w:val="00387FA2"/>
    <w:rsid w:val="0039012D"/>
    <w:rsid w:val="003945F3"/>
    <w:rsid w:val="00397068"/>
    <w:rsid w:val="003A13ED"/>
    <w:rsid w:val="003A199B"/>
    <w:rsid w:val="003A38F2"/>
    <w:rsid w:val="003A6111"/>
    <w:rsid w:val="003A6A3F"/>
    <w:rsid w:val="003B0715"/>
    <w:rsid w:val="003B38FF"/>
    <w:rsid w:val="003B4745"/>
    <w:rsid w:val="003C1332"/>
    <w:rsid w:val="003C1DF3"/>
    <w:rsid w:val="003C3053"/>
    <w:rsid w:val="003C3FB2"/>
    <w:rsid w:val="003C5575"/>
    <w:rsid w:val="003C69FB"/>
    <w:rsid w:val="003C75B4"/>
    <w:rsid w:val="003D2064"/>
    <w:rsid w:val="003D49C5"/>
    <w:rsid w:val="003D6797"/>
    <w:rsid w:val="003D6E59"/>
    <w:rsid w:val="003E260C"/>
    <w:rsid w:val="003E6879"/>
    <w:rsid w:val="003F004E"/>
    <w:rsid w:val="003F36E3"/>
    <w:rsid w:val="003F70A1"/>
    <w:rsid w:val="004010CD"/>
    <w:rsid w:val="0040281F"/>
    <w:rsid w:val="0040665E"/>
    <w:rsid w:val="00410F97"/>
    <w:rsid w:val="00411BC6"/>
    <w:rsid w:val="00414D54"/>
    <w:rsid w:val="004165AD"/>
    <w:rsid w:val="00416BF0"/>
    <w:rsid w:val="00420485"/>
    <w:rsid w:val="00421B07"/>
    <w:rsid w:val="00421C22"/>
    <w:rsid w:val="004225C3"/>
    <w:rsid w:val="004240BD"/>
    <w:rsid w:val="00425879"/>
    <w:rsid w:val="00425DEC"/>
    <w:rsid w:val="00427BFF"/>
    <w:rsid w:val="004363C5"/>
    <w:rsid w:val="00436FE2"/>
    <w:rsid w:val="0043707B"/>
    <w:rsid w:val="00440E84"/>
    <w:rsid w:val="004446FC"/>
    <w:rsid w:val="00450880"/>
    <w:rsid w:val="00451048"/>
    <w:rsid w:val="00451C44"/>
    <w:rsid w:val="00455E7A"/>
    <w:rsid w:val="00457712"/>
    <w:rsid w:val="0046026E"/>
    <w:rsid w:val="00460338"/>
    <w:rsid w:val="00462DE7"/>
    <w:rsid w:val="004705F2"/>
    <w:rsid w:val="00471600"/>
    <w:rsid w:val="00471E3C"/>
    <w:rsid w:val="00472422"/>
    <w:rsid w:val="00473A2C"/>
    <w:rsid w:val="00474072"/>
    <w:rsid w:val="004744CF"/>
    <w:rsid w:val="004808CA"/>
    <w:rsid w:val="004843A6"/>
    <w:rsid w:val="00491036"/>
    <w:rsid w:val="00491166"/>
    <w:rsid w:val="0049653D"/>
    <w:rsid w:val="004A21E0"/>
    <w:rsid w:val="004A27C0"/>
    <w:rsid w:val="004A466C"/>
    <w:rsid w:val="004A52B9"/>
    <w:rsid w:val="004A6037"/>
    <w:rsid w:val="004B0A7F"/>
    <w:rsid w:val="004B1A37"/>
    <w:rsid w:val="004B242F"/>
    <w:rsid w:val="004B514D"/>
    <w:rsid w:val="004B5FFC"/>
    <w:rsid w:val="004B7612"/>
    <w:rsid w:val="004C3D7C"/>
    <w:rsid w:val="004C3E31"/>
    <w:rsid w:val="004C56EC"/>
    <w:rsid w:val="004D1567"/>
    <w:rsid w:val="004D365F"/>
    <w:rsid w:val="004D570D"/>
    <w:rsid w:val="004D6379"/>
    <w:rsid w:val="004D669A"/>
    <w:rsid w:val="004D7AFA"/>
    <w:rsid w:val="004E0CBD"/>
    <w:rsid w:val="004E2F5D"/>
    <w:rsid w:val="004E41F6"/>
    <w:rsid w:val="004E4C33"/>
    <w:rsid w:val="004E5EF5"/>
    <w:rsid w:val="004E6C5C"/>
    <w:rsid w:val="004F03A9"/>
    <w:rsid w:val="004F05DB"/>
    <w:rsid w:val="004F12B5"/>
    <w:rsid w:val="004F4FC8"/>
    <w:rsid w:val="0050095E"/>
    <w:rsid w:val="00501B63"/>
    <w:rsid w:val="005111AA"/>
    <w:rsid w:val="00511E10"/>
    <w:rsid w:val="00516359"/>
    <w:rsid w:val="005205CA"/>
    <w:rsid w:val="00524CC7"/>
    <w:rsid w:val="005252F4"/>
    <w:rsid w:val="0053179D"/>
    <w:rsid w:val="00532E04"/>
    <w:rsid w:val="005354B8"/>
    <w:rsid w:val="00536AA0"/>
    <w:rsid w:val="00544C83"/>
    <w:rsid w:val="00555E27"/>
    <w:rsid w:val="00556696"/>
    <w:rsid w:val="00556C80"/>
    <w:rsid w:val="00560A73"/>
    <w:rsid w:val="005618F9"/>
    <w:rsid w:val="00563C51"/>
    <w:rsid w:val="005646AA"/>
    <w:rsid w:val="005650D7"/>
    <w:rsid w:val="00567627"/>
    <w:rsid w:val="00571C1F"/>
    <w:rsid w:val="00572773"/>
    <w:rsid w:val="0057320E"/>
    <w:rsid w:val="00574D3A"/>
    <w:rsid w:val="005776A5"/>
    <w:rsid w:val="00577AA2"/>
    <w:rsid w:val="00584CA5"/>
    <w:rsid w:val="00585530"/>
    <w:rsid w:val="00590F7A"/>
    <w:rsid w:val="005950A2"/>
    <w:rsid w:val="00597427"/>
    <w:rsid w:val="005A045E"/>
    <w:rsid w:val="005A3D56"/>
    <w:rsid w:val="005B20A4"/>
    <w:rsid w:val="005B2BAE"/>
    <w:rsid w:val="005B2E26"/>
    <w:rsid w:val="005B58A7"/>
    <w:rsid w:val="005B748B"/>
    <w:rsid w:val="005C2A77"/>
    <w:rsid w:val="005C74D2"/>
    <w:rsid w:val="005D0178"/>
    <w:rsid w:val="005D1157"/>
    <w:rsid w:val="005D1D8C"/>
    <w:rsid w:val="005D303F"/>
    <w:rsid w:val="005E25E5"/>
    <w:rsid w:val="005E51FD"/>
    <w:rsid w:val="005F0B64"/>
    <w:rsid w:val="005F1113"/>
    <w:rsid w:val="005F6E46"/>
    <w:rsid w:val="005F725D"/>
    <w:rsid w:val="005F7606"/>
    <w:rsid w:val="006010D8"/>
    <w:rsid w:val="006018EE"/>
    <w:rsid w:val="00605646"/>
    <w:rsid w:val="00607C2C"/>
    <w:rsid w:val="00610FFE"/>
    <w:rsid w:val="006122C0"/>
    <w:rsid w:val="00615BFC"/>
    <w:rsid w:val="00615D9B"/>
    <w:rsid w:val="00616C26"/>
    <w:rsid w:val="00621BC3"/>
    <w:rsid w:val="00621DE0"/>
    <w:rsid w:val="00622ABB"/>
    <w:rsid w:val="006257A4"/>
    <w:rsid w:val="00625F94"/>
    <w:rsid w:val="006271D7"/>
    <w:rsid w:val="00627AAE"/>
    <w:rsid w:val="00634ED6"/>
    <w:rsid w:val="00636A35"/>
    <w:rsid w:val="00645813"/>
    <w:rsid w:val="00645A2E"/>
    <w:rsid w:val="0064737C"/>
    <w:rsid w:val="00650532"/>
    <w:rsid w:val="006557FB"/>
    <w:rsid w:val="0065791F"/>
    <w:rsid w:val="00676746"/>
    <w:rsid w:val="00677340"/>
    <w:rsid w:val="00680AEB"/>
    <w:rsid w:val="0068143A"/>
    <w:rsid w:val="0068693E"/>
    <w:rsid w:val="006900D6"/>
    <w:rsid w:val="006918FC"/>
    <w:rsid w:val="00693C79"/>
    <w:rsid w:val="0069655C"/>
    <w:rsid w:val="006966B7"/>
    <w:rsid w:val="00696BBE"/>
    <w:rsid w:val="00696E7E"/>
    <w:rsid w:val="006977B3"/>
    <w:rsid w:val="006A0DF1"/>
    <w:rsid w:val="006A2A0B"/>
    <w:rsid w:val="006A2BE5"/>
    <w:rsid w:val="006A3942"/>
    <w:rsid w:val="006A6AAA"/>
    <w:rsid w:val="006A6D6B"/>
    <w:rsid w:val="006B2EFF"/>
    <w:rsid w:val="006B33D4"/>
    <w:rsid w:val="006B3CD4"/>
    <w:rsid w:val="006B40CB"/>
    <w:rsid w:val="006B435F"/>
    <w:rsid w:val="006B6B5D"/>
    <w:rsid w:val="006B6FF2"/>
    <w:rsid w:val="006B728F"/>
    <w:rsid w:val="006C7D54"/>
    <w:rsid w:val="006D1CF0"/>
    <w:rsid w:val="006E0554"/>
    <w:rsid w:val="006E0EC0"/>
    <w:rsid w:val="006E4ED3"/>
    <w:rsid w:val="006E56BD"/>
    <w:rsid w:val="006E716E"/>
    <w:rsid w:val="006E7285"/>
    <w:rsid w:val="006F057F"/>
    <w:rsid w:val="006F0A02"/>
    <w:rsid w:val="006F1BF2"/>
    <w:rsid w:val="006F4105"/>
    <w:rsid w:val="006F5BF9"/>
    <w:rsid w:val="006F66AE"/>
    <w:rsid w:val="006F7191"/>
    <w:rsid w:val="006F77EE"/>
    <w:rsid w:val="00700B44"/>
    <w:rsid w:val="00702F03"/>
    <w:rsid w:val="00703FC3"/>
    <w:rsid w:val="007045FD"/>
    <w:rsid w:val="00705563"/>
    <w:rsid w:val="00707724"/>
    <w:rsid w:val="007103C0"/>
    <w:rsid w:val="007110C2"/>
    <w:rsid w:val="007118BC"/>
    <w:rsid w:val="00713349"/>
    <w:rsid w:val="00714F95"/>
    <w:rsid w:val="007159DE"/>
    <w:rsid w:val="00717077"/>
    <w:rsid w:val="00720A38"/>
    <w:rsid w:val="00721B00"/>
    <w:rsid w:val="007339A3"/>
    <w:rsid w:val="00740B5B"/>
    <w:rsid w:val="0074302F"/>
    <w:rsid w:val="00744804"/>
    <w:rsid w:val="007465B6"/>
    <w:rsid w:val="00751468"/>
    <w:rsid w:val="007525D6"/>
    <w:rsid w:val="007535BB"/>
    <w:rsid w:val="00754A9F"/>
    <w:rsid w:val="00755DC2"/>
    <w:rsid w:val="00756844"/>
    <w:rsid w:val="00760854"/>
    <w:rsid w:val="007613B9"/>
    <w:rsid w:val="00762188"/>
    <w:rsid w:val="007629B1"/>
    <w:rsid w:val="00765B7C"/>
    <w:rsid w:val="00771A1F"/>
    <w:rsid w:val="00773088"/>
    <w:rsid w:val="007757DF"/>
    <w:rsid w:val="00776116"/>
    <w:rsid w:val="00777B10"/>
    <w:rsid w:val="00781895"/>
    <w:rsid w:val="00781C41"/>
    <w:rsid w:val="00785B43"/>
    <w:rsid w:val="00787648"/>
    <w:rsid w:val="007902EE"/>
    <w:rsid w:val="00793304"/>
    <w:rsid w:val="00793397"/>
    <w:rsid w:val="0079670A"/>
    <w:rsid w:val="007A01E7"/>
    <w:rsid w:val="007A03AE"/>
    <w:rsid w:val="007A100B"/>
    <w:rsid w:val="007A3AFA"/>
    <w:rsid w:val="007A411F"/>
    <w:rsid w:val="007A41BA"/>
    <w:rsid w:val="007A7F3B"/>
    <w:rsid w:val="007B00DD"/>
    <w:rsid w:val="007B022F"/>
    <w:rsid w:val="007B04B7"/>
    <w:rsid w:val="007B2199"/>
    <w:rsid w:val="007B4D46"/>
    <w:rsid w:val="007B540C"/>
    <w:rsid w:val="007B5ED6"/>
    <w:rsid w:val="007B6808"/>
    <w:rsid w:val="007C12AF"/>
    <w:rsid w:val="007C1498"/>
    <w:rsid w:val="007C3592"/>
    <w:rsid w:val="007C391D"/>
    <w:rsid w:val="007C5266"/>
    <w:rsid w:val="007C7C22"/>
    <w:rsid w:val="007D207E"/>
    <w:rsid w:val="007D3607"/>
    <w:rsid w:val="007D7FBC"/>
    <w:rsid w:val="007E03A0"/>
    <w:rsid w:val="007E2C0C"/>
    <w:rsid w:val="007F1BDB"/>
    <w:rsid w:val="007F5064"/>
    <w:rsid w:val="00801E36"/>
    <w:rsid w:val="00802464"/>
    <w:rsid w:val="00803750"/>
    <w:rsid w:val="0080547E"/>
    <w:rsid w:val="008074B8"/>
    <w:rsid w:val="00810377"/>
    <w:rsid w:val="00817098"/>
    <w:rsid w:val="008176BD"/>
    <w:rsid w:val="00822E01"/>
    <w:rsid w:val="00825B32"/>
    <w:rsid w:val="00825D9E"/>
    <w:rsid w:val="008274E0"/>
    <w:rsid w:val="008308B4"/>
    <w:rsid w:val="00831673"/>
    <w:rsid w:val="00831B60"/>
    <w:rsid w:val="00835400"/>
    <w:rsid w:val="00835683"/>
    <w:rsid w:val="00837A78"/>
    <w:rsid w:val="008417D3"/>
    <w:rsid w:val="008472E6"/>
    <w:rsid w:val="00852502"/>
    <w:rsid w:val="008573A8"/>
    <w:rsid w:val="00857981"/>
    <w:rsid w:val="00863F91"/>
    <w:rsid w:val="0087054A"/>
    <w:rsid w:val="00873439"/>
    <w:rsid w:val="0087574B"/>
    <w:rsid w:val="008840B3"/>
    <w:rsid w:val="008866AB"/>
    <w:rsid w:val="008904BC"/>
    <w:rsid w:val="00892188"/>
    <w:rsid w:val="00897EE4"/>
    <w:rsid w:val="008A5813"/>
    <w:rsid w:val="008A77B7"/>
    <w:rsid w:val="008B41C6"/>
    <w:rsid w:val="008B56CA"/>
    <w:rsid w:val="008B5997"/>
    <w:rsid w:val="008B5AAF"/>
    <w:rsid w:val="008B5AFF"/>
    <w:rsid w:val="008B6E58"/>
    <w:rsid w:val="008C0C99"/>
    <w:rsid w:val="008C2D03"/>
    <w:rsid w:val="008C33D3"/>
    <w:rsid w:val="008C3545"/>
    <w:rsid w:val="008C782B"/>
    <w:rsid w:val="008C7C3E"/>
    <w:rsid w:val="008D136D"/>
    <w:rsid w:val="008D5E4D"/>
    <w:rsid w:val="008D6956"/>
    <w:rsid w:val="008E2649"/>
    <w:rsid w:val="008E2B6E"/>
    <w:rsid w:val="008E492E"/>
    <w:rsid w:val="008E60DC"/>
    <w:rsid w:val="008E6289"/>
    <w:rsid w:val="008F0FA9"/>
    <w:rsid w:val="008F3E52"/>
    <w:rsid w:val="008F5D12"/>
    <w:rsid w:val="00900FB9"/>
    <w:rsid w:val="00903BED"/>
    <w:rsid w:val="009040A5"/>
    <w:rsid w:val="00912269"/>
    <w:rsid w:val="00913332"/>
    <w:rsid w:val="00913A86"/>
    <w:rsid w:val="00914751"/>
    <w:rsid w:val="0091677A"/>
    <w:rsid w:val="00920384"/>
    <w:rsid w:val="00921515"/>
    <w:rsid w:val="0092450E"/>
    <w:rsid w:val="00926DC9"/>
    <w:rsid w:val="009279B6"/>
    <w:rsid w:val="00932C7B"/>
    <w:rsid w:val="009362C9"/>
    <w:rsid w:val="009420CC"/>
    <w:rsid w:val="0094357D"/>
    <w:rsid w:val="009456DA"/>
    <w:rsid w:val="00947FCE"/>
    <w:rsid w:val="009518C7"/>
    <w:rsid w:val="009525EA"/>
    <w:rsid w:val="00953565"/>
    <w:rsid w:val="00954722"/>
    <w:rsid w:val="00954BD4"/>
    <w:rsid w:val="00955E0F"/>
    <w:rsid w:val="00964A9E"/>
    <w:rsid w:val="0096547F"/>
    <w:rsid w:val="00965EFA"/>
    <w:rsid w:val="00967EB8"/>
    <w:rsid w:val="00983173"/>
    <w:rsid w:val="00983C9A"/>
    <w:rsid w:val="00996987"/>
    <w:rsid w:val="00996D29"/>
    <w:rsid w:val="00997EF0"/>
    <w:rsid w:val="009A0C7B"/>
    <w:rsid w:val="009A239D"/>
    <w:rsid w:val="009A2921"/>
    <w:rsid w:val="009A6BFA"/>
    <w:rsid w:val="009B33CD"/>
    <w:rsid w:val="009B4824"/>
    <w:rsid w:val="009B5D37"/>
    <w:rsid w:val="009B6D86"/>
    <w:rsid w:val="009C0CF7"/>
    <w:rsid w:val="009C1C05"/>
    <w:rsid w:val="009C6E26"/>
    <w:rsid w:val="009C6E3E"/>
    <w:rsid w:val="009C7C24"/>
    <w:rsid w:val="009D124E"/>
    <w:rsid w:val="009D1C3C"/>
    <w:rsid w:val="009D23C3"/>
    <w:rsid w:val="009D43DF"/>
    <w:rsid w:val="009D76F2"/>
    <w:rsid w:val="009D7940"/>
    <w:rsid w:val="009E1CD9"/>
    <w:rsid w:val="009E2027"/>
    <w:rsid w:val="009E3C1D"/>
    <w:rsid w:val="009F10A1"/>
    <w:rsid w:val="009F43F5"/>
    <w:rsid w:val="009F6F8D"/>
    <w:rsid w:val="00A02516"/>
    <w:rsid w:val="00A1112A"/>
    <w:rsid w:val="00A11993"/>
    <w:rsid w:val="00A1220B"/>
    <w:rsid w:val="00A130AA"/>
    <w:rsid w:val="00A13C43"/>
    <w:rsid w:val="00A162AD"/>
    <w:rsid w:val="00A177F7"/>
    <w:rsid w:val="00A25884"/>
    <w:rsid w:val="00A2632B"/>
    <w:rsid w:val="00A2641C"/>
    <w:rsid w:val="00A26AC9"/>
    <w:rsid w:val="00A30B1C"/>
    <w:rsid w:val="00A30CDB"/>
    <w:rsid w:val="00A314F5"/>
    <w:rsid w:val="00A33912"/>
    <w:rsid w:val="00A3511A"/>
    <w:rsid w:val="00A3675F"/>
    <w:rsid w:val="00A36C85"/>
    <w:rsid w:val="00A36F97"/>
    <w:rsid w:val="00A41B1D"/>
    <w:rsid w:val="00A42FEB"/>
    <w:rsid w:val="00A440C6"/>
    <w:rsid w:val="00A4411D"/>
    <w:rsid w:val="00A47513"/>
    <w:rsid w:val="00A53915"/>
    <w:rsid w:val="00A57772"/>
    <w:rsid w:val="00A57953"/>
    <w:rsid w:val="00A63B5F"/>
    <w:rsid w:val="00A649A7"/>
    <w:rsid w:val="00A66871"/>
    <w:rsid w:val="00A724FC"/>
    <w:rsid w:val="00A72B6D"/>
    <w:rsid w:val="00A738DB"/>
    <w:rsid w:val="00A7707C"/>
    <w:rsid w:val="00A80C53"/>
    <w:rsid w:val="00A81544"/>
    <w:rsid w:val="00A82F15"/>
    <w:rsid w:val="00A87469"/>
    <w:rsid w:val="00A906E2"/>
    <w:rsid w:val="00A9154E"/>
    <w:rsid w:val="00A919BB"/>
    <w:rsid w:val="00A91C40"/>
    <w:rsid w:val="00AA192C"/>
    <w:rsid w:val="00AA2536"/>
    <w:rsid w:val="00AA45BB"/>
    <w:rsid w:val="00AA53DC"/>
    <w:rsid w:val="00AA5485"/>
    <w:rsid w:val="00AA7779"/>
    <w:rsid w:val="00AB10CC"/>
    <w:rsid w:val="00AB413E"/>
    <w:rsid w:val="00AB7C84"/>
    <w:rsid w:val="00AC0B8F"/>
    <w:rsid w:val="00AC1235"/>
    <w:rsid w:val="00AC311A"/>
    <w:rsid w:val="00AC3B62"/>
    <w:rsid w:val="00AC692E"/>
    <w:rsid w:val="00AC69D0"/>
    <w:rsid w:val="00AC6FE2"/>
    <w:rsid w:val="00AC7A66"/>
    <w:rsid w:val="00AD0AFE"/>
    <w:rsid w:val="00AD16CE"/>
    <w:rsid w:val="00AD2EE7"/>
    <w:rsid w:val="00AD580F"/>
    <w:rsid w:val="00AD658B"/>
    <w:rsid w:val="00AE39A4"/>
    <w:rsid w:val="00AE6506"/>
    <w:rsid w:val="00AF1223"/>
    <w:rsid w:val="00AF2745"/>
    <w:rsid w:val="00AF3C88"/>
    <w:rsid w:val="00B00B58"/>
    <w:rsid w:val="00B04890"/>
    <w:rsid w:val="00B057F5"/>
    <w:rsid w:val="00B1111A"/>
    <w:rsid w:val="00B157C3"/>
    <w:rsid w:val="00B207A2"/>
    <w:rsid w:val="00B21BE9"/>
    <w:rsid w:val="00B25889"/>
    <w:rsid w:val="00B33DAC"/>
    <w:rsid w:val="00B343D8"/>
    <w:rsid w:val="00B34D1C"/>
    <w:rsid w:val="00B428B9"/>
    <w:rsid w:val="00B43309"/>
    <w:rsid w:val="00B436DA"/>
    <w:rsid w:val="00B513B7"/>
    <w:rsid w:val="00B54EEE"/>
    <w:rsid w:val="00B552BC"/>
    <w:rsid w:val="00B55929"/>
    <w:rsid w:val="00B57902"/>
    <w:rsid w:val="00B60B80"/>
    <w:rsid w:val="00B61DD2"/>
    <w:rsid w:val="00B63E54"/>
    <w:rsid w:val="00B65B08"/>
    <w:rsid w:val="00B7021D"/>
    <w:rsid w:val="00B76D01"/>
    <w:rsid w:val="00B77D66"/>
    <w:rsid w:val="00B83BD7"/>
    <w:rsid w:val="00B90176"/>
    <w:rsid w:val="00B92BF1"/>
    <w:rsid w:val="00B93FBD"/>
    <w:rsid w:val="00B942EA"/>
    <w:rsid w:val="00BA14D5"/>
    <w:rsid w:val="00BA2E4B"/>
    <w:rsid w:val="00BA4524"/>
    <w:rsid w:val="00BA654D"/>
    <w:rsid w:val="00BA7BCF"/>
    <w:rsid w:val="00BB0BE9"/>
    <w:rsid w:val="00BB14EF"/>
    <w:rsid w:val="00BB2737"/>
    <w:rsid w:val="00BB38D5"/>
    <w:rsid w:val="00BB46CA"/>
    <w:rsid w:val="00BB4AF0"/>
    <w:rsid w:val="00BB6388"/>
    <w:rsid w:val="00BC233A"/>
    <w:rsid w:val="00BC3612"/>
    <w:rsid w:val="00BC414B"/>
    <w:rsid w:val="00BC5283"/>
    <w:rsid w:val="00BC5567"/>
    <w:rsid w:val="00BC55BF"/>
    <w:rsid w:val="00BD2F7C"/>
    <w:rsid w:val="00BD3C81"/>
    <w:rsid w:val="00BD626C"/>
    <w:rsid w:val="00BE038A"/>
    <w:rsid w:val="00BE27C1"/>
    <w:rsid w:val="00BE2D8D"/>
    <w:rsid w:val="00BE3197"/>
    <w:rsid w:val="00BE3915"/>
    <w:rsid w:val="00BE395D"/>
    <w:rsid w:val="00BE6240"/>
    <w:rsid w:val="00BE733D"/>
    <w:rsid w:val="00BF2B3B"/>
    <w:rsid w:val="00BF2C5C"/>
    <w:rsid w:val="00BF439A"/>
    <w:rsid w:val="00BF5BB9"/>
    <w:rsid w:val="00BF6D1B"/>
    <w:rsid w:val="00BF7185"/>
    <w:rsid w:val="00C01C69"/>
    <w:rsid w:val="00C043CA"/>
    <w:rsid w:val="00C155C8"/>
    <w:rsid w:val="00C223BA"/>
    <w:rsid w:val="00C23DBD"/>
    <w:rsid w:val="00C2432D"/>
    <w:rsid w:val="00C244A0"/>
    <w:rsid w:val="00C24582"/>
    <w:rsid w:val="00C41AAD"/>
    <w:rsid w:val="00C41C52"/>
    <w:rsid w:val="00C41C6F"/>
    <w:rsid w:val="00C47F95"/>
    <w:rsid w:val="00C52C3F"/>
    <w:rsid w:val="00C52E14"/>
    <w:rsid w:val="00C628F1"/>
    <w:rsid w:val="00C63487"/>
    <w:rsid w:val="00C66DEE"/>
    <w:rsid w:val="00C678F8"/>
    <w:rsid w:val="00C67D14"/>
    <w:rsid w:val="00C716F9"/>
    <w:rsid w:val="00C7766E"/>
    <w:rsid w:val="00C80E3A"/>
    <w:rsid w:val="00C816DB"/>
    <w:rsid w:val="00C81AB2"/>
    <w:rsid w:val="00C82B0B"/>
    <w:rsid w:val="00C830DD"/>
    <w:rsid w:val="00C8360C"/>
    <w:rsid w:val="00C8733B"/>
    <w:rsid w:val="00C87E76"/>
    <w:rsid w:val="00C91550"/>
    <w:rsid w:val="00C9447F"/>
    <w:rsid w:val="00C948C2"/>
    <w:rsid w:val="00C94CDF"/>
    <w:rsid w:val="00C95227"/>
    <w:rsid w:val="00C95BBE"/>
    <w:rsid w:val="00C968D5"/>
    <w:rsid w:val="00CA05BE"/>
    <w:rsid w:val="00CA12B9"/>
    <w:rsid w:val="00CA3F94"/>
    <w:rsid w:val="00CA6695"/>
    <w:rsid w:val="00CA6833"/>
    <w:rsid w:val="00CA75B0"/>
    <w:rsid w:val="00CA76B4"/>
    <w:rsid w:val="00CA7935"/>
    <w:rsid w:val="00CB2E79"/>
    <w:rsid w:val="00CB4882"/>
    <w:rsid w:val="00CB73DA"/>
    <w:rsid w:val="00CC1359"/>
    <w:rsid w:val="00CC19E6"/>
    <w:rsid w:val="00CC5AB4"/>
    <w:rsid w:val="00CD1040"/>
    <w:rsid w:val="00CD2D2E"/>
    <w:rsid w:val="00CD4538"/>
    <w:rsid w:val="00CE732E"/>
    <w:rsid w:val="00CE79E5"/>
    <w:rsid w:val="00CF1C42"/>
    <w:rsid w:val="00CF292B"/>
    <w:rsid w:val="00CF2B15"/>
    <w:rsid w:val="00CF6669"/>
    <w:rsid w:val="00CF6B30"/>
    <w:rsid w:val="00CF7868"/>
    <w:rsid w:val="00CF7F05"/>
    <w:rsid w:val="00D01FBF"/>
    <w:rsid w:val="00D04A0A"/>
    <w:rsid w:val="00D058FE"/>
    <w:rsid w:val="00D05BEE"/>
    <w:rsid w:val="00D0714A"/>
    <w:rsid w:val="00D07995"/>
    <w:rsid w:val="00D1042D"/>
    <w:rsid w:val="00D1577E"/>
    <w:rsid w:val="00D15FCB"/>
    <w:rsid w:val="00D21F2C"/>
    <w:rsid w:val="00D24642"/>
    <w:rsid w:val="00D26374"/>
    <w:rsid w:val="00D269E2"/>
    <w:rsid w:val="00D33126"/>
    <w:rsid w:val="00D33CE1"/>
    <w:rsid w:val="00D36CCF"/>
    <w:rsid w:val="00D412FC"/>
    <w:rsid w:val="00D4297D"/>
    <w:rsid w:val="00D46C71"/>
    <w:rsid w:val="00D47950"/>
    <w:rsid w:val="00D50F83"/>
    <w:rsid w:val="00D5343C"/>
    <w:rsid w:val="00D53ED6"/>
    <w:rsid w:val="00D61146"/>
    <w:rsid w:val="00D61237"/>
    <w:rsid w:val="00D7095C"/>
    <w:rsid w:val="00D7694E"/>
    <w:rsid w:val="00D82A3E"/>
    <w:rsid w:val="00D82BC0"/>
    <w:rsid w:val="00D82D07"/>
    <w:rsid w:val="00D83199"/>
    <w:rsid w:val="00D85FB6"/>
    <w:rsid w:val="00D91609"/>
    <w:rsid w:val="00D92445"/>
    <w:rsid w:val="00D96E20"/>
    <w:rsid w:val="00DA021A"/>
    <w:rsid w:val="00DA5FB3"/>
    <w:rsid w:val="00DB0996"/>
    <w:rsid w:val="00DB64AA"/>
    <w:rsid w:val="00DC25CA"/>
    <w:rsid w:val="00DC2E0E"/>
    <w:rsid w:val="00DC40BF"/>
    <w:rsid w:val="00DC6017"/>
    <w:rsid w:val="00DD1694"/>
    <w:rsid w:val="00DD3F0E"/>
    <w:rsid w:val="00DD406D"/>
    <w:rsid w:val="00DD671D"/>
    <w:rsid w:val="00DE18FB"/>
    <w:rsid w:val="00DE6D58"/>
    <w:rsid w:val="00DF1530"/>
    <w:rsid w:val="00DF2EBD"/>
    <w:rsid w:val="00DF3489"/>
    <w:rsid w:val="00DF3C60"/>
    <w:rsid w:val="00DF43DC"/>
    <w:rsid w:val="00DF44B3"/>
    <w:rsid w:val="00DF74BD"/>
    <w:rsid w:val="00E04204"/>
    <w:rsid w:val="00E05C26"/>
    <w:rsid w:val="00E060B8"/>
    <w:rsid w:val="00E17F51"/>
    <w:rsid w:val="00E21013"/>
    <w:rsid w:val="00E24A7E"/>
    <w:rsid w:val="00E24C0C"/>
    <w:rsid w:val="00E25736"/>
    <w:rsid w:val="00E331F7"/>
    <w:rsid w:val="00E362A1"/>
    <w:rsid w:val="00E423E3"/>
    <w:rsid w:val="00E43B65"/>
    <w:rsid w:val="00E43D20"/>
    <w:rsid w:val="00E5033F"/>
    <w:rsid w:val="00E51F7D"/>
    <w:rsid w:val="00E5201D"/>
    <w:rsid w:val="00E63AA3"/>
    <w:rsid w:val="00E65114"/>
    <w:rsid w:val="00E65CF7"/>
    <w:rsid w:val="00E66F54"/>
    <w:rsid w:val="00E707B9"/>
    <w:rsid w:val="00E71302"/>
    <w:rsid w:val="00E72A29"/>
    <w:rsid w:val="00E77B8D"/>
    <w:rsid w:val="00E801E2"/>
    <w:rsid w:val="00E82D34"/>
    <w:rsid w:val="00E863AE"/>
    <w:rsid w:val="00E90BEE"/>
    <w:rsid w:val="00EA00B8"/>
    <w:rsid w:val="00EA1776"/>
    <w:rsid w:val="00EA216C"/>
    <w:rsid w:val="00EA25F8"/>
    <w:rsid w:val="00EA61B8"/>
    <w:rsid w:val="00EA6D52"/>
    <w:rsid w:val="00EB18F0"/>
    <w:rsid w:val="00EB2CFB"/>
    <w:rsid w:val="00EC1AAD"/>
    <w:rsid w:val="00EC3BC1"/>
    <w:rsid w:val="00EC41CB"/>
    <w:rsid w:val="00EC4D54"/>
    <w:rsid w:val="00EC505E"/>
    <w:rsid w:val="00EC5759"/>
    <w:rsid w:val="00ED2FA0"/>
    <w:rsid w:val="00ED52E5"/>
    <w:rsid w:val="00ED7600"/>
    <w:rsid w:val="00EE0C50"/>
    <w:rsid w:val="00EE32CB"/>
    <w:rsid w:val="00EE3714"/>
    <w:rsid w:val="00EE3F96"/>
    <w:rsid w:val="00EE4CDD"/>
    <w:rsid w:val="00EE57ED"/>
    <w:rsid w:val="00EE7027"/>
    <w:rsid w:val="00EF11DD"/>
    <w:rsid w:val="00EF1850"/>
    <w:rsid w:val="00EF212B"/>
    <w:rsid w:val="00EF2560"/>
    <w:rsid w:val="00EF4851"/>
    <w:rsid w:val="00F00870"/>
    <w:rsid w:val="00F01091"/>
    <w:rsid w:val="00F02CB3"/>
    <w:rsid w:val="00F02E1F"/>
    <w:rsid w:val="00F04384"/>
    <w:rsid w:val="00F077CD"/>
    <w:rsid w:val="00F10218"/>
    <w:rsid w:val="00F108EE"/>
    <w:rsid w:val="00F12AAA"/>
    <w:rsid w:val="00F12E1A"/>
    <w:rsid w:val="00F13F18"/>
    <w:rsid w:val="00F16111"/>
    <w:rsid w:val="00F166BF"/>
    <w:rsid w:val="00F233CB"/>
    <w:rsid w:val="00F23D57"/>
    <w:rsid w:val="00F30BA1"/>
    <w:rsid w:val="00F32DF6"/>
    <w:rsid w:val="00F33EC4"/>
    <w:rsid w:val="00F35281"/>
    <w:rsid w:val="00F35E8B"/>
    <w:rsid w:val="00F40123"/>
    <w:rsid w:val="00F41A5E"/>
    <w:rsid w:val="00F44ADA"/>
    <w:rsid w:val="00F44FE7"/>
    <w:rsid w:val="00F5202A"/>
    <w:rsid w:val="00F53383"/>
    <w:rsid w:val="00F55C64"/>
    <w:rsid w:val="00F57489"/>
    <w:rsid w:val="00F57536"/>
    <w:rsid w:val="00F57ECC"/>
    <w:rsid w:val="00F60BBF"/>
    <w:rsid w:val="00F62AE9"/>
    <w:rsid w:val="00F65857"/>
    <w:rsid w:val="00F67479"/>
    <w:rsid w:val="00F71DBC"/>
    <w:rsid w:val="00F72F5E"/>
    <w:rsid w:val="00F741A8"/>
    <w:rsid w:val="00F76DB9"/>
    <w:rsid w:val="00F8595D"/>
    <w:rsid w:val="00F86128"/>
    <w:rsid w:val="00F86A76"/>
    <w:rsid w:val="00F86E9C"/>
    <w:rsid w:val="00F90B0C"/>
    <w:rsid w:val="00FA2B7F"/>
    <w:rsid w:val="00FA3D3E"/>
    <w:rsid w:val="00FA3F1F"/>
    <w:rsid w:val="00FA483B"/>
    <w:rsid w:val="00FA6670"/>
    <w:rsid w:val="00FA79B9"/>
    <w:rsid w:val="00FB17EA"/>
    <w:rsid w:val="00FB1F6B"/>
    <w:rsid w:val="00FB2A83"/>
    <w:rsid w:val="00FB3F09"/>
    <w:rsid w:val="00FB58AB"/>
    <w:rsid w:val="00FB7614"/>
    <w:rsid w:val="00FC561F"/>
    <w:rsid w:val="00FC65A4"/>
    <w:rsid w:val="00FD6E23"/>
    <w:rsid w:val="00FE0C72"/>
    <w:rsid w:val="00FE3E51"/>
    <w:rsid w:val="00FE4737"/>
    <w:rsid w:val="00FE4C5D"/>
    <w:rsid w:val="00FE52C0"/>
    <w:rsid w:val="00FE71FE"/>
    <w:rsid w:val="00FF1E5D"/>
    <w:rsid w:val="00FF2A94"/>
    <w:rsid w:val="00FF357A"/>
    <w:rsid w:val="00FF3FB4"/>
    <w:rsid w:val="00FF4EC2"/>
    <w:rsid w:val="00FF7C55"/>
    <w:rsid w:val="19796FE2"/>
    <w:rsid w:val="7DC7083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1"/>
    </o:shapelayout>
  </w:shapeDefaults>
  <w:decimalSymbol w:val=","/>
  <w:listSeparator w:val=";"/>
  <w14:docId w14:val="61F2EF40"/>
  <w15:chartTrackingRefBased/>
  <w15:docId w15:val="{E0D69630-0E93-45FE-9A73-CF7DA0B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1B6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31B6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31B6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31B6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31B6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31B6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31B6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31B6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31B6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1B6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31B6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31B6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31B6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31B60"/>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31B60"/>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31B60"/>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31B6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31B60"/>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411BC6"/>
    <w:pPr>
      <w:ind w:left="720"/>
      <w:contextualSpacing/>
    </w:pPr>
  </w:style>
  <w:style w:type="paragraph" w:styleId="TtuloTDC">
    <w:name w:val="TOC Heading"/>
    <w:basedOn w:val="Ttulo1"/>
    <w:next w:val="Normal"/>
    <w:uiPriority w:val="39"/>
    <w:unhideWhenUsed/>
    <w:qFormat/>
    <w:rsid w:val="00054153"/>
    <w:pPr>
      <w:numPr>
        <w:numId w:val="0"/>
      </w:numPr>
      <w:outlineLvl w:val="9"/>
    </w:pPr>
    <w:rPr>
      <w:lang w:eastAsia="es-ES"/>
    </w:rPr>
  </w:style>
  <w:style w:type="paragraph" w:styleId="TDC1">
    <w:name w:val="toc 1"/>
    <w:basedOn w:val="Normal"/>
    <w:next w:val="Normal"/>
    <w:autoRedefine/>
    <w:uiPriority w:val="39"/>
    <w:unhideWhenUsed/>
    <w:rsid w:val="00054153"/>
    <w:pPr>
      <w:spacing w:after="100"/>
    </w:pPr>
  </w:style>
  <w:style w:type="paragraph" w:styleId="TDC2">
    <w:name w:val="toc 2"/>
    <w:basedOn w:val="Normal"/>
    <w:next w:val="Normal"/>
    <w:autoRedefine/>
    <w:uiPriority w:val="39"/>
    <w:unhideWhenUsed/>
    <w:rsid w:val="00054153"/>
    <w:pPr>
      <w:spacing w:after="100"/>
      <w:ind w:left="220"/>
    </w:pPr>
  </w:style>
  <w:style w:type="paragraph" w:styleId="TDC3">
    <w:name w:val="toc 3"/>
    <w:basedOn w:val="Normal"/>
    <w:next w:val="Normal"/>
    <w:autoRedefine/>
    <w:uiPriority w:val="39"/>
    <w:unhideWhenUsed/>
    <w:rsid w:val="00054153"/>
    <w:pPr>
      <w:spacing w:after="100"/>
      <w:ind w:left="440"/>
    </w:pPr>
  </w:style>
  <w:style w:type="character" w:styleId="Hipervnculo">
    <w:name w:val="Hyperlink"/>
    <w:basedOn w:val="Fuentedeprrafopredeter"/>
    <w:uiPriority w:val="99"/>
    <w:unhideWhenUsed/>
    <w:rsid w:val="00054153"/>
    <w:rPr>
      <w:color w:val="0563C1" w:themeColor="hyperlink"/>
      <w:u w:val="single"/>
    </w:rPr>
  </w:style>
  <w:style w:type="table" w:customStyle="1" w:styleId="GeneralTable">
    <w:name w:val="General Table"/>
    <w:basedOn w:val="Tablanormal"/>
    <w:uiPriority w:val="99"/>
    <w:rsid w:val="00754A9F"/>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6" w:space="0" w:color="BFBFBF" w:themeColor="background1" w:themeShade="BF"/>
        <w:insideV w:val="single" w:sz="6" w:space="0" w:color="BFBFBF" w:themeColor="background1" w:themeShade="BF"/>
      </w:tblBorders>
      <w:tblCellMar>
        <w:top w:w="43" w:type="dxa"/>
        <w:left w:w="43" w:type="dxa"/>
        <w:bottom w:w="43" w:type="dxa"/>
        <w:right w:w="43" w:type="dxa"/>
      </w:tblCellMar>
    </w:tblPr>
    <w:tblStylePr w:type="firstRow">
      <w:pPr>
        <w:wordWrap/>
        <w:spacing w:afterLines="0" w:after="0" w:afterAutospacing="0"/>
      </w:pPr>
      <w:rPr>
        <w:b/>
      </w:rPr>
      <w:tblPr/>
      <w:tcPr>
        <w:shd w:val="clear" w:color="auto" w:fill="B4C6E7" w:themeFill="accent1" w:themeFillTint="66"/>
      </w:tcPr>
    </w:tblStylePr>
  </w:style>
  <w:style w:type="table" w:styleId="Tablaconcuadrcula">
    <w:name w:val="Table Grid"/>
    <w:basedOn w:val="Tablanormal"/>
    <w:uiPriority w:val="39"/>
    <w:rsid w:val="00144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4B242F"/>
    <w:pPr>
      <w:spacing w:after="100"/>
      <w:ind w:left="660"/>
    </w:pPr>
  </w:style>
  <w:style w:type="character" w:customStyle="1" w:styleId="Mencinsinresolver1">
    <w:name w:val="Mención sin resolver1"/>
    <w:basedOn w:val="Fuentedeprrafopredeter"/>
    <w:uiPriority w:val="99"/>
    <w:semiHidden/>
    <w:unhideWhenUsed/>
    <w:rsid w:val="006F1BF2"/>
    <w:rPr>
      <w:color w:val="605E5C"/>
      <w:shd w:val="clear" w:color="auto" w:fill="E1DFDD"/>
    </w:rPr>
  </w:style>
  <w:style w:type="character" w:styleId="Hipervnculovisitado">
    <w:name w:val="FollowedHyperlink"/>
    <w:basedOn w:val="Fuentedeprrafopredeter"/>
    <w:uiPriority w:val="99"/>
    <w:semiHidden/>
    <w:unhideWhenUsed/>
    <w:rsid w:val="002B7D72"/>
    <w:rPr>
      <w:color w:val="954F72" w:themeColor="followedHyperlink"/>
      <w:u w:val="single"/>
    </w:rPr>
  </w:style>
  <w:style w:type="paragraph" w:styleId="Descripcin">
    <w:name w:val="caption"/>
    <w:basedOn w:val="Normal"/>
    <w:next w:val="Normal"/>
    <w:uiPriority w:val="35"/>
    <w:unhideWhenUsed/>
    <w:qFormat/>
    <w:rsid w:val="00E51F7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1F7D"/>
    <w:pPr>
      <w:spacing w:after="0"/>
      <w:ind w:left="440" w:hanging="440"/>
    </w:pPr>
    <w:rPr>
      <w:rFonts w:cstheme="minorHAnsi"/>
      <w:smallCaps/>
      <w:sz w:val="20"/>
      <w:szCs w:val="20"/>
    </w:rPr>
  </w:style>
  <w:style w:type="paragraph" w:styleId="Encabezado">
    <w:name w:val="header"/>
    <w:basedOn w:val="Normal"/>
    <w:link w:val="EncabezadoCar"/>
    <w:unhideWhenUsed/>
    <w:rsid w:val="007C3592"/>
    <w:pPr>
      <w:tabs>
        <w:tab w:val="center" w:pos="4252"/>
        <w:tab w:val="right" w:pos="8504"/>
      </w:tabs>
      <w:spacing w:after="0" w:line="240" w:lineRule="auto"/>
    </w:pPr>
  </w:style>
  <w:style w:type="character" w:customStyle="1" w:styleId="EncabezadoCar">
    <w:name w:val="Encabezado Car"/>
    <w:basedOn w:val="Fuentedeprrafopredeter"/>
    <w:link w:val="Encabezado"/>
    <w:rsid w:val="007C3592"/>
  </w:style>
  <w:style w:type="paragraph" w:styleId="Piedepgina">
    <w:name w:val="footer"/>
    <w:basedOn w:val="Normal"/>
    <w:link w:val="PiedepginaCar"/>
    <w:uiPriority w:val="99"/>
    <w:unhideWhenUsed/>
    <w:rsid w:val="007C35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3592"/>
  </w:style>
  <w:style w:type="paragraph" w:styleId="Bibliografa">
    <w:name w:val="Bibliography"/>
    <w:basedOn w:val="Normal"/>
    <w:next w:val="Normal"/>
    <w:uiPriority w:val="37"/>
    <w:unhideWhenUsed/>
    <w:rsid w:val="000E04B4"/>
  </w:style>
  <w:style w:type="table" w:styleId="Tablaconcuadrcula5oscura-nfasis3">
    <w:name w:val="Grid Table 5 Dark Accent 3"/>
    <w:basedOn w:val="Tablanormal"/>
    <w:uiPriority w:val="50"/>
    <w:rsid w:val="004204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
    <w:name w:val="Grid Table 4"/>
    <w:basedOn w:val="Tablanormal"/>
    <w:uiPriority w:val="49"/>
    <w:rsid w:val="0042048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42048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concuadrcula4-nfasis3">
    <w:name w:val="Grid Table 4 Accent 3"/>
    <w:basedOn w:val="Tablanormal"/>
    <w:uiPriority w:val="49"/>
    <w:rsid w:val="004204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fasis">
    <w:name w:val="Emphasis"/>
    <w:basedOn w:val="Fuentedeprrafopredeter"/>
    <w:uiPriority w:val="20"/>
    <w:qFormat/>
    <w:rsid w:val="00C95227"/>
    <w:rPr>
      <w:i/>
      <w:iCs/>
    </w:rPr>
  </w:style>
  <w:style w:type="paragraph" w:styleId="Sinespaciado">
    <w:name w:val="No Spacing"/>
    <w:link w:val="SinespaciadoCar"/>
    <w:uiPriority w:val="1"/>
    <w:qFormat/>
    <w:rsid w:val="00501B6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1B63"/>
    <w:rPr>
      <w:rFonts w:eastAsiaTheme="minorEastAsia"/>
      <w:lang w:eastAsia="es-ES"/>
    </w:rPr>
  </w:style>
  <w:style w:type="paragraph" w:styleId="Textodeglobo">
    <w:name w:val="Balloon Text"/>
    <w:basedOn w:val="Normal"/>
    <w:link w:val="TextodegloboCar"/>
    <w:uiPriority w:val="99"/>
    <w:semiHidden/>
    <w:unhideWhenUsed/>
    <w:rsid w:val="002B24B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B24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269">
      <w:bodyDiv w:val="1"/>
      <w:marLeft w:val="0"/>
      <w:marRight w:val="0"/>
      <w:marTop w:val="0"/>
      <w:marBottom w:val="0"/>
      <w:divBdr>
        <w:top w:val="none" w:sz="0" w:space="0" w:color="auto"/>
        <w:left w:val="none" w:sz="0" w:space="0" w:color="auto"/>
        <w:bottom w:val="none" w:sz="0" w:space="0" w:color="auto"/>
        <w:right w:val="none" w:sz="0" w:space="0" w:color="auto"/>
      </w:divBdr>
    </w:div>
    <w:div w:id="6300179">
      <w:bodyDiv w:val="1"/>
      <w:marLeft w:val="0"/>
      <w:marRight w:val="0"/>
      <w:marTop w:val="0"/>
      <w:marBottom w:val="0"/>
      <w:divBdr>
        <w:top w:val="none" w:sz="0" w:space="0" w:color="auto"/>
        <w:left w:val="none" w:sz="0" w:space="0" w:color="auto"/>
        <w:bottom w:val="none" w:sz="0" w:space="0" w:color="auto"/>
        <w:right w:val="none" w:sz="0" w:space="0" w:color="auto"/>
      </w:divBdr>
    </w:div>
    <w:div w:id="7220870">
      <w:bodyDiv w:val="1"/>
      <w:marLeft w:val="0"/>
      <w:marRight w:val="0"/>
      <w:marTop w:val="0"/>
      <w:marBottom w:val="0"/>
      <w:divBdr>
        <w:top w:val="none" w:sz="0" w:space="0" w:color="auto"/>
        <w:left w:val="none" w:sz="0" w:space="0" w:color="auto"/>
        <w:bottom w:val="none" w:sz="0" w:space="0" w:color="auto"/>
        <w:right w:val="none" w:sz="0" w:space="0" w:color="auto"/>
      </w:divBdr>
      <w:divsChild>
        <w:div w:id="271978153">
          <w:marLeft w:val="0"/>
          <w:marRight w:val="0"/>
          <w:marTop w:val="0"/>
          <w:marBottom w:val="0"/>
          <w:divBdr>
            <w:top w:val="none" w:sz="0" w:space="0" w:color="auto"/>
            <w:left w:val="none" w:sz="0" w:space="0" w:color="auto"/>
            <w:bottom w:val="none" w:sz="0" w:space="0" w:color="auto"/>
            <w:right w:val="none" w:sz="0" w:space="0" w:color="auto"/>
          </w:divBdr>
          <w:divsChild>
            <w:div w:id="13135626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803679">
      <w:bodyDiv w:val="1"/>
      <w:marLeft w:val="0"/>
      <w:marRight w:val="0"/>
      <w:marTop w:val="0"/>
      <w:marBottom w:val="0"/>
      <w:divBdr>
        <w:top w:val="none" w:sz="0" w:space="0" w:color="auto"/>
        <w:left w:val="none" w:sz="0" w:space="0" w:color="auto"/>
        <w:bottom w:val="none" w:sz="0" w:space="0" w:color="auto"/>
        <w:right w:val="none" w:sz="0" w:space="0" w:color="auto"/>
      </w:divBdr>
    </w:div>
    <w:div w:id="19819100">
      <w:bodyDiv w:val="1"/>
      <w:marLeft w:val="0"/>
      <w:marRight w:val="0"/>
      <w:marTop w:val="0"/>
      <w:marBottom w:val="0"/>
      <w:divBdr>
        <w:top w:val="none" w:sz="0" w:space="0" w:color="auto"/>
        <w:left w:val="none" w:sz="0" w:space="0" w:color="auto"/>
        <w:bottom w:val="none" w:sz="0" w:space="0" w:color="auto"/>
        <w:right w:val="none" w:sz="0" w:space="0" w:color="auto"/>
      </w:divBdr>
      <w:divsChild>
        <w:div w:id="342711663">
          <w:marLeft w:val="0"/>
          <w:marRight w:val="0"/>
          <w:marTop w:val="0"/>
          <w:marBottom w:val="0"/>
          <w:divBdr>
            <w:top w:val="none" w:sz="0" w:space="0" w:color="auto"/>
            <w:left w:val="none" w:sz="0" w:space="0" w:color="auto"/>
            <w:bottom w:val="none" w:sz="0" w:space="0" w:color="auto"/>
            <w:right w:val="none" w:sz="0" w:space="0" w:color="auto"/>
          </w:divBdr>
          <w:divsChild>
            <w:div w:id="1359984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2244958">
      <w:bodyDiv w:val="1"/>
      <w:marLeft w:val="0"/>
      <w:marRight w:val="0"/>
      <w:marTop w:val="0"/>
      <w:marBottom w:val="0"/>
      <w:divBdr>
        <w:top w:val="none" w:sz="0" w:space="0" w:color="auto"/>
        <w:left w:val="none" w:sz="0" w:space="0" w:color="auto"/>
        <w:bottom w:val="none" w:sz="0" w:space="0" w:color="auto"/>
        <w:right w:val="none" w:sz="0" w:space="0" w:color="auto"/>
      </w:divBdr>
    </w:div>
    <w:div w:id="27264660">
      <w:bodyDiv w:val="1"/>
      <w:marLeft w:val="0"/>
      <w:marRight w:val="0"/>
      <w:marTop w:val="0"/>
      <w:marBottom w:val="0"/>
      <w:divBdr>
        <w:top w:val="none" w:sz="0" w:space="0" w:color="auto"/>
        <w:left w:val="none" w:sz="0" w:space="0" w:color="auto"/>
        <w:bottom w:val="none" w:sz="0" w:space="0" w:color="auto"/>
        <w:right w:val="none" w:sz="0" w:space="0" w:color="auto"/>
      </w:divBdr>
    </w:div>
    <w:div w:id="30887704">
      <w:bodyDiv w:val="1"/>
      <w:marLeft w:val="0"/>
      <w:marRight w:val="0"/>
      <w:marTop w:val="0"/>
      <w:marBottom w:val="0"/>
      <w:divBdr>
        <w:top w:val="none" w:sz="0" w:space="0" w:color="auto"/>
        <w:left w:val="none" w:sz="0" w:space="0" w:color="auto"/>
        <w:bottom w:val="none" w:sz="0" w:space="0" w:color="auto"/>
        <w:right w:val="none" w:sz="0" w:space="0" w:color="auto"/>
      </w:divBdr>
    </w:div>
    <w:div w:id="35200132">
      <w:bodyDiv w:val="1"/>
      <w:marLeft w:val="0"/>
      <w:marRight w:val="0"/>
      <w:marTop w:val="0"/>
      <w:marBottom w:val="0"/>
      <w:divBdr>
        <w:top w:val="none" w:sz="0" w:space="0" w:color="auto"/>
        <w:left w:val="none" w:sz="0" w:space="0" w:color="auto"/>
        <w:bottom w:val="none" w:sz="0" w:space="0" w:color="auto"/>
        <w:right w:val="none" w:sz="0" w:space="0" w:color="auto"/>
      </w:divBdr>
    </w:div>
    <w:div w:id="35466906">
      <w:bodyDiv w:val="1"/>
      <w:marLeft w:val="0"/>
      <w:marRight w:val="0"/>
      <w:marTop w:val="0"/>
      <w:marBottom w:val="0"/>
      <w:divBdr>
        <w:top w:val="none" w:sz="0" w:space="0" w:color="auto"/>
        <w:left w:val="none" w:sz="0" w:space="0" w:color="auto"/>
        <w:bottom w:val="none" w:sz="0" w:space="0" w:color="auto"/>
        <w:right w:val="none" w:sz="0" w:space="0" w:color="auto"/>
      </w:divBdr>
    </w:div>
    <w:div w:id="35544312">
      <w:bodyDiv w:val="1"/>
      <w:marLeft w:val="0"/>
      <w:marRight w:val="0"/>
      <w:marTop w:val="0"/>
      <w:marBottom w:val="0"/>
      <w:divBdr>
        <w:top w:val="none" w:sz="0" w:space="0" w:color="auto"/>
        <w:left w:val="none" w:sz="0" w:space="0" w:color="auto"/>
        <w:bottom w:val="none" w:sz="0" w:space="0" w:color="auto"/>
        <w:right w:val="none" w:sz="0" w:space="0" w:color="auto"/>
      </w:divBdr>
    </w:div>
    <w:div w:id="35786612">
      <w:bodyDiv w:val="1"/>
      <w:marLeft w:val="0"/>
      <w:marRight w:val="0"/>
      <w:marTop w:val="0"/>
      <w:marBottom w:val="0"/>
      <w:divBdr>
        <w:top w:val="none" w:sz="0" w:space="0" w:color="auto"/>
        <w:left w:val="none" w:sz="0" w:space="0" w:color="auto"/>
        <w:bottom w:val="none" w:sz="0" w:space="0" w:color="auto"/>
        <w:right w:val="none" w:sz="0" w:space="0" w:color="auto"/>
      </w:divBdr>
    </w:div>
    <w:div w:id="44106889">
      <w:bodyDiv w:val="1"/>
      <w:marLeft w:val="0"/>
      <w:marRight w:val="0"/>
      <w:marTop w:val="0"/>
      <w:marBottom w:val="0"/>
      <w:divBdr>
        <w:top w:val="none" w:sz="0" w:space="0" w:color="auto"/>
        <w:left w:val="none" w:sz="0" w:space="0" w:color="auto"/>
        <w:bottom w:val="none" w:sz="0" w:space="0" w:color="auto"/>
        <w:right w:val="none" w:sz="0" w:space="0" w:color="auto"/>
      </w:divBdr>
    </w:div>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7731649">
      <w:bodyDiv w:val="1"/>
      <w:marLeft w:val="0"/>
      <w:marRight w:val="0"/>
      <w:marTop w:val="0"/>
      <w:marBottom w:val="0"/>
      <w:divBdr>
        <w:top w:val="none" w:sz="0" w:space="0" w:color="auto"/>
        <w:left w:val="none" w:sz="0" w:space="0" w:color="auto"/>
        <w:bottom w:val="none" w:sz="0" w:space="0" w:color="auto"/>
        <w:right w:val="none" w:sz="0" w:space="0" w:color="auto"/>
      </w:divBdr>
    </w:div>
    <w:div w:id="47805265">
      <w:bodyDiv w:val="1"/>
      <w:marLeft w:val="0"/>
      <w:marRight w:val="0"/>
      <w:marTop w:val="0"/>
      <w:marBottom w:val="0"/>
      <w:divBdr>
        <w:top w:val="none" w:sz="0" w:space="0" w:color="auto"/>
        <w:left w:val="none" w:sz="0" w:space="0" w:color="auto"/>
        <w:bottom w:val="none" w:sz="0" w:space="0" w:color="auto"/>
        <w:right w:val="none" w:sz="0" w:space="0" w:color="auto"/>
      </w:divBdr>
    </w:div>
    <w:div w:id="49036049">
      <w:bodyDiv w:val="1"/>
      <w:marLeft w:val="0"/>
      <w:marRight w:val="0"/>
      <w:marTop w:val="0"/>
      <w:marBottom w:val="0"/>
      <w:divBdr>
        <w:top w:val="none" w:sz="0" w:space="0" w:color="auto"/>
        <w:left w:val="none" w:sz="0" w:space="0" w:color="auto"/>
        <w:bottom w:val="none" w:sz="0" w:space="0" w:color="auto"/>
        <w:right w:val="none" w:sz="0" w:space="0" w:color="auto"/>
      </w:divBdr>
    </w:div>
    <w:div w:id="52001776">
      <w:bodyDiv w:val="1"/>
      <w:marLeft w:val="0"/>
      <w:marRight w:val="0"/>
      <w:marTop w:val="0"/>
      <w:marBottom w:val="0"/>
      <w:divBdr>
        <w:top w:val="none" w:sz="0" w:space="0" w:color="auto"/>
        <w:left w:val="none" w:sz="0" w:space="0" w:color="auto"/>
        <w:bottom w:val="none" w:sz="0" w:space="0" w:color="auto"/>
        <w:right w:val="none" w:sz="0" w:space="0" w:color="auto"/>
      </w:divBdr>
    </w:div>
    <w:div w:id="53045947">
      <w:bodyDiv w:val="1"/>
      <w:marLeft w:val="0"/>
      <w:marRight w:val="0"/>
      <w:marTop w:val="0"/>
      <w:marBottom w:val="0"/>
      <w:divBdr>
        <w:top w:val="none" w:sz="0" w:space="0" w:color="auto"/>
        <w:left w:val="none" w:sz="0" w:space="0" w:color="auto"/>
        <w:bottom w:val="none" w:sz="0" w:space="0" w:color="auto"/>
        <w:right w:val="none" w:sz="0" w:space="0" w:color="auto"/>
      </w:divBdr>
    </w:div>
    <w:div w:id="58134162">
      <w:bodyDiv w:val="1"/>
      <w:marLeft w:val="0"/>
      <w:marRight w:val="0"/>
      <w:marTop w:val="0"/>
      <w:marBottom w:val="0"/>
      <w:divBdr>
        <w:top w:val="none" w:sz="0" w:space="0" w:color="auto"/>
        <w:left w:val="none" w:sz="0" w:space="0" w:color="auto"/>
        <w:bottom w:val="none" w:sz="0" w:space="0" w:color="auto"/>
        <w:right w:val="none" w:sz="0" w:space="0" w:color="auto"/>
      </w:divBdr>
    </w:div>
    <w:div w:id="60831733">
      <w:bodyDiv w:val="1"/>
      <w:marLeft w:val="0"/>
      <w:marRight w:val="0"/>
      <w:marTop w:val="0"/>
      <w:marBottom w:val="0"/>
      <w:divBdr>
        <w:top w:val="none" w:sz="0" w:space="0" w:color="auto"/>
        <w:left w:val="none" w:sz="0" w:space="0" w:color="auto"/>
        <w:bottom w:val="none" w:sz="0" w:space="0" w:color="auto"/>
        <w:right w:val="none" w:sz="0" w:space="0" w:color="auto"/>
      </w:divBdr>
    </w:div>
    <w:div w:id="68814537">
      <w:bodyDiv w:val="1"/>
      <w:marLeft w:val="0"/>
      <w:marRight w:val="0"/>
      <w:marTop w:val="0"/>
      <w:marBottom w:val="0"/>
      <w:divBdr>
        <w:top w:val="none" w:sz="0" w:space="0" w:color="auto"/>
        <w:left w:val="none" w:sz="0" w:space="0" w:color="auto"/>
        <w:bottom w:val="none" w:sz="0" w:space="0" w:color="auto"/>
        <w:right w:val="none" w:sz="0" w:space="0" w:color="auto"/>
      </w:divBdr>
    </w:div>
    <w:div w:id="71857827">
      <w:bodyDiv w:val="1"/>
      <w:marLeft w:val="0"/>
      <w:marRight w:val="0"/>
      <w:marTop w:val="0"/>
      <w:marBottom w:val="0"/>
      <w:divBdr>
        <w:top w:val="none" w:sz="0" w:space="0" w:color="auto"/>
        <w:left w:val="none" w:sz="0" w:space="0" w:color="auto"/>
        <w:bottom w:val="none" w:sz="0" w:space="0" w:color="auto"/>
        <w:right w:val="none" w:sz="0" w:space="0" w:color="auto"/>
      </w:divBdr>
    </w:div>
    <w:div w:id="76025536">
      <w:bodyDiv w:val="1"/>
      <w:marLeft w:val="0"/>
      <w:marRight w:val="0"/>
      <w:marTop w:val="0"/>
      <w:marBottom w:val="0"/>
      <w:divBdr>
        <w:top w:val="none" w:sz="0" w:space="0" w:color="auto"/>
        <w:left w:val="none" w:sz="0" w:space="0" w:color="auto"/>
        <w:bottom w:val="none" w:sz="0" w:space="0" w:color="auto"/>
        <w:right w:val="none" w:sz="0" w:space="0" w:color="auto"/>
      </w:divBdr>
    </w:div>
    <w:div w:id="81529538">
      <w:bodyDiv w:val="1"/>
      <w:marLeft w:val="0"/>
      <w:marRight w:val="0"/>
      <w:marTop w:val="0"/>
      <w:marBottom w:val="0"/>
      <w:divBdr>
        <w:top w:val="none" w:sz="0" w:space="0" w:color="auto"/>
        <w:left w:val="none" w:sz="0" w:space="0" w:color="auto"/>
        <w:bottom w:val="none" w:sz="0" w:space="0" w:color="auto"/>
        <w:right w:val="none" w:sz="0" w:space="0" w:color="auto"/>
      </w:divBdr>
    </w:div>
    <w:div w:id="84234901">
      <w:bodyDiv w:val="1"/>
      <w:marLeft w:val="0"/>
      <w:marRight w:val="0"/>
      <w:marTop w:val="0"/>
      <w:marBottom w:val="0"/>
      <w:divBdr>
        <w:top w:val="none" w:sz="0" w:space="0" w:color="auto"/>
        <w:left w:val="none" w:sz="0" w:space="0" w:color="auto"/>
        <w:bottom w:val="none" w:sz="0" w:space="0" w:color="auto"/>
        <w:right w:val="none" w:sz="0" w:space="0" w:color="auto"/>
      </w:divBdr>
    </w:div>
    <w:div w:id="102507176">
      <w:bodyDiv w:val="1"/>
      <w:marLeft w:val="0"/>
      <w:marRight w:val="0"/>
      <w:marTop w:val="0"/>
      <w:marBottom w:val="0"/>
      <w:divBdr>
        <w:top w:val="none" w:sz="0" w:space="0" w:color="auto"/>
        <w:left w:val="none" w:sz="0" w:space="0" w:color="auto"/>
        <w:bottom w:val="none" w:sz="0" w:space="0" w:color="auto"/>
        <w:right w:val="none" w:sz="0" w:space="0" w:color="auto"/>
      </w:divBdr>
    </w:div>
    <w:div w:id="103043225">
      <w:bodyDiv w:val="1"/>
      <w:marLeft w:val="0"/>
      <w:marRight w:val="0"/>
      <w:marTop w:val="0"/>
      <w:marBottom w:val="0"/>
      <w:divBdr>
        <w:top w:val="none" w:sz="0" w:space="0" w:color="auto"/>
        <w:left w:val="none" w:sz="0" w:space="0" w:color="auto"/>
        <w:bottom w:val="none" w:sz="0" w:space="0" w:color="auto"/>
        <w:right w:val="none" w:sz="0" w:space="0" w:color="auto"/>
      </w:divBdr>
    </w:div>
    <w:div w:id="103967814">
      <w:bodyDiv w:val="1"/>
      <w:marLeft w:val="0"/>
      <w:marRight w:val="0"/>
      <w:marTop w:val="0"/>
      <w:marBottom w:val="0"/>
      <w:divBdr>
        <w:top w:val="none" w:sz="0" w:space="0" w:color="auto"/>
        <w:left w:val="none" w:sz="0" w:space="0" w:color="auto"/>
        <w:bottom w:val="none" w:sz="0" w:space="0" w:color="auto"/>
        <w:right w:val="none" w:sz="0" w:space="0" w:color="auto"/>
      </w:divBdr>
    </w:div>
    <w:div w:id="112024458">
      <w:bodyDiv w:val="1"/>
      <w:marLeft w:val="0"/>
      <w:marRight w:val="0"/>
      <w:marTop w:val="0"/>
      <w:marBottom w:val="0"/>
      <w:divBdr>
        <w:top w:val="none" w:sz="0" w:space="0" w:color="auto"/>
        <w:left w:val="none" w:sz="0" w:space="0" w:color="auto"/>
        <w:bottom w:val="none" w:sz="0" w:space="0" w:color="auto"/>
        <w:right w:val="none" w:sz="0" w:space="0" w:color="auto"/>
      </w:divBdr>
    </w:div>
    <w:div w:id="124129715">
      <w:bodyDiv w:val="1"/>
      <w:marLeft w:val="0"/>
      <w:marRight w:val="0"/>
      <w:marTop w:val="0"/>
      <w:marBottom w:val="0"/>
      <w:divBdr>
        <w:top w:val="none" w:sz="0" w:space="0" w:color="auto"/>
        <w:left w:val="none" w:sz="0" w:space="0" w:color="auto"/>
        <w:bottom w:val="none" w:sz="0" w:space="0" w:color="auto"/>
        <w:right w:val="none" w:sz="0" w:space="0" w:color="auto"/>
      </w:divBdr>
    </w:div>
    <w:div w:id="126168900">
      <w:bodyDiv w:val="1"/>
      <w:marLeft w:val="0"/>
      <w:marRight w:val="0"/>
      <w:marTop w:val="0"/>
      <w:marBottom w:val="0"/>
      <w:divBdr>
        <w:top w:val="none" w:sz="0" w:space="0" w:color="auto"/>
        <w:left w:val="none" w:sz="0" w:space="0" w:color="auto"/>
        <w:bottom w:val="none" w:sz="0" w:space="0" w:color="auto"/>
        <w:right w:val="none" w:sz="0" w:space="0" w:color="auto"/>
      </w:divBdr>
    </w:div>
    <w:div w:id="126433390">
      <w:bodyDiv w:val="1"/>
      <w:marLeft w:val="0"/>
      <w:marRight w:val="0"/>
      <w:marTop w:val="0"/>
      <w:marBottom w:val="0"/>
      <w:divBdr>
        <w:top w:val="none" w:sz="0" w:space="0" w:color="auto"/>
        <w:left w:val="none" w:sz="0" w:space="0" w:color="auto"/>
        <w:bottom w:val="none" w:sz="0" w:space="0" w:color="auto"/>
        <w:right w:val="none" w:sz="0" w:space="0" w:color="auto"/>
      </w:divBdr>
    </w:div>
    <w:div w:id="129061438">
      <w:bodyDiv w:val="1"/>
      <w:marLeft w:val="0"/>
      <w:marRight w:val="0"/>
      <w:marTop w:val="0"/>
      <w:marBottom w:val="0"/>
      <w:divBdr>
        <w:top w:val="none" w:sz="0" w:space="0" w:color="auto"/>
        <w:left w:val="none" w:sz="0" w:space="0" w:color="auto"/>
        <w:bottom w:val="none" w:sz="0" w:space="0" w:color="auto"/>
        <w:right w:val="none" w:sz="0" w:space="0" w:color="auto"/>
      </w:divBdr>
    </w:div>
    <w:div w:id="132413149">
      <w:bodyDiv w:val="1"/>
      <w:marLeft w:val="0"/>
      <w:marRight w:val="0"/>
      <w:marTop w:val="0"/>
      <w:marBottom w:val="0"/>
      <w:divBdr>
        <w:top w:val="none" w:sz="0" w:space="0" w:color="auto"/>
        <w:left w:val="none" w:sz="0" w:space="0" w:color="auto"/>
        <w:bottom w:val="none" w:sz="0" w:space="0" w:color="auto"/>
        <w:right w:val="none" w:sz="0" w:space="0" w:color="auto"/>
      </w:divBdr>
    </w:div>
    <w:div w:id="134224670">
      <w:bodyDiv w:val="1"/>
      <w:marLeft w:val="0"/>
      <w:marRight w:val="0"/>
      <w:marTop w:val="0"/>
      <w:marBottom w:val="0"/>
      <w:divBdr>
        <w:top w:val="none" w:sz="0" w:space="0" w:color="auto"/>
        <w:left w:val="none" w:sz="0" w:space="0" w:color="auto"/>
        <w:bottom w:val="none" w:sz="0" w:space="0" w:color="auto"/>
        <w:right w:val="none" w:sz="0" w:space="0" w:color="auto"/>
      </w:divBdr>
    </w:div>
    <w:div w:id="136800567">
      <w:bodyDiv w:val="1"/>
      <w:marLeft w:val="0"/>
      <w:marRight w:val="0"/>
      <w:marTop w:val="0"/>
      <w:marBottom w:val="0"/>
      <w:divBdr>
        <w:top w:val="none" w:sz="0" w:space="0" w:color="auto"/>
        <w:left w:val="none" w:sz="0" w:space="0" w:color="auto"/>
        <w:bottom w:val="none" w:sz="0" w:space="0" w:color="auto"/>
        <w:right w:val="none" w:sz="0" w:space="0" w:color="auto"/>
      </w:divBdr>
    </w:div>
    <w:div w:id="137000066">
      <w:bodyDiv w:val="1"/>
      <w:marLeft w:val="0"/>
      <w:marRight w:val="0"/>
      <w:marTop w:val="0"/>
      <w:marBottom w:val="0"/>
      <w:divBdr>
        <w:top w:val="none" w:sz="0" w:space="0" w:color="auto"/>
        <w:left w:val="none" w:sz="0" w:space="0" w:color="auto"/>
        <w:bottom w:val="none" w:sz="0" w:space="0" w:color="auto"/>
        <w:right w:val="none" w:sz="0" w:space="0" w:color="auto"/>
      </w:divBdr>
    </w:div>
    <w:div w:id="142548305">
      <w:bodyDiv w:val="1"/>
      <w:marLeft w:val="0"/>
      <w:marRight w:val="0"/>
      <w:marTop w:val="0"/>
      <w:marBottom w:val="0"/>
      <w:divBdr>
        <w:top w:val="none" w:sz="0" w:space="0" w:color="auto"/>
        <w:left w:val="none" w:sz="0" w:space="0" w:color="auto"/>
        <w:bottom w:val="none" w:sz="0" w:space="0" w:color="auto"/>
        <w:right w:val="none" w:sz="0" w:space="0" w:color="auto"/>
      </w:divBdr>
    </w:div>
    <w:div w:id="143590942">
      <w:bodyDiv w:val="1"/>
      <w:marLeft w:val="0"/>
      <w:marRight w:val="0"/>
      <w:marTop w:val="0"/>
      <w:marBottom w:val="0"/>
      <w:divBdr>
        <w:top w:val="none" w:sz="0" w:space="0" w:color="auto"/>
        <w:left w:val="none" w:sz="0" w:space="0" w:color="auto"/>
        <w:bottom w:val="none" w:sz="0" w:space="0" w:color="auto"/>
        <w:right w:val="none" w:sz="0" w:space="0" w:color="auto"/>
      </w:divBdr>
    </w:div>
    <w:div w:id="151065636">
      <w:bodyDiv w:val="1"/>
      <w:marLeft w:val="0"/>
      <w:marRight w:val="0"/>
      <w:marTop w:val="0"/>
      <w:marBottom w:val="0"/>
      <w:divBdr>
        <w:top w:val="none" w:sz="0" w:space="0" w:color="auto"/>
        <w:left w:val="none" w:sz="0" w:space="0" w:color="auto"/>
        <w:bottom w:val="none" w:sz="0" w:space="0" w:color="auto"/>
        <w:right w:val="none" w:sz="0" w:space="0" w:color="auto"/>
      </w:divBdr>
      <w:divsChild>
        <w:div w:id="656688880">
          <w:marLeft w:val="0"/>
          <w:marRight w:val="0"/>
          <w:marTop w:val="75"/>
          <w:marBottom w:val="75"/>
          <w:divBdr>
            <w:top w:val="none" w:sz="0" w:space="0" w:color="auto"/>
            <w:left w:val="none" w:sz="0" w:space="0" w:color="auto"/>
            <w:bottom w:val="none" w:sz="0" w:space="0" w:color="auto"/>
            <w:right w:val="none" w:sz="0" w:space="0" w:color="auto"/>
          </w:divBdr>
        </w:div>
      </w:divsChild>
    </w:div>
    <w:div w:id="153885860">
      <w:bodyDiv w:val="1"/>
      <w:marLeft w:val="0"/>
      <w:marRight w:val="0"/>
      <w:marTop w:val="0"/>
      <w:marBottom w:val="0"/>
      <w:divBdr>
        <w:top w:val="none" w:sz="0" w:space="0" w:color="auto"/>
        <w:left w:val="none" w:sz="0" w:space="0" w:color="auto"/>
        <w:bottom w:val="none" w:sz="0" w:space="0" w:color="auto"/>
        <w:right w:val="none" w:sz="0" w:space="0" w:color="auto"/>
      </w:divBdr>
    </w:div>
    <w:div w:id="169804430">
      <w:bodyDiv w:val="1"/>
      <w:marLeft w:val="0"/>
      <w:marRight w:val="0"/>
      <w:marTop w:val="0"/>
      <w:marBottom w:val="0"/>
      <w:divBdr>
        <w:top w:val="none" w:sz="0" w:space="0" w:color="auto"/>
        <w:left w:val="none" w:sz="0" w:space="0" w:color="auto"/>
        <w:bottom w:val="none" w:sz="0" w:space="0" w:color="auto"/>
        <w:right w:val="none" w:sz="0" w:space="0" w:color="auto"/>
      </w:divBdr>
    </w:div>
    <w:div w:id="180823258">
      <w:bodyDiv w:val="1"/>
      <w:marLeft w:val="0"/>
      <w:marRight w:val="0"/>
      <w:marTop w:val="0"/>
      <w:marBottom w:val="0"/>
      <w:divBdr>
        <w:top w:val="none" w:sz="0" w:space="0" w:color="auto"/>
        <w:left w:val="none" w:sz="0" w:space="0" w:color="auto"/>
        <w:bottom w:val="none" w:sz="0" w:space="0" w:color="auto"/>
        <w:right w:val="none" w:sz="0" w:space="0" w:color="auto"/>
      </w:divBdr>
    </w:div>
    <w:div w:id="181238962">
      <w:bodyDiv w:val="1"/>
      <w:marLeft w:val="0"/>
      <w:marRight w:val="0"/>
      <w:marTop w:val="0"/>
      <w:marBottom w:val="0"/>
      <w:divBdr>
        <w:top w:val="none" w:sz="0" w:space="0" w:color="auto"/>
        <w:left w:val="none" w:sz="0" w:space="0" w:color="auto"/>
        <w:bottom w:val="none" w:sz="0" w:space="0" w:color="auto"/>
        <w:right w:val="none" w:sz="0" w:space="0" w:color="auto"/>
      </w:divBdr>
    </w:div>
    <w:div w:id="181405546">
      <w:bodyDiv w:val="1"/>
      <w:marLeft w:val="0"/>
      <w:marRight w:val="0"/>
      <w:marTop w:val="0"/>
      <w:marBottom w:val="0"/>
      <w:divBdr>
        <w:top w:val="none" w:sz="0" w:space="0" w:color="auto"/>
        <w:left w:val="none" w:sz="0" w:space="0" w:color="auto"/>
        <w:bottom w:val="none" w:sz="0" w:space="0" w:color="auto"/>
        <w:right w:val="none" w:sz="0" w:space="0" w:color="auto"/>
      </w:divBdr>
    </w:div>
    <w:div w:id="181555788">
      <w:bodyDiv w:val="1"/>
      <w:marLeft w:val="0"/>
      <w:marRight w:val="0"/>
      <w:marTop w:val="0"/>
      <w:marBottom w:val="0"/>
      <w:divBdr>
        <w:top w:val="none" w:sz="0" w:space="0" w:color="auto"/>
        <w:left w:val="none" w:sz="0" w:space="0" w:color="auto"/>
        <w:bottom w:val="none" w:sz="0" w:space="0" w:color="auto"/>
        <w:right w:val="none" w:sz="0" w:space="0" w:color="auto"/>
      </w:divBdr>
    </w:div>
    <w:div w:id="185219211">
      <w:bodyDiv w:val="1"/>
      <w:marLeft w:val="0"/>
      <w:marRight w:val="0"/>
      <w:marTop w:val="0"/>
      <w:marBottom w:val="0"/>
      <w:divBdr>
        <w:top w:val="none" w:sz="0" w:space="0" w:color="auto"/>
        <w:left w:val="none" w:sz="0" w:space="0" w:color="auto"/>
        <w:bottom w:val="none" w:sz="0" w:space="0" w:color="auto"/>
        <w:right w:val="none" w:sz="0" w:space="0" w:color="auto"/>
      </w:divBdr>
    </w:div>
    <w:div w:id="185676166">
      <w:bodyDiv w:val="1"/>
      <w:marLeft w:val="0"/>
      <w:marRight w:val="0"/>
      <w:marTop w:val="0"/>
      <w:marBottom w:val="0"/>
      <w:divBdr>
        <w:top w:val="none" w:sz="0" w:space="0" w:color="auto"/>
        <w:left w:val="none" w:sz="0" w:space="0" w:color="auto"/>
        <w:bottom w:val="none" w:sz="0" w:space="0" w:color="auto"/>
        <w:right w:val="none" w:sz="0" w:space="0" w:color="auto"/>
      </w:divBdr>
      <w:divsChild>
        <w:div w:id="1161046960">
          <w:marLeft w:val="0"/>
          <w:marRight w:val="0"/>
          <w:marTop w:val="0"/>
          <w:marBottom w:val="0"/>
          <w:divBdr>
            <w:top w:val="none" w:sz="0" w:space="0" w:color="auto"/>
            <w:left w:val="none" w:sz="0" w:space="0" w:color="auto"/>
            <w:bottom w:val="none" w:sz="0" w:space="0" w:color="auto"/>
            <w:right w:val="none" w:sz="0" w:space="0" w:color="auto"/>
          </w:divBdr>
          <w:divsChild>
            <w:div w:id="4644739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89270623">
      <w:bodyDiv w:val="1"/>
      <w:marLeft w:val="0"/>
      <w:marRight w:val="0"/>
      <w:marTop w:val="0"/>
      <w:marBottom w:val="0"/>
      <w:divBdr>
        <w:top w:val="none" w:sz="0" w:space="0" w:color="auto"/>
        <w:left w:val="none" w:sz="0" w:space="0" w:color="auto"/>
        <w:bottom w:val="none" w:sz="0" w:space="0" w:color="auto"/>
        <w:right w:val="none" w:sz="0" w:space="0" w:color="auto"/>
      </w:divBdr>
    </w:div>
    <w:div w:id="193740378">
      <w:bodyDiv w:val="1"/>
      <w:marLeft w:val="0"/>
      <w:marRight w:val="0"/>
      <w:marTop w:val="0"/>
      <w:marBottom w:val="0"/>
      <w:divBdr>
        <w:top w:val="none" w:sz="0" w:space="0" w:color="auto"/>
        <w:left w:val="none" w:sz="0" w:space="0" w:color="auto"/>
        <w:bottom w:val="none" w:sz="0" w:space="0" w:color="auto"/>
        <w:right w:val="none" w:sz="0" w:space="0" w:color="auto"/>
      </w:divBdr>
    </w:div>
    <w:div w:id="195974344">
      <w:bodyDiv w:val="1"/>
      <w:marLeft w:val="0"/>
      <w:marRight w:val="0"/>
      <w:marTop w:val="0"/>
      <w:marBottom w:val="0"/>
      <w:divBdr>
        <w:top w:val="none" w:sz="0" w:space="0" w:color="auto"/>
        <w:left w:val="none" w:sz="0" w:space="0" w:color="auto"/>
        <w:bottom w:val="none" w:sz="0" w:space="0" w:color="auto"/>
        <w:right w:val="none" w:sz="0" w:space="0" w:color="auto"/>
      </w:divBdr>
    </w:div>
    <w:div w:id="200677517">
      <w:bodyDiv w:val="1"/>
      <w:marLeft w:val="0"/>
      <w:marRight w:val="0"/>
      <w:marTop w:val="0"/>
      <w:marBottom w:val="0"/>
      <w:divBdr>
        <w:top w:val="none" w:sz="0" w:space="0" w:color="auto"/>
        <w:left w:val="none" w:sz="0" w:space="0" w:color="auto"/>
        <w:bottom w:val="none" w:sz="0" w:space="0" w:color="auto"/>
        <w:right w:val="none" w:sz="0" w:space="0" w:color="auto"/>
      </w:divBdr>
    </w:div>
    <w:div w:id="214632320">
      <w:bodyDiv w:val="1"/>
      <w:marLeft w:val="0"/>
      <w:marRight w:val="0"/>
      <w:marTop w:val="0"/>
      <w:marBottom w:val="0"/>
      <w:divBdr>
        <w:top w:val="none" w:sz="0" w:space="0" w:color="auto"/>
        <w:left w:val="none" w:sz="0" w:space="0" w:color="auto"/>
        <w:bottom w:val="none" w:sz="0" w:space="0" w:color="auto"/>
        <w:right w:val="none" w:sz="0" w:space="0" w:color="auto"/>
      </w:divBdr>
    </w:div>
    <w:div w:id="215166625">
      <w:bodyDiv w:val="1"/>
      <w:marLeft w:val="0"/>
      <w:marRight w:val="0"/>
      <w:marTop w:val="0"/>
      <w:marBottom w:val="0"/>
      <w:divBdr>
        <w:top w:val="none" w:sz="0" w:space="0" w:color="auto"/>
        <w:left w:val="none" w:sz="0" w:space="0" w:color="auto"/>
        <w:bottom w:val="none" w:sz="0" w:space="0" w:color="auto"/>
        <w:right w:val="none" w:sz="0" w:space="0" w:color="auto"/>
      </w:divBdr>
    </w:div>
    <w:div w:id="217205839">
      <w:bodyDiv w:val="1"/>
      <w:marLeft w:val="0"/>
      <w:marRight w:val="0"/>
      <w:marTop w:val="0"/>
      <w:marBottom w:val="0"/>
      <w:divBdr>
        <w:top w:val="none" w:sz="0" w:space="0" w:color="auto"/>
        <w:left w:val="none" w:sz="0" w:space="0" w:color="auto"/>
        <w:bottom w:val="none" w:sz="0" w:space="0" w:color="auto"/>
        <w:right w:val="none" w:sz="0" w:space="0" w:color="auto"/>
      </w:divBdr>
    </w:div>
    <w:div w:id="225341310">
      <w:bodyDiv w:val="1"/>
      <w:marLeft w:val="0"/>
      <w:marRight w:val="0"/>
      <w:marTop w:val="0"/>
      <w:marBottom w:val="0"/>
      <w:divBdr>
        <w:top w:val="none" w:sz="0" w:space="0" w:color="auto"/>
        <w:left w:val="none" w:sz="0" w:space="0" w:color="auto"/>
        <w:bottom w:val="none" w:sz="0" w:space="0" w:color="auto"/>
        <w:right w:val="none" w:sz="0" w:space="0" w:color="auto"/>
      </w:divBdr>
    </w:div>
    <w:div w:id="229969163">
      <w:bodyDiv w:val="1"/>
      <w:marLeft w:val="0"/>
      <w:marRight w:val="0"/>
      <w:marTop w:val="0"/>
      <w:marBottom w:val="0"/>
      <w:divBdr>
        <w:top w:val="none" w:sz="0" w:space="0" w:color="auto"/>
        <w:left w:val="none" w:sz="0" w:space="0" w:color="auto"/>
        <w:bottom w:val="none" w:sz="0" w:space="0" w:color="auto"/>
        <w:right w:val="none" w:sz="0" w:space="0" w:color="auto"/>
      </w:divBdr>
    </w:div>
    <w:div w:id="233590025">
      <w:bodyDiv w:val="1"/>
      <w:marLeft w:val="0"/>
      <w:marRight w:val="0"/>
      <w:marTop w:val="0"/>
      <w:marBottom w:val="0"/>
      <w:divBdr>
        <w:top w:val="none" w:sz="0" w:space="0" w:color="auto"/>
        <w:left w:val="none" w:sz="0" w:space="0" w:color="auto"/>
        <w:bottom w:val="none" w:sz="0" w:space="0" w:color="auto"/>
        <w:right w:val="none" w:sz="0" w:space="0" w:color="auto"/>
      </w:divBdr>
    </w:div>
    <w:div w:id="233860572">
      <w:bodyDiv w:val="1"/>
      <w:marLeft w:val="0"/>
      <w:marRight w:val="0"/>
      <w:marTop w:val="0"/>
      <w:marBottom w:val="0"/>
      <w:divBdr>
        <w:top w:val="none" w:sz="0" w:space="0" w:color="auto"/>
        <w:left w:val="none" w:sz="0" w:space="0" w:color="auto"/>
        <w:bottom w:val="none" w:sz="0" w:space="0" w:color="auto"/>
        <w:right w:val="none" w:sz="0" w:space="0" w:color="auto"/>
      </w:divBdr>
    </w:div>
    <w:div w:id="234366083">
      <w:bodyDiv w:val="1"/>
      <w:marLeft w:val="0"/>
      <w:marRight w:val="0"/>
      <w:marTop w:val="0"/>
      <w:marBottom w:val="0"/>
      <w:divBdr>
        <w:top w:val="none" w:sz="0" w:space="0" w:color="auto"/>
        <w:left w:val="none" w:sz="0" w:space="0" w:color="auto"/>
        <w:bottom w:val="none" w:sz="0" w:space="0" w:color="auto"/>
        <w:right w:val="none" w:sz="0" w:space="0" w:color="auto"/>
      </w:divBdr>
    </w:div>
    <w:div w:id="236936276">
      <w:bodyDiv w:val="1"/>
      <w:marLeft w:val="0"/>
      <w:marRight w:val="0"/>
      <w:marTop w:val="0"/>
      <w:marBottom w:val="0"/>
      <w:divBdr>
        <w:top w:val="none" w:sz="0" w:space="0" w:color="auto"/>
        <w:left w:val="none" w:sz="0" w:space="0" w:color="auto"/>
        <w:bottom w:val="none" w:sz="0" w:space="0" w:color="auto"/>
        <w:right w:val="none" w:sz="0" w:space="0" w:color="auto"/>
      </w:divBdr>
    </w:div>
    <w:div w:id="258174843">
      <w:bodyDiv w:val="1"/>
      <w:marLeft w:val="0"/>
      <w:marRight w:val="0"/>
      <w:marTop w:val="0"/>
      <w:marBottom w:val="0"/>
      <w:divBdr>
        <w:top w:val="none" w:sz="0" w:space="0" w:color="auto"/>
        <w:left w:val="none" w:sz="0" w:space="0" w:color="auto"/>
        <w:bottom w:val="none" w:sz="0" w:space="0" w:color="auto"/>
        <w:right w:val="none" w:sz="0" w:space="0" w:color="auto"/>
      </w:divBdr>
    </w:div>
    <w:div w:id="262734716">
      <w:bodyDiv w:val="1"/>
      <w:marLeft w:val="0"/>
      <w:marRight w:val="0"/>
      <w:marTop w:val="0"/>
      <w:marBottom w:val="0"/>
      <w:divBdr>
        <w:top w:val="none" w:sz="0" w:space="0" w:color="auto"/>
        <w:left w:val="none" w:sz="0" w:space="0" w:color="auto"/>
        <w:bottom w:val="none" w:sz="0" w:space="0" w:color="auto"/>
        <w:right w:val="none" w:sz="0" w:space="0" w:color="auto"/>
      </w:divBdr>
    </w:div>
    <w:div w:id="263997132">
      <w:bodyDiv w:val="1"/>
      <w:marLeft w:val="0"/>
      <w:marRight w:val="0"/>
      <w:marTop w:val="0"/>
      <w:marBottom w:val="0"/>
      <w:divBdr>
        <w:top w:val="none" w:sz="0" w:space="0" w:color="auto"/>
        <w:left w:val="none" w:sz="0" w:space="0" w:color="auto"/>
        <w:bottom w:val="none" w:sz="0" w:space="0" w:color="auto"/>
        <w:right w:val="none" w:sz="0" w:space="0" w:color="auto"/>
      </w:divBdr>
    </w:div>
    <w:div w:id="265190394">
      <w:bodyDiv w:val="1"/>
      <w:marLeft w:val="0"/>
      <w:marRight w:val="0"/>
      <w:marTop w:val="0"/>
      <w:marBottom w:val="0"/>
      <w:divBdr>
        <w:top w:val="none" w:sz="0" w:space="0" w:color="auto"/>
        <w:left w:val="none" w:sz="0" w:space="0" w:color="auto"/>
        <w:bottom w:val="none" w:sz="0" w:space="0" w:color="auto"/>
        <w:right w:val="none" w:sz="0" w:space="0" w:color="auto"/>
      </w:divBdr>
    </w:div>
    <w:div w:id="268051094">
      <w:bodyDiv w:val="1"/>
      <w:marLeft w:val="0"/>
      <w:marRight w:val="0"/>
      <w:marTop w:val="0"/>
      <w:marBottom w:val="0"/>
      <w:divBdr>
        <w:top w:val="none" w:sz="0" w:space="0" w:color="auto"/>
        <w:left w:val="none" w:sz="0" w:space="0" w:color="auto"/>
        <w:bottom w:val="none" w:sz="0" w:space="0" w:color="auto"/>
        <w:right w:val="none" w:sz="0" w:space="0" w:color="auto"/>
      </w:divBdr>
    </w:div>
    <w:div w:id="269437219">
      <w:bodyDiv w:val="1"/>
      <w:marLeft w:val="0"/>
      <w:marRight w:val="0"/>
      <w:marTop w:val="0"/>
      <w:marBottom w:val="0"/>
      <w:divBdr>
        <w:top w:val="none" w:sz="0" w:space="0" w:color="auto"/>
        <w:left w:val="none" w:sz="0" w:space="0" w:color="auto"/>
        <w:bottom w:val="none" w:sz="0" w:space="0" w:color="auto"/>
        <w:right w:val="none" w:sz="0" w:space="0" w:color="auto"/>
      </w:divBdr>
    </w:div>
    <w:div w:id="270481038">
      <w:bodyDiv w:val="1"/>
      <w:marLeft w:val="0"/>
      <w:marRight w:val="0"/>
      <w:marTop w:val="0"/>
      <w:marBottom w:val="0"/>
      <w:divBdr>
        <w:top w:val="none" w:sz="0" w:space="0" w:color="auto"/>
        <w:left w:val="none" w:sz="0" w:space="0" w:color="auto"/>
        <w:bottom w:val="none" w:sz="0" w:space="0" w:color="auto"/>
        <w:right w:val="none" w:sz="0" w:space="0" w:color="auto"/>
      </w:divBdr>
    </w:div>
    <w:div w:id="278611382">
      <w:bodyDiv w:val="1"/>
      <w:marLeft w:val="0"/>
      <w:marRight w:val="0"/>
      <w:marTop w:val="0"/>
      <w:marBottom w:val="0"/>
      <w:divBdr>
        <w:top w:val="none" w:sz="0" w:space="0" w:color="auto"/>
        <w:left w:val="none" w:sz="0" w:space="0" w:color="auto"/>
        <w:bottom w:val="none" w:sz="0" w:space="0" w:color="auto"/>
        <w:right w:val="none" w:sz="0" w:space="0" w:color="auto"/>
      </w:divBdr>
      <w:divsChild>
        <w:div w:id="1724865813">
          <w:marLeft w:val="0"/>
          <w:marRight w:val="0"/>
          <w:marTop w:val="0"/>
          <w:marBottom w:val="0"/>
          <w:divBdr>
            <w:top w:val="none" w:sz="0" w:space="0" w:color="auto"/>
            <w:left w:val="none" w:sz="0" w:space="0" w:color="auto"/>
            <w:bottom w:val="none" w:sz="0" w:space="0" w:color="auto"/>
            <w:right w:val="none" w:sz="0" w:space="0" w:color="auto"/>
          </w:divBdr>
          <w:divsChild>
            <w:div w:id="17502759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79382258">
      <w:bodyDiv w:val="1"/>
      <w:marLeft w:val="0"/>
      <w:marRight w:val="0"/>
      <w:marTop w:val="0"/>
      <w:marBottom w:val="0"/>
      <w:divBdr>
        <w:top w:val="none" w:sz="0" w:space="0" w:color="auto"/>
        <w:left w:val="none" w:sz="0" w:space="0" w:color="auto"/>
        <w:bottom w:val="none" w:sz="0" w:space="0" w:color="auto"/>
        <w:right w:val="none" w:sz="0" w:space="0" w:color="auto"/>
      </w:divBdr>
    </w:div>
    <w:div w:id="293563234">
      <w:bodyDiv w:val="1"/>
      <w:marLeft w:val="0"/>
      <w:marRight w:val="0"/>
      <w:marTop w:val="0"/>
      <w:marBottom w:val="0"/>
      <w:divBdr>
        <w:top w:val="none" w:sz="0" w:space="0" w:color="auto"/>
        <w:left w:val="none" w:sz="0" w:space="0" w:color="auto"/>
        <w:bottom w:val="none" w:sz="0" w:space="0" w:color="auto"/>
        <w:right w:val="none" w:sz="0" w:space="0" w:color="auto"/>
      </w:divBdr>
    </w:div>
    <w:div w:id="295305803">
      <w:bodyDiv w:val="1"/>
      <w:marLeft w:val="0"/>
      <w:marRight w:val="0"/>
      <w:marTop w:val="0"/>
      <w:marBottom w:val="0"/>
      <w:divBdr>
        <w:top w:val="none" w:sz="0" w:space="0" w:color="auto"/>
        <w:left w:val="none" w:sz="0" w:space="0" w:color="auto"/>
        <w:bottom w:val="none" w:sz="0" w:space="0" w:color="auto"/>
        <w:right w:val="none" w:sz="0" w:space="0" w:color="auto"/>
      </w:divBdr>
    </w:div>
    <w:div w:id="307639320">
      <w:bodyDiv w:val="1"/>
      <w:marLeft w:val="0"/>
      <w:marRight w:val="0"/>
      <w:marTop w:val="0"/>
      <w:marBottom w:val="0"/>
      <w:divBdr>
        <w:top w:val="none" w:sz="0" w:space="0" w:color="auto"/>
        <w:left w:val="none" w:sz="0" w:space="0" w:color="auto"/>
        <w:bottom w:val="none" w:sz="0" w:space="0" w:color="auto"/>
        <w:right w:val="none" w:sz="0" w:space="0" w:color="auto"/>
      </w:divBdr>
    </w:div>
    <w:div w:id="308675651">
      <w:bodyDiv w:val="1"/>
      <w:marLeft w:val="0"/>
      <w:marRight w:val="0"/>
      <w:marTop w:val="0"/>
      <w:marBottom w:val="0"/>
      <w:divBdr>
        <w:top w:val="none" w:sz="0" w:space="0" w:color="auto"/>
        <w:left w:val="none" w:sz="0" w:space="0" w:color="auto"/>
        <w:bottom w:val="none" w:sz="0" w:space="0" w:color="auto"/>
        <w:right w:val="none" w:sz="0" w:space="0" w:color="auto"/>
      </w:divBdr>
    </w:div>
    <w:div w:id="309292216">
      <w:bodyDiv w:val="1"/>
      <w:marLeft w:val="0"/>
      <w:marRight w:val="0"/>
      <w:marTop w:val="0"/>
      <w:marBottom w:val="0"/>
      <w:divBdr>
        <w:top w:val="none" w:sz="0" w:space="0" w:color="auto"/>
        <w:left w:val="none" w:sz="0" w:space="0" w:color="auto"/>
        <w:bottom w:val="none" w:sz="0" w:space="0" w:color="auto"/>
        <w:right w:val="none" w:sz="0" w:space="0" w:color="auto"/>
      </w:divBdr>
    </w:div>
    <w:div w:id="311524477">
      <w:bodyDiv w:val="1"/>
      <w:marLeft w:val="0"/>
      <w:marRight w:val="0"/>
      <w:marTop w:val="0"/>
      <w:marBottom w:val="0"/>
      <w:divBdr>
        <w:top w:val="none" w:sz="0" w:space="0" w:color="auto"/>
        <w:left w:val="none" w:sz="0" w:space="0" w:color="auto"/>
        <w:bottom w:val="none" w:sz="0" w:space="0" w:color="auto"/>
        <w:right w:val="none" w:sz="0" w:space="0" w:color="auto"/>
      </w:divBdr>
    </w:div>
    <w:div w:id="322396394">
      <w:bodyDiv w:val="1"/>
      <w:marLeft w:val="0"/>
      <w:marRight w:val="0"/>
      <w:marTop w:val="0"/>
      <w:marBottom w:val="0"/>
      <w:divBdr>
        <w:top w:val="none" w:sz="0" w:space="0" w:color="auto"/>
        <w:left w:val="none" w:sz="0" w:space="0" w:color="auto"/>
        <w:bottom w:val="none" w:sz="0" w:space="0" w:color="auto"/>
        <w:right w:val="none" w:sz="0" w:space="0" w:color="auto"/>
      </w:divBdr>
    </w:div>
    <w:div w:id="326522970">
      <w:bodyDiv w:val="1"/>
      <w:marLeft w:val="0"/>
      <w:marRight w:val="0"/>
      <w:marTop w:val="0"/>
      <w:marBottom w:val="0"/>
      <w:divBdr>
        <w:top w:val="none" w:sz="0" w:space="0" w:color="auto"/>
        <w:left w:val="none" w:sz="0" w:space="0" w:color="auto"/>
        <w:bottom w:val="none" w:sz="0" w:space="0" w:color="auto"/>
        <w:right w:val="none" w:sz="0" w:space="0" w:color="auto"/>
      </w:divBdr>
      <w:divsChild>
        <w:div w:id="1041827874">
          <w:marLeft w:val="0"/>
          <w:marRight w:val="0"/>
          <w:marTop w:val="0"/>
          <w:marBottom w:val="0"/>
          <w:divBdr>
            <w:top w:val="none" w:sz="0" w:space="0" w:color="auto"/>
            <w:left w:val="none" w:sz="0" w:space="0" w:color="auto"/>
            <w:bottom w:val="none" w:sz="0" w:space="0" w:color="auto"/>
            <w:right w:val="none" w:sz="0" w:space="0" w:color="auto"/>
          </w:divBdr>
          <w:divsChild>
            <w:div w:id="11256597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32537137">
      <w:bodyDiv w:val="1"/>
      <w:marLeft w:val="0"/>
      <w:marRight w:val="0"/>
      <w:marTop w:val="0"/>
      <w:marBottom w:val="0"/>
      <w:divBdr>
        <w:top w:val="none" w:sz="0" w:space="0" w:color="auto"/>
        <w:left w:val="none" w:sz="0" w:space="0" w:color="auto"/>
        <w:bottom w:val="none" w:sz="0" w:space="0" w:color="auto"/>
        <w:right w:val="none" w:sz="0" w:space="0" w:color="auto"/>
      </w:divBdr>
    </w:div>
    <w:div w:id="333656192">
      <w:bodyDiv w:val="1"/>
      <w:marLeft w:val="0"/>
      <w:marRight w:val="0"/>
      <w:marTop w:val="0"/>
      <w:marBottom w:val="0"/>
      <w:divBdr>
        <w:top w:val="none" w:sz="0" w:space="0" w:color="auto"/>
        <w:left w:val="none" w:sz="0" w:space="0" w:color="auto"/>
        <w:bottom w:val="none" w:sz="0" w:space="0" w:color="auto"/>
        <w:right w:val="none" w:sz="0" w:space="0" w:color="auto"/>
      </w:divBdr>
    </w:div>
    <w:div w:id="335546216">
      <w:bodyDiv w:val="1"/>
      <w:marLeft w:val="0"/>
      <w:marRight w:val="0"/>
      <w:marTop w:val="0"/>
      <w:marBottom w:val="0"/>
      <w:divBdr>
        <w:top w:val="none" w:sz="0" w:space="0" w:color="auto"/>
        <w:left w:val="none" w:sz="0" w:space="0" w:color="auto"/>
        <w:bottom w:val="none" w:sz="0" w:space="0" w:color="auto"/>
        <w:right w:val="none" w:sz="0" w:space="0" w:color="auto"/>
      </w:divBdr>
    </w:div>
    <w:div w:id="342898672">
      <w:bodyDiv w:val="1"/>
      <w:marLeft w:val="0"/>
      <w:marRight w:val="0"/>
      <w:marTop w:val="0"/>
      <w:marBottom w:val="0"/>
      <w:divBdr>
        <w:top w:val="none" w:sz="0" w:space="0" w:color="auto"/>
        <w:left w:val="none" w:sz="0" w:space="0" w:color="auto"/>
        <w:bottom w:val="none" w:sz="0" w:space="0" w:color="auto"/>
        <w:right w:val="none" w:sz="0" w:space="0" w:color="auto"/>
      </w:divBdr>
    </w:div>
    <w:div w:id="348143885">
      <w:bodyDiv w:val="1"/>
      <w:marLeft w:val="0"/>
      <w:marRight w:val="0"/>
      <w:marTop w:val="0"/>
      <w:marBottom w:val="0"/>
      <w:divBdr>
        <w:top w:val="none" w:sz="0" w:space="0" w:color="auto"/>
        <w:left w:val="none" w:sz="0" w:space="0" w:color="auto"/>
        <w:bottom w:val="none" w:sz="0" w:space="0" w:color="auto"/>
        <w:right w:val="none" w:sz="0" w:space="0" w:color="auto"/>
      </w:divBdr>
    </w:div>
    <w:div w:id="350186154">
      <w:bodyDiv w:val="1"/>
      <w:marLeft w:val="0"/>
      <w:marRight w:val="0"/>
      <w:marTop w:val="0"/>
      <w:marBottom w:val="0"/>
      <w:divBdr>
        <w:top w:val="none" w:sz="0" w:space="0" w:color="auto"/>
        <w:left w:val="none" w:sz="0" w:space="0" w:color="auto"/>
        <w:bottom w:val="none" w:sz="0" w:space="0" w:color="auto"/>
        <w:right w:val="none" w:sz="0" w:space="0" w:color="auto"/>
      </w:divBdr>
    </w:div>
    <w:div w:id="355468582">
      <w:bodyDiv w:val="1"/>
      <w:marLeft w:val="0"/>
      <w:marRight w:val="0"/>
      <w:marTop w:val="0"/>
      <w:marBottom w:val="0"/>
      <w:divBdr>
        <w:top w:val="none" w:sz="0" w:space="0" w:color="auto"/>
        <w:left w:val="none" w:sz="0" w:space="0" w:color="auto"/>
        <w:bottom w:val="none" w:sz="0" w:space="0" w:color="auto"/>
        <w:right w:val="none" w:sz="0" w:space="0" w:color="auto"/>
      </w:divBdr>
    </w:div>
    <w:div w:id="358744245">
      <w:bodyDiv w:val="1"/>
      <w:marLeft w:val="0"/>
      <w:marRight w:val="0"/>
      <w:marTop w:val="0"/>
      <w:marBottom w:val="0"/>
      <w:divBdr>
        <w:top w:val="none" w:sz="0" w:space="0" w:color="auto"/>
        <w:left w:val="none" w:sz="0" w:space="0" w:color="auto"/>
        <w:bottom w:val="none" w:sz="0" w:space="0" w:color="auto"/>
        <w:right w:val="none" w:sz="0" w:space="0" w:color="auto"/>
      </w:divBdr>
    </w:div>
    <w:div w:id="359207008">
      <w:bodyDiv w:val="1"/>
      <w:marLeft w:val="0"/>
      <w:marRight w:val="0"/>
      <w:marTop w:val="0"/>
      <w:marBottom w:val="0"/>
      <w:divBdr>
        <w:top w:val="none" w:sz="0" w:space="0" w:color="auto"/>
        <w:left w:val="none" w:sz="0" w:space="0" w:color="auto"/>
        <w:bottom w:val="none" w:sz="0" w:space="0" w:color="auto"/>
        <w:right w:val="none" w:sz="0" w:space="0" w:color="auto"/>
      </w:divBdr>
    </w:div>
    <w:div w:id="365788575">
      <w:bodyDiv w:val="1"/>
      <w:marLeft w:val="0"/>
      <w:marRight w:val="0"/>
      <w:marTop w:val="0"/>
      <w:marBottom w:val="0"/>
      <w:divBdr>
        <w:top w:val="none" w:sz="0" w:space="0" w:color="auto"/>
        <w:left w:val="none" w:sz="0" w:space="0" w:color="auto"/>
        <w:bottom w:val="none" w:sz="0" w:space="0" w:color="auto"/>
        <w:right w:val="none" w:sz="0" w:space="0" w:color="auto"/>
      </w:divBdr>
    </w:div>
    <w:div w:id="366182264">
      <w:bodyDiv w:val="1"/>
      <w:marLeft w:val="0"/>
      <w:marRight w:val="0"/>
      <w:marTop w:val="0"/>
      <w:marBottom w:val="0"/>
      <w:divBdr>
        <w:top w:val="none" w:sz="0" w:space="0" w:color="auto"/>
        <w:left w:val="none" w:sz="0" w:space="0" w:color="auto"/>
        <w:bottom w:val="none" w:sz="0" w:space="0" w:color="auto"/>
        <w:right w:val="none" w:sz="0" w:space="0" w:color="auto"/>
      </w:divBdr>
      <w:divsChild>
        <w:div w:id="1882395606">
          <w:marLeft w:val="0"/>
          <w:marRight w:val="0"/>
          <w:marTop w:val="0"/>
          <w:marBottom w:val="0"/>
          <w:divBdr>
            <w:top w:val="none" w:sz="0" w:space="0" w:color="auto"/>
            <w:left w:val="none" w:sz="0" w:space="0" w:color="auto"/>
            <w:bottom w:val="none" w:sz="0" w:space="0" w:color="auto"/>
            <w:right w:val="none" w:sz="0" w:space="0" w:color="auto"/>
          </w:divBdr>
          <w:divsChild>
            <w:div w:id="19483414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70418170">
      <w:bodyDiv w:val="1"/>
      <w:marLeft w:val="0"/>
      <w:marRight w:val="0"/>
      <w:marTop w:val="0"/>
      <w:marBottom w:val="0"/>
      <w:divBdr>
        <w:top w:val="none" w:sz="0" w:space="0" w:color="auto"/>
        <w:left w:val="none" w:sz="0" w:space="0" w:color="auto"/>
        <w:bottom w:val="none" w:sz="0" w:space="0" w:color="auto"/>
        <w:right w:val="none" w:sz="0" w:space="0" w:color="auto"/>
      </w:divBdr>
    </w:div>
    <w:div w:id="371349689">
      <w:bodyDiv w:val="1"/>
      <w:marLeft w:val="0"/>
      <w:marRight w:val="0"/>
      <w:marTop w:val="0"/>
      <w:marBottom w:val="0"/>
      <w:divBdr>
        <w:top w:val="none" w:sz="0" w:space="0" w:color="auto"/>
        <w:left w:val="none" w:sz="0" w:space="0" w:color="auto"/>
        <w:bottom w:val="none" w:sz="0" w:space="0" w:color="auto"/>
        <w:right w:val="none" w:sz="0" w:space="0" w:color="auto"/>
      </w:divBdr>
    </w:div>
    <w:div w:id="372847907">
      <w:bodyDiv w:val="1"/>
      <w:marLeft w:val="0"/>
      <w:marRight w:val="0"/>
      <w:marTop w:val="0"/>
      <w:marBottom w:val="0"/>
      <w:divBdr>
        <w:top w:val="none" w:sz="0" w:space="0" w:color="auto"/>
        <w:left w:val="none" w:sz="0" w:space="0" w:color="auto"/>
        <w:bottom w:val="none" w:sz="0" w:space="0" w:color="auto"/>
        <w:right w:val="none" w:sz="0" w:space="0" w:color="auto"/>
      </w:divBdr>
    </w:div>
    <w:div w:id="397900536">
      <w:bodyDiv w:val="1"/>
      <w:marLeft w:val="0"/>
      <w:marRight w:val="0"/>
      <w:marTop w:val="0"/>
      <w:marBottom w:val="0"/>
      <w:divBdr>
        <w:top w:val="none" w:sz="0" w:space="0" w:color="auto"/>
        <w:left w:val="none" w:sz="0" w:space="0" w:color="auto"/>
        <w:bottom w:val="none" w:sz="0" w:space="0" w:color="auto"/>
        <w:right w:val="none" w:sz="0" w:space="0" w:color="auto"/>
      </w:divBdr>
    </w:div>
    <w:div w:id="400906544">
      <w:bodyDiv w:val="1"/>
      <w:marLeft w:val="0"/>
      <w:marRight w:val="0"/>
      <w:marTop w:val="0"/>
      <w:marBottom w:val="0"/>
      <w:divBdr>
        <w:top w:val="none" w:sz="0" w:space="0" w:color="auto"/>
        <w:left w:val="none" w:sz="0" w:space="0" w:color="auto"/>
        <w:bottom w:val="none" w:sz="0" w:space="0" w:color="auto"/>
        <w:right w:val="none" w:sz="0" w:space="0" w:color="auto"/>
      </w:divBdr>
    </w:div>
    <w:div w:id="401218958">
      <w:bodyDiv w:val="1"/>
      <w:marLeft w:val="0"/>
      <w:marRight w:val="0"/>
      <w:marTop w:val="0"/>
      <w:marBottom w:val="0"/>
      <w:divBdr>
        <w:top w:val="none" w:sz="0" w:space="0" w:color="auto"/>
        <w:left w:val="none" w:sz="0" w:space="0" w:color="auto"/>
        <w:bottom w:val="none" w:sz="0" w:space="0" w:color="auto"/>
        <w:right w:val="none" w:sz="0" w:space="0" w:color="auto"/>
      </w:divBdr>
    </w:div>
    <w:div w:id="401828757">
      <w:bodyDiv w:val="1"/>
      <w:marLeft w:val="0"/>
      <w:marRight w:val="0"/>
      <w:marTop w:val="0"/>
      <w:marBottom w:val="0"/>
      <w:divBdr>
        <w:top w:val="none" w:sz="0" w:space="0" w:color="auto"/>
        <w:left w:val="none" w:sz="0" w:space="0" w:color="auto"/>
        <w:bottom w:val="none" w:sz="0" w:space="0" w:color="auto"/>
        <w:right w:val="none" w:sz="0" w:space="0" w:color="auto"/>
      </w:divBdr>
    </w:div>
    <w:div w:id="404910831">
      <w:bodyDiv w:val="1"/>
      <w:marLeft w:val="0"/>
      <w:marRight w:val="0"/>
      <w:marTop w:val="0"/>
      <w:marBottom w:val="0"/>
      <w:divBdr>
        <w:top w:val="none" w:sz="0" w:space="0" w:color="auto"/>
        <w:left w:val="none" w:sz="0" w:space="0" w:color="auto"/>
        <w:bottom w:val="none" w:sz="0" w:space="0" w:color="auto"/>
        <w:right w:val="none" w:sz="0" w:space="0" w:color="auto"/>
      </w:divBdr>
    </w:div>
    <w:div w:id="407852676">
      <w:bodyDiv w:val="1"/>
      <w:marLeft w:val="0"/>
      <w:marRight w:val="0"/>
      <w:marTop w:val="0"/>
      <w:marBottom w:val="0"/>
      <w:divBdr>
        <w:top w:val="none" w:sz="0" w:space="0" w:color="auto"/>
        <w:left w:val="none" w:sz="0" w:space="0" w:color="auto"/>
        <w:bottom w:val="none" w:sz="0" w:space="0" w:color="auto"/>
        <w:right w:val="none" w:sz="0" w:space="0" w:color="auto"/>
      </w:divBdr>
    </w:div>
    <w:div w:id="414977118">
      <w:bodyDiv w:val="1"/>
      <w:marLeft w:val="0"/>
      <w:marRight w:val="0"/>
      <w:marTop w:val="0"/>
      <w:marBottom w:val="0"/>
      <w:divBdr>
        <w:top w:val="none" w:sz="0" w:space="0" w:color="auto"/>
        <w:left w:val="none" w:sz="0" w:space="0" w:color="auto"/>
        <w:bottom w:val="none" w:sz="0" w:space="0" w:color="auto"/>
        <w:right w:val="none" w:sz="0" w:space="0" w:color="auto"/>
      </w:divBdr>
    </w:div>
    <w:div w:id="417405474">
      <w:bodyDiv w:val="1"/>
      <w:marLeft w:val="0"/>
      <w:marRight w:val="0"/>
      <w:marTop w:val="0"/>
      <w:marBottom w:val="0"/>
      <w:divBdr>
        <w:top w:val="none" w:sz="0" w:space="0" w:color="auto"/>
        <w:left w:val="none" w:sz="0" w:space="0" w:color="auto"/>
        <w:bottom w:val="none" w:sz="0" w:space="0" w:color="auto"/>
        <w:right w:val="none" w:sz="0" w:space="0" w:color="auto"/>
      </w:divBdr>
    </w:div>
    <w:div w:id="419373530">
      <w:bodyDiv w:val="1"/>
      <w:marLeft w:val="0"/>
      <w:marRight w:val="0"/>
      <w:marTop w:val="0"/>
      <w:marBottom w:val="0"/>
      <w:divBdr>
        <w:top w:val="none" w:sz="0" w:space="0" w:color="auto"/>
        <w:left w:val="none" w:sz="0" w:space="0" w:color="auto"/>
        <w:bottom w:val="none" w:sz="0" w:space="0" w:color="auto"/>
        <w:right w:val="none" w:sz="0" w:space="0" w:color="auto"/>
      </w:divBdr>
    </w:div>
    <w:div w:id="419643253">
      <w:bodyDiv w:val="1"/>
      <w:marLeft w:val="0"/>
      <w:marRight w:val="0"/>
      <w:marTop w:val="0"/>
      <w:marBottom w:val="0"/>
      <w:divBdr>
        <w:top w:val="none" w:sz="0" w:space="0" w:color="auto"/>
        <w:left w:val="none" w:sz="0" w:space="0" w:color="auto"/>
        <w:bottom w:val="none" w:sz="0" w:space="0" w:color="auto"/>
        <w:right w:val="none" w:sz="0" w:space="0" w:color="auto"/>
      </w:divBdr>
    </w:div>
    <w:div w:id="421069432">
      <w:bodyDiv w:val="1"/>
      <w:marLeft w:val="0"/>
      <w:marRight w:val="0"/>
      <w:marTop w:val="0"/>
      <w:marBottom w:val="0"/>
      <w:divBdr>
        <w:top w:val="none" w:sz="0" w:space="0" w:color="auto"/>
        <w:left w:val="none" w:sz="0" w:space="0" w:color="auto"/>
        <w:bottom w:val="none" w:sz="0" w:space="0" w:color="auto"/>
        <w:right w:val="none" w:sz="0" w:space="0" w:color="auto"/>
      </w:divBdr>
      <w:divsChild>
        <w:div w:id="1560479128">
          <w:marLeft w:val="0"/>
          <w:marRight w:val="0"/>
          <w:marTop w:val="0"/>
          <w:marBottom w:val="0"/>
          <w:divBdr>
            <w:top w:val="none" w:sz="0" w:space="0" w:color="auto"/>
            <w:left w:val="none" w:sz="0" w:space="0" w:color="auto"/>
            <w:bottom w:val="none" w:sz="0" w:space="0" w:color="auto"/>
            <w:right w:val="none" w:sz="0" w:space="0" w:color="auto"/>
          </w:divBdr>
          <w:divsChild>
            <w:div w:id="6423498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422456627">
      <w:bodyDiv w:val="1"/>
      <w:marLeft w:val="0"/>
      <w:marRight w:val="0"/>
      <w:marTop w:val="0"/>
      <w:marBottom w:val="0"/>
      <w:divBdr>
        <w:top w:val="none" w:sz="0" w:space="0" w:color="auto"/>
        <w:left w:val="none" w:sz="0" w:space="0" w:color="auto"/>
        <w:bottom w:val="none" w:sz="0" w:space="0" w:color="auto"/>
        <w:right w:val="none" w:sz="0" w:space="0" w:color="auto"/>
      </w:divBdr>
    </w:div>
    <w:div w:id="423766030">
      <w:bodyDiv w:val="1"/>
      <w:marLeft w:val="0"/>
      <w:marRight w:val="0"/>
      <w:marTop w:val="0"/>
      <w:marBottom w:val="0"/>
      <w:divBdr>
        <w:top w:val="none" w:sz="0" w:space="0" w:color="auto"/>
        <w:left w:val="none" w:sz="0" w:space="0" w:color="auto"/>
        <w:bottom w:val="none" w:sz="0" w:space="0" w:color="auto"/>
        <w:right w:val="none" w:sz="0" w:space="0" w:color="auto"/>
      </w:divBdr>
    </w:div>
    <w:div w:id="426577885">
      <w:bodyDiv w:val="1"/>
      <w:marLeft w:val="0"/>
      <w:marRight w:val="0"/>
      <w:marTop w:val="0"/>
      <w:marBottom w:val="0"/>
      <w:divBdr>
        <w:top w:val="none" w:sz="0" w:space="0" w:color="auto"/>
        <w:left w:val="none" w:sz="0" w:space="0" w:color="auto"/>
        <w:bottom w:val="none" w:sz="0" w:space="0" w:color="auto"/>
        <w:right w:val="none" w:sz="0" w:space="0" w:color="auto"/>
      </w:divBdr>
    </w:div>
    <w:div w:id="435172987">
      <w:bodyDiv w:val="1"/>
      <w:marLeft w:val="0"/>
      <w:marRight w:val="0"/>
      <w:marTop w:val="0"/>
      <w:marBottom w:val="0"/>
      <w:divBdr>
        <w:top w:val="none" w:sz="0" w:space="0" w:color="auto"/>
        <w:left w:val="none" w:sz="0" w:space="0" w:color="auto"/>
        <w:bottom w:val="none" w:sz="0" w:space="0" w:color="auto"/>
        <w:right w:val="none" w:sz="0" w:space="0" w:color="auto"/>
      </w:divBdr>
    </w:div>
    <w:div w:id="436101426">
      <w:bodyDiv w:val="1"/>
      <w:marLeft w:val="0"/>
      <w:marRight w:val="0"/>
      <w:marTop w:val="0"/>
      <w:marBottom w:val="0"/>
      <w:divBdr>
        <w:top w:val="none" w:sz="0" w:space="0" w:color="auto"/>
        <w:left w:val="none" w:sz="0" w:space="0" w:color="auto"/>
        <w:bottom w:val="none" w:sz="0" w:space="0" w:color="auto"/>
        <w:right w:val="none" w:sz="0" w:space="0" w:color="auto"/>
      </w:divBdr>
    </w:div>
    <w:div w:id="453449597">
      <w:bodyDiv w:val="1"/>
      <w:marLeft w:val="0"/>
      <w:marRight w:val="0"/>
      <w:marTop w:val="0"/>
      <w:marBottom w:val="0"/>
      <w:divBdr>
        <w:top w:val="none" w:sz="0" w:space="0" w:color="auto"/>
        <w:left w:val="none" w:sz="0" w:space="0" w:color="auto"/>
        <w:bottom w:val="none" w:sz="0" w:space="0" w:color="auto"/>
        <w:right w:val="none" w:sz="0" w:space="0" w:color="auto"/>
      </w:divBdr>
    </w:div>
    <w:div w:id="463232346">
      <w:bodyDiv w:val="1"/>
      <w:marLeft w:val="0"/>
      <w:marRight w:val="0"/>
      <w:marTop w:val="0"/>
      <w:marBottom w:val="0"/>
      <w:divBdr>
        <w:top w:val="none" w:sz="0" w:space="0" w:color="auto"/>
        <w:left w:val="none" w:sz="0" w:space="0" w:color="auto"/>
        <w:bottom w:val="none" w:sz="0" w:space="0" w:color="auto"/>
        <w:right w:val="none" w:sz="0" w:space="0" w:color="auto"/>
      </w:divBdr>
    </w:div>
    <w:div w:id="470056012">
      <w:bodyDiv w:val="1"/>
      <w:marLeft w:val="0"/>
      <w:marRight w:val="0"/>
      <w:marTop w:val="0"/>
      <w:marBottom w:val="0"/>
      <w:divBdr>
        <w:top w:val="none" w:sz="0" w:space="0" w:color="auto"/>
        <w:left w:val="none" w:sz="0" w:space="0" w:color="auto"/>
        <w:bottom w:val="none" w:sz="0" w:space="0" w:color="auto"/>
        <w:right w:val="none" w:sz="0" w:space="0" w:color="auto"/>
      </w:divBdr>
    </w:div>
    <w:div w:id="470829612">
      <w:bodyDiv w:val="1"/>
      <w:marLeft w:val="0"/>
      <w:marRight w:val="0"/>
      <w:marTop w:val="0"/>
      <w:marBottom w:val="0"/>
      <w:divBdr>
        <w:top w:val="none" w:sz="0" w:space="0" w:color="auto"/>
        <w:left w:val="none" w:sz="0" w:space="0" w:color="auto"/>
        <w:bottom w:val="none" w:sz="0" w:space="0" w:color="auto"/>
        <w:right w:val="none" w:sz="0" w:space="0" w:color="auto"/>
      </w:divBdr>
    </w:div>
    <w:div w:id="472649053">
      <w:bodyDiv w:val="1"/>
      <w:marLeft w:val="0"/>
      <w:marRight w:val="0"/>
      <w:marTop w:val="0"/>
      <w:marBottom w:val="0"/>
      <w:divBdr>
        <w:top w:val="none" w:sz="0" w:space="0" w:color="auto"/>
        <w:left w:val="none" w:sz="0" w:space="0" w:color="auto"/>
        <w:bottom w:val="none" w:sz="0" w:space="0" w:color="auto"/>
        <w:right w:val="none" w:sz="0" w:space="0" w:color="auto"/>
      </w:divBdr>
    </w:div>
    <w:div w:id="479883790">
      <w:bodyDiv w:val="1"/>
      <w:marLeft w:val="0"/>
      <w:marRight w:val="0"/>
      <w:marTop w:val="0"/>
      <w:marBottom w:val="0"/>
      <w:divBdr>
        <w:top w:val="none" w:sz="0" w:space="0" w:color="auto"/>
        <w:left w:val="none" w:sz="0" w:space="0" w:color="auto"/>
        <w:bottom w:val="none" w:sz="0" w:space="0" w:color="auto"/>
        <w:right w:val="none" w:sz="0" w:space="0" w:color="auto"/>
      </w:divBdr>
    </w:div>
    <w:div w:id="482936864">
      <w:bodyDiv w:val="1"/>
      <w:marLeft w:val="0"/>
      <w:marRight w:val="0"/>
      <w:marTop w:val="0"/>
      <w:marBottom w:val="0"/>
      <w:divBdr>
        <w:top w:val="none" w:sz="0" w:space="0" w:color="auto"/>
        <w:left w:val="none" w:sz="0" w:space="0" w:color="auto"/>
        <w:bottom w:val="none" w:sz="0" w:space="0" w:color="auto"/>
        <w:right w:val="none" w:sz="0" w:space="0" w:color="auto"/>
      </w:divBdr>
    </w:div>
    <w:div w:id="483469842">
      <w:bodyDiv w:val="1"/>
      <w:marLeft w:val="0"/>
      <w:marRight w:val="0"/>
      <w:marTop w:val="0"/>
      <w:marBottom w:val="0"/>
      <w:divBdr>
        <w:top w:val="none" w:sz="0" w:space="0" w:color="auto"/>
        <w:left w:val="none" w:sz="0" w:space="0" w:color="auto"/>
        <w:bottom w:val="none" w:sz="0" w:space="0" w:color="auto"/>
        <w:right w:val="none" w:sz="0" w:space="0" w:color="auto"/>
      </w:divBdr>
    </w:div>
    <w:div w:id="486551678">
      <w:bodyDiv w:val="1"/>
      <w:marLeft w:val="0"/>
      <w:marRight w:val="0"/>
      <w:marTop w:val="0"/>
      <w:marBottom w:val="0"/>
      <w:divBdr>
        <w:top w:val="none" w:sz="0" w:space="0" w:color="auto"/>
        <w:left w:val="none" w:sz="0" w:space="0" w:color="auto"/>
        <w:bottom w:val="none" w:sz="0" w:space="0" w:color="auto"/>
        <w:right w:val="none" w:sz="0" w:space="0" w:color="auto"/>
      </w:divBdr>
    </w:div>
    <w:div w:id="486635380">
      <w:bodyDiv w:val="1"/>
      <w:marLeft w:val="0"/>
      <w:marRight w:val="0"/>
      <w:marTop w:val="0"/>
      <w:marBottom w:val="0"/>
      <w:divBdr>
        <w:top w:val="none" w:sz="0" w:space="0" w:color="auto"/>
        <w:left w:val="none" w:sz="0" w:space="0" w:color="auto"/>
        <w:bottom w:val="none" w:sz="0" w:space="0" w:color="auto"/>
        <w:right w:val="none" w:sz="0" w:space="0" w:color="auto"/>
      </w:divBdr>
    </w:div>
    <w:div w:id="490100763">
      <w:bodyDiv w:val="1"/>
      <w:marLeft w:val="0"/>
      <w:marRight w:val="0"/>
      <w:marTop w:val="0"/>
      <w:marBottom w:val="0"/>
      <w:divBdr>
        <w:top w:val="none" w:sz="0" w:space="0" w:color="auto"/>
        <w:left w:val="none" w:sz="0" w:space="0" w:color="auto"/>
        <w:bottom w:val="none" w:sz="0" w:space="0" w:color="auto"/>
        <w:right w:val="none" w:sz="0" w:space="0" w:color="auto"/>
      </w:divBdr>
    </w:div>
    <w:div w:id="493883910">
      <w:bodyDiv w:val="1"/>
      <w:marLeft w:val="0"/>
      <w:marRight w:val="0"/>
      <w:marTop w:val="0"/>
      <w:marBottom w:val="0"/>
      <w:divBdr>
        <w:top w:val="none" w:sz="0" w:space="0" w:color="auto"/>
        <w:left w:val="none" w:sz="0" w:space="0" w:color="auto"/>
        <w:bottom w:val="none" w:sz="0" w:space="0" w:color="auto"/>
        <w:right w:val="none" w:sz="0" w:space="0" w:color="auto"/>
      </w:divBdr>
    </w:div>
    <w:div w:id="494423651">
      <w:bodyDiv w:val="1"/>
      <w:marLeft w:val="0"/>
      <w:marRight w:val="0"/>
      <w:marTop w:val="0"/>
      <w:marBottom w:val="0"/>
      <w:divBdr>
        <w:top w:val="none" w:sz="0" w:space="0" w:color="auto"/>
        <w:left w:val="none" w:sz="0" w:space="0" w:color="auto"/>
        <w:bottom w:val="none" w:sz="0" w:space="0" w:color="auto"/>
        <w:right w:val="none" w:sz="0" w:space="0" w:color="auto"/>
      </w:divBdr>
    </w:div>
    <w:div w:id="495997761">
      <w:bodyDiv w:val="1"/>
      <w:marLeft w:val="0"/>
      <w:marRight w:val="0"/>
      <w:marTop w:val="0"/>
      <w:marBottom w:val="0"/>
      <w:divBdr>
        <w:top w:val="none" w:sz="0" w:space="0" w:color="auto"/>
        <w:left w:val="none" w:sz="0" w:space="0" w:color="auto"/>
        <w:bottom w:val="none" w:sz="0" w:space="0" w:color="auto"/>
        <w:right w:val="none" w:sz="0" w:space="0" w:color="auto"/>
      </w:divBdr>
    </w:div>
    <w:div w:id="501431758">
      <w:bodyDiv w:val="1"/>
      <w:marLeft w:val="0"/>
      <w:marRight w:val="0"/>
      <w:marTop w:val="0"/>
      <w:marBottom w:val="0"/>
      <w:divBdr>
        <w:top w:val="none" w:sz="0" w:space="0" w:color="auto"/>
        <w:left w:val="none" w:sz="0" w:space="0" w:color="auto"/>
        <w:bottom w:val="none" w:sz="0" w:space="0" w:color="auto"/>
        <w:right w:val="none" w:sz="0" w:space="0" w:color="auto"/>
      </w:divBdr>
    </w:div>
    <w:div w:id="502741803">
      <w:bodyDiv w:val="1"/>
      <w:marLeft w:val="0"/>
      <w:marRight w:val="0"/>
      <w:marTop w:val="0"/>
      <w:marBottom w:val="0"/>
      <w:divBdr>
        <w:top w:val="none" w:sz="0" w:space="0" w:color="auto"/>
        <w:left w:val="none" w:sz="0" w:space="0" w:color="auto"/>
        <w:bottom w:val="none" w:sz="0" w:space="0" w:color="auto"/>
        <w:right w:val="none" w:sz="0" w:space="0" w:color="auto"/>
      </w:divBdr>
    </w:div>
    <w:div w:id="503083500">
      <w:bodyDiv w:val="1"/>
      <w:marLeft w:val="0"/>
      <w:marRight w:val="0"/>
      <w:marTop w:val="0"/>
      <w:marBottom w:val="0"/>
      <w:divBdr>
        <w:top w:val="none" w:sz="0" w:space="0" w:color="auto"/>
        <w:left w:val="none" w:sz="0" w:space="0" w:color="auto"/>
        <w:bottom w:val="none" w:sz="0" w:space="0" w:color="auto"/>
        <w:right w:val="none" w:sz="0" w:space="0" w:color="auto"/>
      </w:divBdr>
    </w:div>
    <w:div w:id="506556727">
      <w:bodyDiv w:val="1"/>
      <w:marLeft w:val="0"/>
      <w:marRight w:val="0"/>
      <w:marTop w:val="0"/>
      <w:marBottom w:val="0"/>
      <w:divBdr>
        <w:top w:val="none" w:sz="0" w:space="0" w:color="auto"/>
        <w:left w:val="none" w:sz="0" w:space="0" w:color="auto"/>
        <w:bottom w:val="none" w:sz="0" w:space="0" w:color="auto"/>
        <w:right w:val="none" w:sz="0" w:space="0" w:color="auto"/>
      </w:divBdr>
    </w:div>
    <w:div w:id="509485859">
      <w:bodyDiv w:val="1"/>
      <w:marLeft w:val="0"/>
      <w:marRight w:val="0"/>
      <w:marTop w:val="0"/>
      <w:marBottom w:val="0"/>
      <w:divBdr>
        <w:top w:val="none" w:sz="0" w:space="0" w:color="auto"/>
        <w:left w:val="none" w:sz="0" w:space="0" w:color="auto"/>
        <w:bottom w:val="none" w:sz="0" w:space="0" w:color="auto"/>
        <w:right w:val="none" w:sz="0" w:space="0" w:color="auto"/>
      </w:divBdr>
    </w:div>
    <w:div w:id="511382801">
      <w:bodyDiv w:val="1"/>
      <w:marLeft w:val="0"/>
      <w:marRight w:val="0"/>
      <w:marTop w:val="0"/>
      <w:marBottom w:val="0"/>
      <w:divBdr>
        <w:top w:val="none" w:sz="0" w:space="0" w:color="auto"/>
        <w:left w:val="none" w:sz="0" w:space="0" w:color="auto"/>
        <w:bottom w:val="none" w:sz="0" w:space="0" w:color="auto"/>
        <w:right w:val="none" w:sz="0" w:space="0" w:color="auto"/>
      </w:divBdr>
    </w:div>
    <w:div w:id="513229597">
      <w:bodyDiv w:val="1"/>
      <w:marLeft w:val="0"/>
      <w:marRight w:val="0"/>
      <w:marTop w:val="0"/>
      <w:marBottom w:val="0"/>
      <w:divBdr>
        <w:top w:val="none" w:sz="0" w:space="0" w:color="auto"/>
        <w:left w:val="none" w:sz="0" w:space="0" w:color="auto"/>
        <w:bottom w:val="none" w:sz="0" w:space="0" w:color="auto"/>
        <w:right w:val="none" w:sz="0" w:space="0" w:color="auto"/>
      </w:divBdr>
    </w:div>
    <w:div w:id="514424594">
      <w:bodyDiv w:val="1"/>
      <w:marLeft w:val="0"/>
      <w:marRight w:val="0"/>
      <w:marTop w:val="0"/>
      <w:marBottom w:val="0"/>
      <w:divBdr>
        <w:top w:val="none" w:sz="0" w:space="0" w:color="auto"/>
        <w:left w:val="none" w:sz="0" w:space="0" w:color="auto"/>
        <w:bottom w:val="none" w:sz="0" w:space="0" w:color="auto"/>
        <w:right w:val="none" w:sz="0" w:space="0" w:color="auto"/>
      </w:divBdr>
    </w:div>
    <w:div w:id="516313369">
      <w:bodyDiv w:val="1"/>
      <w:marLeft w:val="0"/>
      <w:marRight w:val="0"/>
      <w:marTop w:val="0"/>
      <w:marBottom w:val="0"/>
      <w:divBdr>
        <w:top w:val="none" w:sz="0" w:space="0" w:color="auto"/>
        <w:left w:val="none" w:sz="0" w:space="0" w:color="auto"/>
        <w:bottom w:val="none" w:sz="0" w:space="0" w:color="auto"/>
        <w:right w:val="none" w:sz="0" w:space="0" w:color="auto"/>
      </w:divBdr>
    </w:div>
    <w:div w:id="520321781">
      <w:bodyDiv w:val="1"/>
      <w:marLeft w:val="0"/>
      <w:marRight w:val="0"/>
      <w:marTop w:val="0"/>
      <w:marBottom w:val="0"/>
      <w:divBdr>
        <w:top w:val="none" w:sz="0" w:space="0" w:color="auto"/>
        <w:left w:val="none" w:sz="0" w:space="0" w:color="auto"/>
        <w:bottom w:val="none" w:sz="0" w:space="0" w:color="auto"/>
        <w:right w:val="none" w:sz="0" w:space="0" w:color="auto"/>
      </w:divBdr>
    </w:div>
    <w:div w:id="522090648">
      <w:bodyDiv w:val="1"/>
      <w:marLeft w:val="0"/>
      <w:marRight w:val="0"/>
      <w:marTop w:val="0"/>
      <w:marBottom w:val="0"/>
      <w:divBdr>
        <w:top w:val="none" w:sz="0" w:space="0" w:color="auto"/>
        <w:left w:val="none" w:sz="0" w:space="0" w:color="auto"/>
        <w:bottom w:val="none" w:sz="0" w:space="0" w:color="auto"/>
        <w:right w:val="none" w:sz="0" w:space="0" w:color="auto"/>
      </w:divBdr>
    </w:div>
    <w:div w:id="523790862">
      <w:bodyDiv w:val="1"/>
      <w:marLeft w:val="0"/>
      <w:marRight w:val="0"/>
      <w:marTop w:val="0"/>
      <w:marBottom w:val="0"/>
      <w:divBdr>
        <w:top w:val="none" w:sz="0" w:space="0" w:color="auto"/>
        <w:left w:val="none" w:sz="0" w:space="0" w:color="auto"/>
        <w:bottom w:val="none" w:sz="0" w:space="0" w:color="auto"/>
        <w:right w:val="none" w:sz="0" w:space="0" w:color="auto"/>
      </w:divBdr>
    </w:div>
    <w:div w:id="524446758">
      <w:bodyDiv w:val="1"/>
      <w:marLeft w:val="0"/>
      <w:marRight w:val="0"/>
      <w:marTop w:val="0"/>
      <w:marBottom w:val="0"/>
      <w:divBdr>
        <w:top w:val="none" w:sz="0" w:space="0" w:color="auto"/>
        <w:left w:val="none" w:sz="0" w:space="0" w:color="auto"/>
        <w:bottom w:val="none" w:sz="0" w:space="0" w:color="auto"/>
        <w:right w:val="none" w:sz="0" w:space="0" w:color="auto"/>
      </w:divBdr>
    </w:div>
    <w:div w:id="524641023">
      <w:bodyDiv w:val="1"/>
      <w:marLeft w:val="0"/>
      <w:marRight w:val="0"/>
      <w:marTop w:val="0"/>
      <w:marBottom w:val="0"/>
      <w:divBdr>
        <w:top w:val="none" w:sz="0" w:space="0" w:color="auto"/>
        <w:left w:val="none" w:sz="0" w:space="0" w:color="auto"/>
        <w:bottom w:val="none" w:sz="0" w:space="0" w:color="auto"/>
        <w:right w:val="none" w:sz="0" w:space="0" w:color="auto"/>
      </w:divBdr>
    </w:div>
    <w:div w:id="526479608">
      <w:bodyDiv w:val="1"/>
      <w:marLeft w:val="0"/>
      <w:marRight w:val="0"/>
      <w:marTop w:val="0"/>
      <w:marBottom w:val="0"/>
      <w:divBdr>
        <w:top w:val="none" w:sz="0" w:space="0" w:color="auto"/>
        <w:left w:val="none" w:sz="0" w:space="0" w:color="auto"/>
        <w:bottom w:val="none" w:sz="0" w:space="0" w:color="auto"/>
        <w:right w:val="none" w:sz="0" w:space="0" w:color="auto"/>
      </w:divBdr>
    </w:div>
    <w:div w:id="539902287">
      <w:bodyDiv w:val="1"/>
      <w:marLeft w:val="0"/>
      <w:marRight w:val="0"/>
      <w:marTop w:val="0"/>
      <w:marBottom w:val="0"/>
      <w:divBdr>
        <w:top w:val="none" w:sz="0" w:space="0" w:color="auto"/>
        <w:left w:val="none" w:sz="0" w:space="0" w:color="auto"/>
        <w:bottom w:val="none" w:sz="0" w:space="0" w:color="auto"/>
        <w:right w:val="none" w:sz="0" w:space="0" w:color="auto"/>
      </w:divBdr>
    </w:div>
    <w:div w:id="540283663">
      <w:bodyDiv w:val="1"/>
      <w:marLeft w:val="0"/>
      <w:marRight w:val="0"/>
      <w:marTop w:val="0"/>
      <w:marBottom w:val="0"/>
      <w:divBdr>
        <w:top w:val="none" w:sz="0" w:space="0" w:color="auto"/>
        <w:left w:val="none" w:sz="0" w:space="0" w:color="auto"/>
        <w:bottom w:val="none" w:sz="0" w:space="0" w:color="auto"/>
        <w:right w:val="none" w:sz="0" w:space="0" w:color="auto"/>
      </w:divBdr>
    </w:div>
    <w:div w:id="541097330">
      <w:bodyDiv w:val="1"/>
      <w:marLeft w:val="0"/>
      <w:marRight w:val="0"/>
      <w:marTop w:val="0"/>
      <w:marBottom w:val="0"/>
      <w:divBdr>
        <w:top w:val="none" w:sz="0" w:space="0" w:color="auto"/>
        <w:left w:val="none" w:sz="0" w:space="0" w:color="auto"/>
        <w:bottom w:val="none" w:sz="0" w:space="0" w:color="auto"/>
        <w:right w:val="none" w:sz="0" w:space="0" w:color="auto"/>
      </w:divBdr>
    </w:div>
    <w:div w:id="541404951">
      <w:bodyDiv w:val="1"/>
      <w:marLeft w:val="0"/>
      <w:marRight w:val="0"/>
      <w:marTop w:val="0"/>
      <w:marBottom w:val="0"/>
      <w:divBdr>
        <w:top w:val="none" w:sz="0" w:space="0" w:color="auto"/>
        <w:left w:val="none" w:sz="0" w:space="0" w:color="auto"/>
        <w:bottom w:val="none" w:sz="0" w:space="0" w:color="auto"/>
        <w:right w:val="none" w:sz="0" w:space="0" w:color="auto"/>
      </w:divBdr>
    </w:div>
    <w:div w:id="541751454">
      <w:bodyDiv w:val="1"/>
      <w:marLeft w:val="0"/>
      <w:marRight w:val="0"/>
      <w:marTop w:val="0"/>
      <w:marBottom w:val="0"/>
      <w:divBdr>
        <w:top w:val="none" w:sz="0" w:space="0" w:color="auto"/>
        <w:left w:val="none" w:sz="0" w:space="0" w:color="auto"/>
        <w:bottom w:val="none" w:sz="0" w:space="0" w:color="auto"/>
        <w:right w:val="none" w:sz="0" w:space="0" w:color="auto"/>
      </w:divBdr>
    </w:div>
    <w:div w:id="542526681">
      <w:bodyDiv w:val="1"/>
      <w:marLeft w:val="0"/>
      <w:marRight w:val="0"/>
      <w:marTop w:val="0"/>
      <w:marBottom w:val="0"/>
      <w:divBdr>
        <w:top w:val="none" w:sz="0" w:space="0" w:color="auto"/>
        <w:left w:val="none" w:sz="0" w:space="0" w:color="auto"/>
        <w:bottom w:val="none" w:sz="0" w:space="0" w:color="auto"/>
        <w:right w:val="none" w:sz="0" w:space="0" w:color="auto"/>
      </w:divBdr>
    </w:div>
    <w:div w:id="543102176">
      <w:bodyDiv w:val="1"/>
      <w:marLeft w:val="0"/>
      <w:marRight w:val="0"/>
      <w:marTop w:val="0"/>
      <w:marBottom w:val="0"/>
      <w:divBdr>
        <w:top w:val="none" w:sz="0" w:space="0" w:color="auto"/>
        <w:left w:val="none" w:sz="0" w:space="0" w:color="auto"/>
        <w:bottom w:val="none" w:sz="0" w:space="0" w:color="auto"/>
        <w:right w:val="none" w:sz="0" w:space="0" w:color="auto"/>
      </w:divBdr>
    </w:div>
    <w:div w:id="548690629">
      <w:bodyDiv w:val="1"/>
      <w:marLeft w:val="0"/>
      <w:marRight w:val="0"/>
      <w:marTop w:val="0"/>
      <w:marBottom w:val="0"/>
      <w:divBdr>
        <w:top w:val="none" w:sz="0" w:space="0" w:color="auto"/>
        <w:left w:val="none" w:sz="0" w:space="0" w:color="auto"/>
        <w:bottom w:val="none" w:sz="0" w:space="0" w:color="auto"/>
        <w:right w:val="none" w:sz="0" w:space="0" w:color="auto"/>
      </w:divBdr>
    </w:div>
    <w:div w:id="552422654">
      <w:bodyDiv w:val="1"/>
      <w:marLeft w:val="0"/>
      <w:marRight w:val="0"/>
      <w:marTop w:val="0"/>
      <w:marBottom w:val="0"/>
      <w:divBdr>
        <w:top w:val="none" w:sz="0" w:space="0" w:color="auto"/>
        <w:left w:val="none" w:sz="0" w:space="0" w:color="auto"/>
        <w:bottom w:val="none" w:sz="0" w:space="0" w:color="auto"/>
        <w:right w:val="none" w:sz="0" w:space="0" w:color="auto"/>
      </w:divBdr>
    </w:div>
    <w:div w:id="554199814">
      <w:bodyDiv w:val="1"/>
      <w:marLeft w:val="0"/>
      <w:marRight w:val="0"/>
      <w:marTop w:val="0"/>
      <w:marBottom w:val="0"/>
      <w:divBdr>
        <w:top w:val="none" w:sz="0" w:space="0" w:color="auto"/>
        <w:left w:val="none" w:sz="0" w:space="0" w:color="auto"/>
        <w:bottom w:val="none" w:sz="0" w:space="0" w:color="auto"/>
        <w:right w:val="none" w:sz="0" w:space="0" w:color="auto"/>
      </w:divBdr>
    </w:div>
    <w:div w:id="554781178">
      <w:bodyDiv w:val="1"/>
      <w:marLeft w:val="0"/>
      <w:marRight w:val="0"/>
      <w:marTop w:val="0"/>
      <w:marBottom w:val="0"/>
      <w:divBdr>
        <w:top w:val="none" w:sz="0" w:space="0" w:color="auto"/>
        <w:left w:val="none" w:sz="0" w:space="0" w:color="auto"/>
        <w:bottom w:val="none" w:sz="0" w:space="0" w:color="auto"/>
        <w:right w:val="none" w:sz="0" w:space="0" w:color="auto"/>
      </w:divBdr>
    </w:div>
    <w:div w:id="556281328">
      <w:bodyDiv w:val="1"/>
      <w:marLeft w:val="0"/>
      <w:marRight w:val="0"/>
      <w:marTop w:val="0"/>
      <w:marBottom w:val="0"/>
      <w:divBdr>
        <w:top w:val="none" w:sz="0" w:space="0" w:color="auto"/>
        <w:left w:val="none" w:sz="0" w:space="0" w:color="auto"/>
        <w:bottom w:val="none" w:sz="0" w:space="0" w:color="auto"/>
        <w:right w:val="none" w:sz="0" w:space="0" w:color="auto"/>
      </w:divBdr>
    </w:div>
    <w:div w:id="556819142">
      <w:bodyDiv w:val="1"/>
      <w:marLeft w:val="0"/>
      <w:marRight w:val="0"/>
      <w:marTop w:val="0"/>
      <w:marBottom w:val="0"/>
      <w:divBdr>
        <w:top w:val="none" w:sz="0" w:space="0" w:color="auto"/>
        <w:left w:val="none" w:sz="0" w:space="0" w:color="auto"/>
        <w:bottom w:val="none" w:sz="0" w:space="0" w:color="auto"/>
        <w:right w:val="none" w:sz="0" w:space="0" w:color="auto"/>
      </w:divBdr>
    </w:div>
    <w:div w:id="565799965">
      <w:bodyDiv w:val="1"/>
      <w:marLeft w:val="0"/>
      <w:marRight w:val="0"/>
      <w:marTop w:val="0"/>
      <w:marBottom w:val="0"/>
      <w:divBdr>
        <w:top w:val="none" w:sz="0" w:space="0" w:color="auto"/>
        <w:left w:val="none" w:sz="0" w:space="0" w:color="auto"/>
        <w:bottom w:val="none" w:sz="0" w:space="0" w:color="auto"/>
        <w:right w:val="none" w:sz="0" w:space="0" w:color="auto"/>
      </w:divBdr>
    </w:div>
    <w:div w:id="571936944">
      <w:bodyDiv w:val="1"/>
      <w:marLeft w:val="0"/>
      <w:marRight w:val="0"/>
      <w:marTop w:val="0"/>
      <w:marBottom w:val="0"/>
      <w:divBdr>
        <w:top w:val="none" w:sz="0" w:space="0" w:color="auto"/>
        <w:left w:val="none" w:sz="0" w:space="0" w:color="auto"/>
        <w:bottom w:val="none" w:sz="0" w:space="0" w:color="auto"/>
        <w:right w:val="none" w:sz="0" w:space="0" w:color="auto"/>
      </w:divBdr>
    </w:div>
    <w:div w:id="575864994">
      <w:bodyDiv w:val="1"/>
      <w:marLeft w:val="0"/>
      <w:marRight w:val="0"/>
      <w:marTop w:val="0"/>
      <w:marBottom w:val="0"/>
      <w:divBdr>
        <w:top w:val="none" w:sz="0" w:space="0" w:color="auto"/>
        <w:left w:val="none" w:sz="0" w:space="0" w:color="auto"/>
        <w:bottom w:val="none" w:sz="0" w:space="0" w:color="auto"/>
        <w:right w:val="none" w:sz="0" w:space="0" w:color="auto"/>
      </w:divBdr>
    </w:div>
    <w:div w:id="580261694">
      <w:bodyDiv w:val="1"/>
      <w:marLeft w:val="0"/>
      <w:marRight w:val="0"/>
      <w:marTop w:val="0"/>
      <w:marBottom w:val="0"/>
      <w:divBdr>
        <w:top w:val="none" w:sz="0" w:space="0" w:color="auto"/>
        <w:left w:val="none" w:sz="0" w:space="0" w:color="auto"/>
        <w:bottom w:val="none" w:sz="0" w:space="0" w:color="auto"/>
        <w:right w:val="none" w:sz="0" w:space="0" w:color="auto"/>
      </w:divBdr>
    </w:div>
    <w:div w:id="580604547">
      <w:bodyDiv w:val="1"/>
      <w:marLeft w:val="0"/>
      <w:marRight w:val="0"/>
      <w:marTop w:val="0"/>
      <w:marBottom w:val="0"/>
      <w:divBdr>
        <w:top w:val="none" w:sz="0" w:space="0" w:color="auto"/>
        <w:left w:val="none" w:sz="0" w:space="0" w:color="auto"/>
        <w:bottom w:val="none" w:sz="0" w:space="0" w:color="auto"/>
        <w:right w:val="none" w:sz="0" w:space="0" w:color="auto"/>
      </w:divBdr>
    </w:div>
    <w:div w:id="584804474">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90697063">
      <w:bodyDiv w:val="1"/>
      <w:marLeft w:val="0"/>
      <w:marRight w:val="0"/>
      <w:marTop w:val="0"/>
      <w:marBottom w:val="0"/>
      <w:divBdr>
        <w:top w:val="none" w:sz="0" w:space="0" w:color="auto"/>
        <w:left w:val="none" w:sz="0" w:space="0" w:color="auto"/>
        <w:bottom w:val="none" w:sz="0" w:space="0" w:color="auto"/>
        <w:right w:val="none" w:sz="0" w:space="0" w:color="auto"/>
      </w:divBdr>
    </w:div>
    <w:div w:id="591283496">
      <w:bodyDiv w:val="1"/>
      <w:marLeft w:val="0"/>
      <w:marRight w:val="0"/>
      <w:marTop w:val="0"/>
      <w:marBottom w:val="0"/>
      <w:divBdr>
        <w:top w:val="none" w:sz="0" w:space="0" w:color="auto"/>
        <w:left w:val="none" w:sz="0" w:space="0" w:color="auto"/>
        <w:bottom w:val="none" w:sz="0" w:space="0" w:color="auto"/>
        <w:right w:val="none" w:sz="0" w:space="0" w:color="auto"/>
      </w:divBdr>
    </w:div>
    <w:div w:id="592477460">
      <w:bodyDiv w:val="1"/>
      <w:marLeft w:val="0"/>
      <w:marRight w:val="0"/>
      <w:marTop w:val="0"/>
      <w:marBottom w:val="0"/>
      <w:divBdr>
        <w:top w:val="none" w:sz="0" w:space="0" w:color="auto"/>
        <w:left w:val="none" w:sz="0" w:space="0" w:color="auto"/>
        <w:bottom w:val="none" w:sz="0" w:space="0" w:color="auto"/>
        <w:right w:val="none" w:sz="0" w:space="0" w:color="auto"/>
      </w:divBdr>
    </w:div>
    <w:div w:id="598221391">
      <w:bodyDiv w:val="1"/>
      <w:marLeft w:val="0"/>
      <w:marRight w:val="0"/>
      <w:marTop w:val="0"/>
      <w:marBottom w:val="0"/>
      <w:divBdr>
        <w:top w:val="none" w:sz="0" w:space="0" w:color="auto"/>
        <w:left w:val="none" w:sz="0" w:space="0" w:color="auto"/>
        <w:bottom w:val="none" w:sz="0" w:space="0" w:color="auto"/>
        <w:right w:val="none" w:sz="0" w:space="0" w:color="auto"/>
      </w:divBdr>
    </w:div>
    <w:div w:id="600723151">
      <w:bodyDiv w:val="1"/>
      <w:marLeft w:val="0"/>
      <w:marRight w:val="0"/>
      <w:marTop w:val="0"/>
      <w:marBottom w:val="0"/>
      <w:divBdr>
        <w:top w:val="none" w:sz="0" w:space="0" w:color="auto"/>
        <w:left w:val="none" w:sz="0" w:space="0" w:color="auto"/>
        <w:bottom w:val="none" w:sz="0" w:space="0" w:color="auto"/>
        <w:right w:val="none" w:sz="0" w:space="0" w:color="auto"/>
      </w:divBdr>
    </w:div>
    <w:div w:id="602685587">
      <w:bodyDiv w:val="1"/>
      <w:marLeft w:val="0"/>
      <w:marRight w:val="0"/>
      <w:marTop w:val="0"/>
      <w:marBottom w:val="0"/>
      <w:divBdr>
        <w:top w:val="none" w:sz="0" w:space="0" w:color="auto"/>
        <w:left w:val="none" w:sz="0" w:space="0" w:color="auto"/>
        <w:bottom w:val="none" w:sz="0" w:space="0" w:color="auto"/>
        <w:right w:val="none" w:sz="0" w:space="0" w:color="auto"/>
      </w:divBdr>
    </w:div>
    <w:div w:id="607006545">
      <w:bodyDiv w:val="1"/>
      <w:marLeft w:val="0"/>
      <w:marRight w:val="0"/>
      <w:marTop w:val="0"/>
      <w:marBottom w:val="0"/>
      <w:divBdr>
        <w:top w:val="none" w:sz="0" w:space="0" w:color="auto"/>
        <w:left w:val="none" w:sz="0" w:space="0" w:color="auto"/>
        <w:bottom w:val="none" w:sz="0" w:space="0" w:color="auto"/>
        <w:right w:val="none" w:sz="0" w:space="0" w:color="auto"/>
      </w:divBdr>
    </w:div>
    <w:div w:id="609824149">
      <w:bodyDiv w:val="1"/>
      <w:marLeft w:val="0"/>
      <w:marRight w:val="0"/>
      <w:marTop w:val="0"/>
      <w:marBottom w:val="0"/>
      <w:divBdr>
        <w:top w:val="none" w:sz="0" w:space="0" w:color="auto"/>
        <w:left w:val="none" w:sz="0" w:space="0" w:color="auto"/>
        <w:bottom w:val="none" w:sz="0" w:space="0" w:color="auto"/>
        <w:right w:val="none" w:sz="0" w:space="0" w:color="auto"/>
      </w:divBdr>
    </w:div>
    <w:div w:id="623075168">
      <w:bodyDiv w:val="1"/>
      <w:marLeft w:val="0"/>
      <w:marRight w:val="0"/>
      <w:marTop w:val="0"/>
      <w:marBottom w:val="0"/>
      <w:divBdr>
        <w:top w:val="none" w:sz="0" w:space="0" w:color="auto"/>
        <w:left w:val="none" w:sz="0" w:space="0" w:color="auto"/>
        <w:bottom w:val="none" w:sz="0" w:space="0" w:color="auto"/>
        <w:right w:val="none" w:sz="0" w:space="0" w:color="auto"/>
      </w:divBdr>
    </w:div>
    <w:div w:id="626665018">
      <w:bodyDiv w:val="1"/>
      <w:marLeft w:val="0"/>
      <w:marRight w:val="0"/>
      <w:marTop w:val="0"/>
      <w:marBottom w:val="0"/>
      <w:divBdr>
        <w:top w:val="none" w:sz="0" w:space="0" w:color="auto"/>
        <w:left w:val="none" w:sz="0" w:space="0" w:color="auto"/>
        <w:bottom w:val="none" w:sz="0" w:space="0" w:color="auto"/>
        <w:right w:val="none" w:sz="0" w:space="0" w:color="auto"/>
      </w:divBdr>
    </w:div>
    <w:div w:id="633485652">
      <w:bodyDiv w:val="1"/>
      <w:marLeft w:val="0"/>
      <w:marRight w:val="0"/>
      <w:marTop w:val="0"/>
      <w:marBottom w:val="0"/>
      <w:divBdr>
        <w:top w:val="none" w:sz="0" w:space="0" w:color="auto"/>
        <w:left w:val="none" w:sz="0" w:space="0" w:color="auto"/>
        <w:bottom w:val="none" w:sz="0" w:space="0" w:color="auto"/>
        <w:right w:val="none" w:sz="0" w:space="0" w:color="auto"/>
      </w:divBdr>
    </w:div>
    <w:div w:id="635140654">
      <w:bodyDiv w:val="1"/>
      <w:marLeft w:val="0"/>
      <w:marRight w:val="0"/>
      <w:marTop w:val="0"/>
      <w:marBottom w:val="0"/>
      <w:divBdr>
        <w:top w:val="none" w:sz="0" w:space="0" w:color="auto"/>
        <w:left w:val="none" w:sz="0" w:space="0" w:color="auto"/>
        <w:bottom w:val="none" w:sz="0" w:space="0" w:color="auto"/>
        <w:right w:val="none" w:sz="0" w:space="0" w:color="auto"/>
      </w:divBdr>
    </w:div>
    <w:div w:id="637102589">
      <w:bodyDiv w:val="1"/>
      <w:marLeft w:val="0"/>
      <w:marRight w:val="0"/>
      <w:marTop w:val="0"/>
      <w:marBottom w:val="0"/>
      <w:divBdr>
        <w:top w:val="none" w:sz="0" w:space="0" w:color="auto"/>
        <w:left w:val="none" w:sz="0" w:space="0" w:color="auto"/>
        <w:bottom w:val="none" w:sz="0" w:space="0" w:color="auto"/>
        <w:right w:val="none" w:sz="0" w:space="0" w:color="auto"/>
      </w:divBdr>
    </w:div>
    <w:div w:id="640578658">
      <w:bodyDiv w:val="1"/>
      <w:marLeft w:val="0"/>
      <w:marRight w:val="0"/>
      <w:marTop w:val="0"/>
      <w:marBottom w:val="0"/>
      <w:divBdr>
        <w:top w:val="none" w:sz="0" w:space="0" w:color="auto"/>
        <w:left w:val="none" w:sz="0" w:space="0" w:color="auto"/>
        <w:bottom w:val="none" w:sz="0" w:space="0" w:color="auto"/>
        <w:right w:val="none" w:sz="0" w:space="0" w:color="auto"/>
      </w:divBdr>
    </w:div>
    <w:div w:id="646015494">
      <w:bodyDiv w:val="1"/>
      <w:marLeft w:val="0"/>
      <w:marRight w:val="0"/>
      <w:marTop w:val="0"/>
      <w:marBottom w:val="0"/>
      <w:divBdr>
        <w:top w:val="none" w:sz="0" w:space="0" w:color="auto"/>
        <w:left w:val="none" w:sz="0" w:space="0" w:color="auto"/>
        <w:bottom w:val="none" w:sz="0" w:space="0" w:color="auto"/>
        <w:right w:val="none" w:sz="0" w:space="0" w:color="auto"/>
      </w:divBdr>
    </w:div>
    <w:div w:id="649673880">
      <w:bodyDiv w:val="1"/>
      <w:marLeft w:val="0"/>
      <w:marRight w:val="0"/>
      <w:marTop w:val="0"/>
      <w:marBottom w:val="0"/>
      <w:divBdr>
        <w:top w:val="none" w:sz="0" w:space="0" w:color="auto"/>
        <w:left w:val="none" w:sz="0" w:space="0" w:color="auto"/>
        <w:bottom w:val="none" w:sz="0" w:space="0" w:color="auto"/>
        <w:right w:val="none" w:sz="0" w:space="0" w:color="auto"/>
      </w:divBdr>
    </w:div>
    <w:div w:id="654994243">
      <w:bodyDiv w:val="1"/>
      <w:marLeft w:val="0"/>
      <w:marRight w:val="0"/>
      <w:marTop w:val="0"/>
      <w:marBottom w:val="0"/>
      <w:divBdr>
        <w:top w:val="none" w:sz="0" w:space="0" w:color="auto"/>
        <w:left w:val="none" w:sz="0" w:space="0" w:color="auto"/>
        <w:bottom w:val="none" w:sz="0" w:space="0" w:color="auto"/>
        <w:right w:val="none" w:sz="0" w:space="0" w:color="auto"/>
      </w:divBdr>
    </w:div>
    <w:div w:id="657613296">
      <w:bodyDiv w:val="1"/>
      <w:marLeft w:val="0"/>
      <w:marRight w:val="0"/>
      <w:marTop w:val="0"/>
      <w:marBottom w:val="0"/>
      <w:divBdr>
        <w:top w:val="none" w:sz="0" w:space="0" w:color="auto"/>
        <w:left w:val="none" w:sz="0" w:space="0" w:color="auto"/>
        <w:bottom w:val="none" w:sz="0" w:space="0" w:color="auto"/>
        <w:right w:val="none" w:sz="0" w:space="0" w:color="auto"/>
      </w:divBdr>
    </w:div>
    <w:div w:id="659163463">
      <w:bodyDiv w:val="1"/>
      <w:marLeft w:val="0"/>
      <w:marRight w:val="0"/>
      <w:marTop w:val="0"/>
      <w:marBottom w:val="0"/>
      <w:divBdr>
        <w:top w:val="none" w:sz="0" w:space="0" w:color="auto"/>
        <w:left w:val="none" w:sz="0" w:space="0" w:color="auto"/>
        <w:bottom w:val="none" w:sz="0" w:space="0" w:color="auto"/>
        <w:right w:val="none" w:sz="0" w:space="0" w:color="auto"/>
      </w:divBdr>
    </w:div>
    <w:div w:id="661082637">
      <w:bodyDiv w:val="1"/>
      <w:marLeft w:val="0"/>
      <w:marRight w:val="0"/>
      <w:marTop w:val="0"/>
      <w:marBottom w:val="0"/>
      <w:divBdr>
        <w:top w:val="none" w:sz="0" w:space="0" w:color="auto"/>
        <w:left w:val="none" w:sz="0" w:space="0" w:color="auto"/>
        <w:bottom w:val="none" w:sz="0" w:space="0" w:color="auto"/>
        <w:right w:val="none" w:sz="0" w:space="0" w:color="auto"/>
      </w:divBdr>
    </w:div>
    <w:div w:id="669866286">
      <w:bodyDiv w:val="1"/>
      <w:marLeft w:val="0"/>
      <w:marRight w:val="0"/>
      <w:marTop w:val="0"/>
      <w:marBottom w:val="0"/>
      <w:divBdr>
        <w:top w:val="none" w:sz="0" w:space="0" w:color="auto"/>
        <w:left w:val="none" w:sz="0" w:space="0" w:color="auto"/>
        <w:bottom w:val="none" w:sz="0" w:space="0" w:color="auto"/>
        <w:right w:val="none" w:sz="0" w:space="0" w:color="auto"/>
      </w:divBdr>
    </w:div>
    <w:div w:id="670522696">
      <w:bodyDiv w:val="1"/>
      <w:marLeft w:val="0"/>
      <w:marRight w:val="0"/>
      <w:marTop w:val="0"/>
      <w:marBottom w:val="0"/>
      <w:divBdr>
        <w:top w:val="none" w:sz="0" w:space="0" w:color="auto"/>
        <w:left w:val="none" w:sz="0" w:space="0" w:color="auto"/>
        <w:bottom w:val="none" w:sz="0" w:space="0" w:color="auto"/>
        <w:right w:val="none" w:sz="0" w:space="0" w:color="auto"/>
      </w:divBdr>
    </w:div>
    <w:div w:id="670907652">
      <w:bodyDiv w:val="1"/>
      <w:marLeft w:val="0"/>
      <w:marRight w:val="0"/>
      <w:marTop w:val="0"/>
      <w:marBottom w:val="0"/>
      <w:divBdr>
        <w:top w:val="none" w:sz="0" w:space="0" w:color="auto"/>
        <w:left w:val="none" w:sz="0" w:space="0" w:color="auto"/>
        <w:bottom w:val="none" w:sz="0" w:space="0" w:color="auto"/>
        <w:right w:val="none" w:sz="0" w:space="0" w:color="auto"/>
      </w:divBdr>
    </w:div>
    <w:div w:id="672949117">
      <w:bodyDiv w:val="1"/>
      <w:marLeft w:val="0"/>
      <w:marRight w:val="0"/>
      <w:marTop w:val="0"/>
      <w:marBottom w:val="0"/>
      <w:divBdr>
        <w:top w:val="none" w:sz="0" w:space="0" w:color="auto"/>
        <w:left w:val="none" w:sz="0" w:space="0" w:color="auto"/>
        <w:bottom w:val="none" w:sz="0" w:space="0" w:color="auto"/>
        <w:right w:val="none" w:sz="0" w:space="0" w:color="auto"/>
      </w:divBdr>
    </w:div>
    <w:div w:id="679280749">
      <w:bodyDiv w:val="1"/>
      <w:marLeft w:val="0"/>
      <w:marRight w:val="0"/>
      <w:marTop w:val="0"/>
      <w:marBottom w:val="0"/>
      <w:divBdr>
        <w:top w:val="none" w:sz="0" w:space="0" w:color="auto"/>
        <w:left w:val="none" w:sz="0" w:space="0" w:color="auto"/>
        <w:bottom w:val="none" w:sz="0" w:space="0" w:color="auto"/>
        <w:right w:val="none" w:sz="0" w:space="0" w:color="auto"/>
      </w:divBdr>
    </w:div>
    <w:div w:id="680277294">
      <w:bodyDiv w:val="1"/>
      <w:marLeft w:val="0"/>
      <w:marRight w:val="0"/>
      <w:marTop w:val="0"/>
      <w:marBottom w:val="0"/>
      <w:divBdr>
        <w:top w:val="none" w:sz="0" w:space="0" w:color="auto"/>
        <w:left w:val="none" w:sz="0" w:space="0" w:color="auto"/>
        <w:bottom w:val="none" w:sz="0" w:space="0" w:color="auto"/>
        <w:right w:val="none" w:sz="0" w:space="0" w:color="auto"/>
      </w:divBdr>
    </w:div>
    <w:div w:id="694229912">
      <w:bodyDiv w:val="1"/>
      <w:marLeft w:val="0"/>
      <w:marRight w:val="0"/>
      <w:marTop w:val="0"/>
      <w:marBottom w:val="0"/>
      <w:divBdr>
        <w:top w:val="none" w:sz="0" w:space="0" w:color="auto"/>
        <w:left w:val="none" w:sz="0" w:space="0" w:color="auto"/>
        <w:bottom w:val="none" w:sz="0" w:space="0" w:color="auto"/>
        <w:right w:val="none" w:sz="0" w:space="0" w:color="auto"/>
      </w:divBdr>
    </w:div>
    <w:div w:id="694622700">
      <w:bodyDiv w:val="1"/>
      <w:marLeft w:val="0"/>
      <w:marRight w:val="0"/>
      <w:marTop w:val="0"/>
      <w:marBottom w:val="0"/>
      <w:divBdr>
        <w:top w:val="none" w:sz="0" w:space="0" w:color="auto"/>
        <w:left w:val="none" w:sz="0" w:space="0" w:color="auto"/>
        <w:bottom w:val="none" w:sz="0" w:space="0" w:color="auto"/>
        <w:right w:val="none" w:sz="0" w:space="0" w:color="auto"/>
      </w:divBdr>
    </w:div>
    <w:div w:id="696005296">
      <w:bodyDiv w:val="1"/>
      <w:marLeft w:val="0"/>
      <w:marRight w:val="0"/>
      <w:marTop w:val="0"/>
      <w:marBottom w:val="0"/>
      <w:divBdr>
        <w:top w:val="none" w:sz="0" w:space="0" w:color="auto"/>
        <w:left w:val="none" w:sz="0" w:space="0" w:color="auto"/>
        <w:bottom w:val="none" w:sz="0" w:space="0" w:color="auto"/>
        <w:right w:val="none" w:sz="0" w:space="0" w:color="auto"/>
      </w:divBdr>
    </w:div>
    <w:div w:id="698552669">
      <w:bodyDiv w:val="1"/>
      <w:marLeft w:val="0"/>
      <w:marRight w:val="0"/>
      <w:marTop w:val="0"/>
      <w:marBottom w:val="0"/>
      <w:divBdr>
        <w:top w:val="none" w:sz="0" w:space="0" w:color="auto"/>
        <w:left w:val="none" w:sz="0" w:space="0" w:color="auto"/>
        <w:bottom w:val="none" w:sz="0" w:space="0" w:color="auto"/>
        <w:right w:val="none" w:sz="0" w:space="0" w:color="auto"/>
      </w:divBdr>
    </w:div>
    <w:div w:id="699621771">
      <w:bodyDiv w:val="1"/>
      <w:marLeft w:val="0"/>
      <w:marRight w:val="0"/>
      <w:marTop w:val="0"/>
      <w:marBottom w:val="0"/>
      <w:divBdr>
        <w:top w:val="none" w:sz="0" w:space="0" w:color="auto"/>
        <w:left w:val="none" w:sz="0" w:space="0" w:color="auto"/>
        <w:bottom w:val="none" w:sz="0" w:space="0" w:color="auto"/>
        <w:right w:val="none" w:sz="0" w:space="0" w:color="auto"/>
      </w:divBdr>
    </w:div>
    <w:div w:id="699817072">
      <w:bodyDiv w:val="1"/>
      <w:marLeft w:val="0"/>
      <w:marRight w:val="0"/>
      <w:marTop w:val="0"/>
      <w:marBottom w:val="0"/>
      <w:divBdr>
        <w:top w:val="none" w:sz="0" w:space="0" w:color="auto"/>
        <w:left w:val="none" w:sz="0" w:space="0" w:color="auto"/>
        <w:bottom w:val="none" w:sz="0" w:space="0" w:color="auto"/>
        <w:right w:val="none" w:sz="0" w:space="0" w:color="auto"/>
      </w:divBdr>
    </w:div>
    <w:div w:id="702705464">
      <w:bodyDiv w:val="1"/>
      <w:marLeft w:val="0"/>
      <w:marRight w:val="0"/>
      <w:marTop w:val="0"/>
      <w:marBottom w:val="0"/>
      <w:divBdr>
        <w:top w:val="none" w:sz="0" w:space="0" w:color="auto"/>
        <w:left w:val="none" w:sz="0" w:space="0" w:color="auto"/>
        <w:bottom w:val="none" w:sz="0" w:space="0" w:color="auto"/>
        <w:right w:val="none" w:sz="0" w:space="0" w:color="auto"/>
      </w:divBdr>
      <w:divsChild>
        <w:div w:id="1757555029">
          <w:marLeft w:val="0"/>
          <w:marRight w:val="0"/>
          <w:marTop w:val="0"/>
          <w:marBottom w:val="0"/>
          <w:divBdr>
            <w:top w:val="none" w:sz="0" w:space="0" w:color="auto"/>
            <w:left w:val="none" w:sz="0" w:space="0" w:color="auto"/>
            <w:bottom w:val="none" w:sz="0" w:space="0" w:color="auto"/>
            <w:right w:val="none" w:sz="0" w:space="0" w:color="auto"/>
          </w:divBdr>
          <w:divsChild>
            <w:div w:id="19261819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716860632">
      <w:bodyDiv w:val="1"/>
      <w:marLeft w:val="0"/>
      <w:marRight w:val="0"/>
      <w:marTop w:val="0"/>
      <w:marBottom w:val="0"/>
      <w:divBdr>
        <w:top w:val="none" w:sz="0" w:space="0" w:color="auto"/>
        <w:left w:val="none" w:sz="0" w:space="0" w:color="auto"/>
        <w:bottom w:val="none" w:sz="0" w:space="0" w:color="auto"/>
        <w:right w:val="none" w:sz="0" w:space="0" w:color="auto"/>
      </w:divBdr>
    </w:div>
    <w:div w:id="717437263">
      <w:bodyDiv w:val="1"/>
      <w:marLeft w:val="0"/>
      <w:marRight w:val="0"/>
      <w:marTop w:val="0"/>
      <w:marBottom w:val="0"/>
      <w:divBdr>
        <w:top w:val="none" w:sz="0" w:space="0" w:color="auto"/>
        <w:left w:val="none" w:sz="0" w:space="0" w:color="auto"/>
        <w:bottom w:val="none" w:sz="0" w:space="0" w:color="auto"/>
        <w:right w:val="none" w:sz="0" w:space="0" w:color="auto"/>
      </w:divBdr>
    </w:div>
    <w:div w:id="719548032">
      <w:bodyDiv w:val="1"/>
      <w:marLeft w:val="0"/>
      <w:marRight w:val="0"/>
      <w:marTop w:val="0"/>
      <w:marBottom w:val="0"/>
      <w:divBdr>
        <w:top w:val="none" w:sz="0" w:space="0" w:color="auto"/>
        <w:left w:val="none" w:sz="0" w:space="0" w:color="auto"/>
        <w:bottom w:val="none" w:sz="0" w:space="0" w:color="auto"/>
        <w:right w:val="none" w:sz="0" w:space="0" w:color="auto"/>
      </w:divBdr>
    </w:div>
    <w:div w:id="721565352">
      <w:bodyDiv w:val="1"/>
      <w:marLeft w:val="0"/>
      <w:marRight w:val="0"/>
      <w:marTop w:val="0"/>
      <w:marBottom w:val="0"/>
      <w:divBdr>
        <w:top w:val="none" w:sz="0" w:space="0" w:color="auto"/>
        <w:left w:val="none" w:sz="0" w:space="0" w:color="auto"/>
        <w:bottom w:val="none" w:sz="0" w:space="0" w:color="auto"/>
        <w:right w:val="none" w:sz="0" w:space="0" w:color="auto"/>
      </w:divBdr>
    </w:div>
    <w:div w:id="721902726">
      <w:bodyDiv w:val="1"/>
      <w:marLeft w:val="0"/>
      <w:marRight w:val="0"/>
      <w:marTop w:val="0"/>
      <w:marBottom w:val="0"/>
      <w:divBdr>
        <w:top w:val="none" w:sz="0" w:space="0" w:color="auto"/>
        <w:left w:val="none" w:sz="0" w:space="0" w:color="auto"/>
        <w:bottom w:val="none" w:sz="0" w:space="0" w:color="auto"/>
        <w:right w:val="none" w:sz="0" w:space="0" w:color="auto"/>
      </w:divBdr>
    </w:div>
    <w:div w:id="723064640">
      <w:bodyDiv w:val="1"/>
      <w:marLeft w:val="0"/>
      <w:marRight w:val="0"/>
      <w:marTop w:val="0"/>
      <w:marBottom w:val="0"/>
      <w:divBdr>
        <w:top w:val="none" w:sz="0" w:space="0" w:color="auto"/>
        <w:left w:val="none" w:sz="0" w:space="0" w:color="auto"/>
        <w:bottom w:val="none" w:sz="0" w:space="0" w:color="auto"/>
        <w:right w:val="none" w:sz="0" w:space="0" w:color="auto"/>
      </w:divBdr>
    </w:div>
    <w:div w:id="723332252">
      <w:bodyDiv w:val="1"/>
      <w:marLeft w:val="0"/>
      <w:marRight w:val="0"/>
      <w:marTop w:val="0"/>
      <w:marBottom w:val="0"/>
      <w:divBdr>
        <w:top w:val="none" w:sz="0" w:space="0" w:color="auto"/>
        <w:left w:val="none" w:sz="0" w:space="0" w:color="auto"/>
        <w:bottom w:val="none" w:sz="0" w:space="0" w:color="auto"/>
        <w:right w:val="none" w:sz="0" w:space="0" w:color="auto"/>
      </w:divBdr>
    </w:div>
    <w:div w:id="725301677">
      <w:bodyDiv w:val="1"/>
      <w:marLeft w:val="0"/>
      <w:marRight w:val="0"/>
      <w:marTop w:val="0"/>
      <w:marBottom w:val="0"/>
      <w:divBdr>
        <w:top w:val="none" w:sz="0" w:space="0" w:color="auto"/>
        <w:left w:val="none" w:sz="0" w:space="0" w:color="auto"/>
        <w:bottom w:val="none" w:sz="0" w:space="0" w:color="auto"/>
        <w:right w:val="none" w:sz="0" w:space="0" w:color="auto"/>
      </w:divBdr>
    </w:div>
    <w:div w:id="731126298">
      <w:bodyDiv w:val="1"/>
      <w:marLeft w:val="0"/>
      <w:marRight w:val="0"/>
      <w:marTop w:val="0"/>
      <w:marBottom w:val="0"/>
      <w:divBdr>
        <w:top w:val="none" w:sz="0" w:space="0" w:color="auto"/>
        <w:left w:val="none" w:sz="0" w:space="0" w:color="auto"/>
        <w:bottom w:val="none" w:sz="0" w:space="0" w:color="auto"/>
        <w:right w:val="none" w:sz="0" w:space="0" w:color="auto"/>
      </w:divBdr>
    </w:div>
    <w:div w:id="732311984">
      <w:bodyDiv w:val="1"/>
      <w:marLeft w:val="0"/>
      <w:marRight w:val="0"/>
      <w:marTop w:val="0"/>
      <w:marBottom w:val="0"/>
      <w:divBdr>
        <w:top w:val="none" w:sz="0" w:space="0" w:color="auto"/>
        <w:left w:val="none" w:sz="0" w:space="0" w:color="auto"/>
        <w:bottom w:val="none" w:sz="0" w:space="0" w:color="auto"/>
        <w:right w:val="none" w:sz="0" w:space="0" w:color="auto"/>
      </w:divBdr>
    </w:div>
    <w:div w:id="732779567">
      <w:bodyDiv w:val="1"/>
      <w:marLeft w:val="0"/>
      <w:marRight w:val="0"/>
      <w:marTop w:val="0"/>
      <w:marBottom w:val="0"/>
      <w:divBdr>
        <w:top w:val="none" w:sz="0" w:space="0" w:color="auto"/>
        <w:left w:val="none" w:sz="0" w:space="0" w:color="auto"/>
        <w:bottom w:val="none" w:sz="0" w:space="0" w:color="auto"/>
        <w:right w:val="none" w:sz="0" w:space="0" w:color="auto"/>
      </w:divBdr>
    </w:div>
    <w:div w:id="733938077">
      <w:bodyDiv w:val="1"/>
      <w:marLeft w:val="0"/>
      <w:marRight w:val="0"/>
      <w:marTop w:val="0"/>
      <w:marBottom w:val="0"/>
      <w:divBdr>
        <w:top w:val="none" w:sz="0" w:space="0" w:color="auto"/>
        <w:left w:val="none" w:sz="0" w:space="0" w:color="auto"/>
        <w:bottom w:val="none" w:sz="0" w:space="0" w:color="auto"/>
        <w:right w:val="none" w:sz="0" w:space="0" w:color="auto"/>
      </w:divBdr>
    </w:div>
    <w:div w:id="737437744">
      <w:bodyDiv w:val="1"/>
      <w:marLeft w:val="0"/>
      <w:marRight w:val="0"/>
      <w:marTop w:val="0"/>
      <w:marBottom w:val="0"/>
      <w:divBdr>
        <w:top w:val="none" w:sz="0" w:space="0" w:color="auto"/>
        <w:left w:val="none" w:sz="0" w:space="0" w:color="auto"/>
        <w:bottom w:val="none" w:sz="0" w:space="0" w:color="auto"/>
        <w:right w:val="none" w:sz="0" w:space="0" w:color="auto"/>
      </w:divBdr>
    </w:div>
    <w:div w:id="739207142">
      <w:bodyDiv w:val="1"/>
      <w:marLeft w:val="0"/>
      <w:marRight w:val="0"/>
      <w:marTop w:val="0"/>
      <w:marBottom w:val="0"/>
      <w:divBdr>
        <w:top w:val="none" w:sz="0" w:space="0" w:color="auto"/>
        <w:left w:val="none" w:sz="0" w:space="0" w:color="auto"/>
        <w:bottom w:val="none" w:sz="0" w:space="0" w:color="auto"/>
        <w:right w:val="none" w:sz="0" w:space="0" w:color="auto"/>
      </w:divBdr>
    </w:div>
    <w:div w:id="744452081">
      <w:bodyDiv w:val="1"/>
      <w:marLeft w:val="0"/>
      <w:marRight w:val="0"/>
      <w:marTop w:val="0"/>
      <w:marBottom w:val="0"/>
      <w:divBdr>
        <w:top w:val="none" w:sz="0" w:space="0" w:color="auto"/>
        <w:left w:val="none" w:sz="0" w:space="0" w:color="auto"/>
        <w:bottom w:val="none" w:sz="0" w:space="0" w:color="auto"/>
        <w:right w:val="none" w:sz="0" w:space="0" w:color="auto"/>
      </w:divBdr>
    </w:div>
    <w:div w:id="750154440">
      <w:bodyDiv w:val="1"/>
      <w:marLeft w:val="0"/>
      <w:marRight w:val="0"/>
      <w:marTop w:val="0"/>
      <w:marBottom w:val="0"/>
      <w:divBdr>
        <w:top w:val="none" w:sz="0" w:space="0" w:color="auto"/>
        <w:left w:val="none" w:sz="0" w:space="0" w:color="auto"/>
        <w:bottom w:val="none" w:sz="0" w:space="0" w:color="auto"/>
        <w:right w:val="none" w:sz="0" w:space="0" w:color="auto"/>
      </w:divBdr>
    </w:div>
    <w:div w:id="752119659">
      <w:bodyDiv w:val="1"/>
      <w:marLeft w:val="0"/>
      <w:marRight w:val="0"/>
      <w:marTop w:val="0"/>
      <w:marBottom w:val="0"/>
      <w:divBdr>
        <w:top w:val="none" w:sz="0" w:space="0" w:color="auto"/>
        <w:left w:val="none" w:sz="0" w:space="0" w:color="auto"/>
        <w:bottom w:val="none" w:sz="0" w:space="0" w:color="auto"/>
        <w:right w:val="none" w:sz="0" w:space="0" w:color="auto"/>
      </w:divBdr>
    </w:div>
    <w:div w:id="762412367">
      <w:bodyDiv w:val="1"/>
      <w:marLeft w:val="0"/>
      <w:marRight w:val="0"/>
      <w:marTop w:val="0"/>
      <w:marBottom w:val="0"/>
      <w:divBdr>
        <w:top w:val="none" w:sz="0" w:space="0" w:color="auto"/>
        <w:left w:val="none" w:sz="0" w:space="0" w:color="auto"/>
        <w:bottom w:val="none" w:sz="0" w:space="0" w:color="auto"/>
        <w:right w:val="none" w:sz="0" w:space="0" w:color="auto"/>
      </w:divBdr>
    </w:div>
    <w:div w:id="762651117">
      <w:bodyDiv w:val="1"/>
      <w:marLeft w:val="0"/>
      <w:marRight w:val="0"/>
      <w:marTop w:val="0"/>
      <w:marBottom w:val="0"/>
      <w:divBdr>
        <w:top w:val="none" w:sz="0" w:space="0" w:color="auto"/>
        <w:left w:val="none" w:sz="0" w:space="0" w:color="auto"/>
        <w:bottom w:val="none" w:sz="0" w:space="0" w:color="auto"/>
        <w:right w:val="none" w:sz="0" w:space="0" w:color="auto"/>
      </w:divBdr>
      <w:divsChild>
        <w:div w:id="1161121485">
          <w:marLeft w:val="0"/>
          <w:marRight w:val="0"/>
          <w:marTop w:val="0"/>
          <w:marBottom w:val="0"/>
          <w:divBdr>
            <w:top w:val="none" w:sz="0" w:space="0" w:color="auto"/>
            <w:left w:val="none" w:sz="0" w:space="0" w:color="auto"/>
            <w:bottom w:val="none" w:sz="0" w:space="0" w:color="auto"/>
            <w:right w:val="none" w:sz="0" w:space="0" w:color="auto"/>
          </w:divBdr>
          <w:divsChild>
            <w:div w:id="21317806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763110211">
      <w:bodyDiv w:val="1"/>
      <w:marLeft w:val="0"/>
      <w:marRight w:val="0"/>
      <w:marTop w:val="0"/>
      <w:marBottom w:val="0"/>
      <w:divBdr>
        <w:top w:val="none" w:sz="0" w:space="0" w:color="auto"/>
        <w:left w:val="none" w:sz="0" w:space="0" w:color="auto"/>
        <w:bottom w:val="none" w:sz="0" w:space="0" w:color="auto"/>
        <w:right w:val="none" w:sz="0" w:space="0" w:color="auto"/>
      </w:divBdr>
    </w:div>
    <w:div w:id="772092733">
      <w:bodyDiv w:val="1"/>
      <w:marLeft w:val="0"/>
      <w:marRight w:val="0"/>
      <w:marTop w:val="0"/>
      <w:marBottom w:val="0"/>
      <w:divBdr>
        <w:top w:val="none" w:sz="0" w:space="0" w:color="auto"/>
        <w:left w:val="none" w:sz="0" w:space="0" w:color="auto"/>
        <w:bottom w:val="none" w:sz="0" w:space="0" w:color="auto"/>
        <w:right w:val="none" w:sz="0" w:space="0" w:color="auto"/>
      </w:divBdr>
    </w:div>
    <w:div w:id="777408703">
      <w:bodyDiv w:val="1"/>
      <w:marLeft w:val="0"/>
      <w:marRight w:val="0"/>
      <w:marTop w:val="0"/>
      <w:marBottom w:val="0"/>
      <w:divBdr>
        <w:top w:val="none" w:sz="0" w:space="0" w:color="auto"/>
        <w:left w:val="none" w:sz="0" w:space="0" w:color="auto"/>
        <w:bottom w:val="none" w:sz="0" w:space="0" w:color="auto"/>
        <w:right w:val="none" w:sz="0" w:space="0" w:color="auto"/>
      </w:divBdr>
    </w:div>
    <w:div w:id="782456513">
      <w:bodyDiv w:val="1"/>
      <w:marLeft w:val="0"/>
      <w:marRight w:val="0"/>
      <w:marTop w:val="0"/>
      <w:marBottom w:val="0"/>
      <w:divBdr>
        <w:top w:val="none" w:sz="0" w:space="0" w:color="auto"/>
        <w:left w:val="none" w:sz="0" w:space="0" w:color="auto"/>
        <w:bottom w:val="none" w:sz="0" w:space="0" w:color="auto"/>
        <w:right w:val="none" w:sz="0" w:space="0" w:color="auto"/>
      </w:divBdr>
    </w:div>
    <w:div w:id="789397773">
      <w:bodyDiv w:val="1"/>
      <w:marLeft w:val="0"/>
      <w:marRight w:val="0"/>
      <w:marTop w:val="0"/>
      <w:marBottom w:val="0"/>
      <w:divBdr>
        <w:top w:val="none" w:sz="0" w:space="0" w:color="auto"/>
        <w:left w:val="none" w:sz="0" w:space="0" w:color="auto"/>
        <w:bottom w:val="none" w:sz="0" w:space="0" w:color="auto"/>
        <w:right w:val="none" w:sz="0" w:space="0" w:color="auto"/>
      </w:divBdr>
    </w:div>
    <w:div w:id="792208223">
      <w:bodyDiv w:val="1"/>
      <w:marLeft w:val="0"/>
      <w:marRight w:val="0"/>
      <w:marTop w:val="0"/>
      <w:marBottom w:val="0"/>
      <w:divBdr>
        <w:top w:val="none" w:sz="0" w:space="0" w:color="auto"/>
        <w:left w:val="none" w:sz="0" w:space="0" w:color="auto"/>
        <w:bottom w:val="none" w:sz="0" w:space="0" w:color="auto"/>
        <w:right w:val="none" w:sz="0" w:space="0" w:color="auto"/>
      </w:divBdr>
    </w:div>
    <w:div w:id="796605961">
      <w:bodyDiv w:val="1"/>
      <w:marLeft w:val="0"/>
      <w:marRight w:val="0"/>
      <w:marTop w:val="0"/>
      <w:marBottom w:val="0"/>
      <w:divBdr>
        <w:top w:val="none" w:sz="0" w:space="0" w:color="auto"/>
        <w:left w:val="none" w:sz="0" w:space="0" w:color="auto"/>
        <w:bottom w:val="none" w:sz="0" w:space="0" w:color="auto"/>
        <w:right w:val="none" w:sz="0" w:space="0" w:color="auto"/>
      </w:divBdr>
      <w:divsChild>
        <w:div w:id="2126388954">
          <w:marLeft w:val="0"/>
          <w:marRight w:val="0"/>
          <w:marTop w:val="0"/>
          <w:marBottom w:val="0"/>
          <w:divBdr>
            <w:top w:val="none" w:sz="0" w:space="0" w:color="auto"/>
            <w:left w:val="none" w:sz="0" w:space="0" w:color="auto"/>
            <w:bottom w:val="none" w:sz="0" w:space="0" w:color="auto"/>
            <w:right w:val="none" w:sz="0" w:space="0" w:color="auto"/>
          </w:divBdr>
          <w:divsChild>
            <w:div w:id="131309533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800540070">
      <w:bodyDiv w:val="1"/>
      <w:marLeft w:val="0"/>
      <w:marRight w:val="0"/>
      <w:marTop w:val="0"/>
      <w:marBottom w:val="0"/>
      <w:divBdr>
        <w:top w:val="none" w:sz="0" w:space="0" w:color="auto"/>
        <w:left w:val="none" w:sz="0" w:space="0" w:color="auto"/>
        <w:bottom w:val="none" w:sz="0" w:space="0" w:color="auto"/>
        <w:right w:val="none" w:sz="0" w:space="0" w:color="auto"/>
      </w:divBdr>
    </w:div>
    <w:div w:id="804664846">
      <w:bodyDiv w:val="1"/>
      <w:marLeft w:val="0"/>
      <w:marRight w:val="0"/>
      <w:marTop w:val="0"/>
      <w:marBottom w:val="0"/>
      <w:divBdr>
        <w:top w:val="none" w:sz="0" w:space="0" w:color="auto"/>
        <w:left w:val="none" w:sz="0" w:space="0" w:color="auto"/>
        <w:bottom w:val="none" w:sz="0" w:space="0" w:color="auto"/>
        <w:right w:val="none" w:sz="0" w:space="0" w:color="auto"/>
      </w:divBdr>
      <w:divsChild>
        <w:div w:id="1207914536">
          <w:marLeft w:val="0"/>
          <w:marRight w:val="0"/>
          <w:marTop w:val="0"/>
          <w:marBottom w:val="0"/>
          <w:divBdr>
            <w:top w:val="none" w:sz="0" w:space="0" w:color="auto"/>
            <w:left w:val="none" w:sz="0" w:space="0" w:color="auto"/>
            <w:bottom w:val="none" w:sz="0" w:space="0" w:color="auto"/>
            <w:right w:val="none" w:sz="0" w:space="0" w:color="auto"/>
          </w:divBdr>
          <w:divsChild>
            <w:div w:id="1802429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807087496">
      <w:bodyDiv w:val="1"/>
      <w:marLeft w:val="0"/>
      <w:marRight w:val="0"/>
      <w:marTop w:val="0"/>
      <w:marBottom w:val="0"/>
      <w:divBdr>
        <w:top w:val="none" w:sz="0" w:space="0" w:color="auto"/>
        <w:left w:val="none" w:sz="0" w:space="0" w:color="auto"/>
        <w:bottom w:val="none" w:sz="0" w:space="0" w:color="auto"/>
        <w:right w:val="none" w:sz="0" w:space="0" w:color="auto"/>
      </w:divBdr>
    </w:div>
    <w:div w:id="807862818">
      <w:bodyDiv w:val="1"/>
      <w:marLeft w:val="0"/>
      <w:marRight w:val="0"/>
      <w:marTop w:val="0"/>
      <w:marBottom w:val="0"/>
      <w:divBdr>
        <w:top w:val="none" w:sz="0" w:space="0" w:color="auto"/>
        <w:left w:val="none" w:sz="0" w:space="0" w:color="auto"/>
        <w:bottom w:val="none" w:sz="0" w:space="0" w:color="auto"/>
        <w:right w:val="none" w:sz="0" w:space="0" w:color="auto"/>
      </w:divBdr>
    </w:div>
    <w:div w:id="810056989">
      <w:bodyDiv w:val="1"/>
      <w:marLeft w:val="0"/>
      <w:marRight w:val="0"/>
      <w:marTop w:val="0"/>
      <w:marBottom w:val="0"/>
      <w:divBdr>
        <w:top w:val="none" w:sz="0" w:space="0" w:color="auto"/>
        <w:left w:val="none" w:sz="0" w:space="0" w:color="auto"/>
        <w:bottom w:val="none" w:sz="0" w:space="0" w:color="auto"/>
        <w:right w:val="none" w:sz="0" w:space="0" w:color="auto"/>
      </w:divBdr>
    </w:div>
    <w:div w:id="812673649">
      <w:bodyDiv w:val="1"/>
      <w:marLeft w:val="0"/>
      <w:marRight w:val="0"/>
      <w:marTop w:val="0"/>
      <w:marBottom w:val="0"/>
      <w:divBdr>
        <w:top w:val="none" w:sz="0" w:space="0" w:color="auto"/>
        <w:left w:val="none" w:sz="0" w:space="0" w:color="auto"/>
        <w:bottom w:val="none" w:sz="0" w:space="0" w:color="auto"/>
        <w:right w:val="none" w:sz="0" w:space="0" w:color="auto"/>
      </w:divBdr>
    </w:div>
    <w:div w:id="815336063">
      <w:bodyDiv w:val="1"/>
      <w:marLeft w:val="0"/>
      <w:marRight w:val="0"/>
      <w:marTop w:val="0"/>
      <w:marBottom w:val="0"/>
      <w:divBdr>
        <w:top w:val="none" w:sz="0" w:space="0" w:color="auto"/>
        <w:left w:val="none" w:sz="0" w:space="0" w:color="auto"/>
        <w:bottom w:val="none" w:sz="0" w:space="0" w:color="auto"/>
        <w:right w:val="none" w:sz="0" w:space="0" w:color="auto"/>
      </w:divBdr>
    </w:div>
    <w:div w:id="818154756">
      <w:bodyDiv w:val="1"/>
      <w:marLeft w:val="0"/>
      <w:marRight w:val="0"/>
      <w:marTop w:val="0"/>
      <w:marBottom w:val="0"/>
      <w:divBdr>
        <w:top w:val="none" w:sz="0" w:space="0" w:color="auto"/>
        <w:left w:val="none" w:sz="0" w:space="0" w:color="auto"/>
        <w:bottom w:val="none" w:sz="0" w:space="0" w:color="auto"/>
        <w:right w:val="none" w:sz="0" w:space="0" w:color="auto"/>
      </w:divBdr>
    </w:div>
    <w:div w:id="820004887">
      <w:bodyDiv w:val="1"/>
      <w:marLeft w:val="0"/>
      <w:marRight w:val="0"/>
      <w:marTop w:val="0"/>
      <w:marBottom w:val="0"/>
      <w:divBdr>
        <w:top w:val="none" w:sz="0" w:space="0" w:color="auto"/>
        <w:left w:val="none" w:sz="0" w:space="0" w:color="auto"/>
        <w:bottom w:val="none" w:sz="0" w:space="0" w:color="auto"/>
        <w:right w:val="none" w:sz="0" w:space="0" w:color="auto"/>
      </w:divBdr>
    </w:div>
    <w:div w:id="821580867">
      <w:bodyDiv w:val="1"/>
      <w:marLeft w:val="0"/>
      <w:marRight w:val="0"/>
      <w:marTop w:val="0"/>
      <w:marBottom w:val="0"/>
      <w:divBdr>
        <w:top w:val="none" w:sz="0" w:space="0" w:color="auto"/>
        <w:left w:val="none" w:sz="0" w:space="0" w:color="auto"/>
        <w:bottom w:val="none" w:sz="0" w:space="0" w:color="auto"/>
        <w:right w:val="none" w:sz="0" w:space="0" w:color="auto"/>
      </w:divBdr>
    </w:div>
    <w:div w:id="822353162">
      <w:bodyDiv w:val="1"/>
      <w:marLeft w:val="0"/>
      <w:marRight w:val="0"/>
      <w:marTop w:val="0"/>
      <w:marBottom w:val="0"/>
      <w:divBdr>
        <w:top w:val="none" w:sz="0" w:space="0" w:color="auto"/>
        <w:left w:val="none" w:sz="0" w:space="0" w:color="auto"/>
        <w:bottom w:val="none" w:sz="0" w:space="0" w:color="auto"/>
        <w:right w:val="none" w:sz="0" w:space="0" w:color="auto"/>
      </w:divBdr>
    </w:div>
    <w:div w:id="826870852">
      <w:bodyDiv w:val="1"/>
      <w:marLeft w:val="0"/>
      <w:marRight w:val="0"/>
      <w:marTop w:val="0"/>
      <w:marBottom w:val="0"/>
      <w:divBdr>
        <w:top w:val="none" w:sz="0" w:space="0" w:color="auto"/>
        <w:left w:val="none" w:sz="0" w:space="0" w:color="auto"/>
        <w:bottom w:val="none" w:sz="0" w:space="0" w:color="auto"/>
        <w:right w:val="none" w:sz="0" w:space="0" w:color="auto"/>
      </w:divBdr>
    </w:div>
    <w:div w:id="830758050">
      <w:bodyDiv w:val="1"/>
      <w:marLeft w:val="0"/>
      <w:marRight w:val="0"/>
      <w:marTop w:val="0"/>
      <w:marBottom w:val="0"/>
      <w:divBdr>
        <w:top w:val="none" w:sz="0" w:space="0" w:color="auto"/>
        <w:left w:val="none" w:sz="0" w:space="0" w:color="auto"/>
        <w:bottom w:val="none" w:sz="0" w:space="0" w:color="auto"/>
        <w:right w:val="none" w:sz="0" w:space="0" w:color="auto"/>
      </w:divBdr>
    </w:div>
    <w:div w:id="831603809">
      <w:bodyDiv w:val="1"/>
      <w:marLeft w:val="0"/>
      <w:marRight w:val="0"/>
      <w:marTop w:val="0"/>
      <w:marBottom w:val="0"/>
      <w:divBdr>
        <w:top w:val="none" w:sz="0" w:space="0" w:color="auto"/>
        <w:left w:val="none" w:sz="0" w:space="0" w:color="auto"/>
        <w:bottom w:val="none" w:sz="0" w:space="0" w:color="auto"/>
        <w:right w:val="none" w:sz="0" w:space="0" w:color="auto"/>
      </w:divBdr>
    </w:div>
    <w:div w:id="832112982">
      <w:bodyDiv w:val="1"/>
      <w:marLeft w:val="0"/>
      <w:marRight w:val="0"/>
      <w:marTop w:val="0"/>
      <w:marBottom w:val="0"/>
      <w:divBdr>
        <w:top w:val="none" w:sz="0" w:space="0" w:color="auto"/>
        <w:left w:val="none" w:sz="0" w:space="0" w:color="auto"/>
        <w:bottom w:val="none" w:sz="0" w:space="0" w:color="auto"/>
        <w:right w:val="none" w:sz="0" w:space="0" w:color="auto"/>
      </w:divBdr>
    </w:div>
    <w:div w:id="835341613">
      <w:bodyDiv w:val="1"/>
      <w:marLeft w:val="0"/>
      <w:marRight w:val="0"/>
      <w:marTop w:val="0"/>
      <w:marBottom w:val="0"/>
      <w:divBdr>
        <w:top w:val="none" w:sz="0" w:space="0" w:color="auto"/>
        <w:left w:val="none" w:sz="0" w:space="0" w:color="auto"/>
        <w:bottom w:val="none" w:sz="0" w:space="0" w:color="auto"/>
        <w:right w:val="none" w:sz="0" w:space="0" w:color="auto"/>
      </w:divBdr>
    </w:div>
    <w:div w:id="835997691">
      <w:bodyDiv w:val="1"/>
      <w:marLeft w:val="0"/>
      <w:marRight w:val="0"/>
      <w:marTop w:val="0"/>
      <w:marBottom w:val="0"/>
      <w:divBdr>
        <w:top w:val="none" w:sz="0" w:space="0" w:color="auto"/>
        <w:left w:val="none" w:sz="0" w:space="0" w:color="auto"/>
        <w:bottom w:val="none" w:sz="0" w:space="0" w:color="auto"/>
        <w:right w:val="none" w:sz="0" w:space="0" w:color="auto"/>
      </w:divBdr>
    </w:div>
    <w:div w:id="836265890">
      <w:bodyDiv w:val="1"/>
      <w:marLeft w:val="0"/>
      <w:marRight w:val="0"/>
      <w:marTop w:val="0"/>
      <w:marBottom w:val="0"/>
      <w:divBdr>
        <w:top w:val="none" w:sz="0" w:space="0" w:color="auto"/>
        <w:left w:val="none" w:sz="0" w:space="0" w:color="auto"/>
        <w:bottom w:val="none" w:sz="0" w:space="0" w:color="auto"/>
        <w:right w:val="none" w:sz="0" w:space="0" w:color="auto"/>
      </w:divBdr>
    </w:div>
    <w:div w:id="836650695">
      <w:bodyDiv w:val="1"/>
      <w:marLeft w:val="0"/>
      <w:marRight w:val="0"/>
      <w:marTop w:val="0"/>
      <w:marBottom w:val="0"/>
      <w:divBdr>
        <w:top w:val="none" w:sz="0" w:space="0" w:color="auto"/>
        <w:left w:val="none" w:sz="0" w:space="0" w:color="auto"/>
        <w:bottom w:val="none" w:sz="0" w:space="0" w:color="auto"/>
        <w:right w:val="none" w:sz="0" w:space="0" w:color="auto"/>
      </w:divBdr>
    </w:div>
    <w:div w:id="838352576">
      <w:bodyDiv w:val="1"/>
      <w:marLeft w:val="0"/>
      <w:marRight w:val="0"/>
      <w:marTop w:val="0"/>
      <w:marBottom w:val="0"/>
      <w:divBdr>
        <w:top w:val="none" w:sz="0" w:space="0" w:color="auto"/>
        <w:left w:val="none" w:sz="0" w:space="0" w:color="auto"/>
        <w:bottom w:val="none" w:sz="0" w:space="0" w:color="auto"/>
        <w:right w:val="none" w:sz="0" w:space="0" w:color="auto"/>
      </w:divBdr>
    </w:div>
    <w:div w:id="845099595">
      <w:bodyDiv w:val="1"/>
      <w:marLeft w:val="0"/>
      <w:marRight w:val="0"/>
      <w:marTop w:val="0"/>
      <w:marBottom w:val="0"/>
      <w:divBdr>
        <w:top w:val="none" w:sz="0" w:space="0" w:color="auto"/>
        <w:left w:val="none" w:sz="0" w:space="0" w:color="auto"/>
        <w:bottom w:val="none" w:sz="0" w:space="0" w:color="auto"/>
        <w:right w:val="none" w:sz="0" w:space="0" w:color="auto"/>
      </w:divBdr>
    </w:div>
    <w:div w:id="848910938">
      <w:bodyDiv w:val="1"/>
      <w:marLeft w:val="0"/>
      <w:marRight w:val="0"/>
      <w:marTop w:val="0"/>
      <w:marBottom w:val="0"/>
      <w:divBdr>
        <w:top w:val="none" w:sz="0" w:space="0" w:color="auto"/>
        <w:left w:val="none" w:sz="0" w:space="0" w:color="auto"/>
        <w:bottom w:val="none" w:sz="0" w:space="0" w:color="auto"/>
        <w:right w:val="none" w:sz="0" w:space="0" w:color="auto"/>
      </w:divBdr>
    </w:div>
    <w:div w:id="852299448">
      <w:bodyDiv w:val="1"/>
      <w:marLeft w:val="0"/>
      <w:marRight w:val="0"/>
      <w:marTop w:val="0"/>
      <w:marBottom w:val="0"/>
      <w:divBdr>
        <w:top w:val="none" w:sz="0" w:space="0" w:color="auto"/>
        <w:left w:val="none" w:sz="0" w:space="0" w:color="auto"/>
        <w:bottom w:val="none" w:sz="0" w:space="0" w:color="auto"/>
        <w:right w:val="none" w:sz="0" w:space="0" w:color="auto"/>
      </w:divBdr>
    </w:div>
    <w:div w:id="853374623">
      <w:bodyDiv w:val="1"/>
      <w:marLeft w:val="0"/>
      <w:marRight w:val="0"/>
      <w:marTop w:val="0"/>
      <w:marBottom w:val="0"/>
      <w:divBdr>
        <w:top w:val="none" w:sz="0" w:space="0" w:color="auto"/>
        <w:left w:val="none" w:sz="0" w:space="0" w:color="auto"/>
        <w:bottom w:val="none" w:sz="0" w:space="0" w:color="auto"/>
        <w:right w:val="none" w:sz="0" w:space="0" w:color="auto"/>
      </w:divBdr>
    </w:div>
    <w:div w:id="857161420">
      <w:bodyDiv w:val="1"/>
      <w:marLeft w:val="0"/>
      <w:marRight w:val="0"/>
      <w:marTop w:val="0"/>
      <w:marBottom w:val="0"/>
      <w:divBdr>
        <w:top w:val="none" w:sz="0" w:space="0" w:color="auto"/>
        <w:left w:val="none" w:sz="0" w:space="0" w:color="auto"/>
        <w:bottom w:val="none" w:sz="0" w:space="0" w:color="auto"/>
        <w:right w:val="none" w:sz="0" w:space="0" w:color="auto"/>
      </w:divBdr>
    </w:div>
    <w:div w:id="863904876">
      <w:bodyDiv w:val="1"/>
      <w:marLeft w:val="0"/>
      <w:marRight w:val="0"/>
      <w:marTop w:val="0"/>
      <w:marBottom w:val="0"/>
      <w:divBdr>
        <w:top w:val="none" w:sz="0" w:space="0" w:color="auto"/>
        <w:left w:val="none" w:sz="0" w:space="0" w:color="auto"/>
        <w:bottom w:val="none" w:sz="0" w:space="0" w:color="auto"/>
        <w:right w:val="none" w:sz="0" w:space="0" w:color="auto"/>
      </w:divBdr>
    </w:div>
    <w:div w:id="864365240">
      <w:bodyDiv w:val="1"/>
      <w:marLeft w:val="0"/>
      <w:marRight w:val="0"/>
      <w:marTop w:val="0"/>
      <w:marBottom w:val="0"/>
      <w:divBdr>
        <w:top w:val="none" w:sz="0" w:space="0" w:color="auto"/>
        <w:left w:val="none" w:sz="0" w:space="0" w:color="auto"/>
        <w:bottom w:val="none" w:sz="0" w:space="0" w:color="auto"/>
        <w:right w:val="none" w:sz="0" w:space="0" w:color="auto"/>
      </w:divBdr>
    </w:div>
    <w:div w:id="869146660">
      <w:bodyDiv w:val="1"/>
      <w:marLeft w:val="0"/>
      <w:marRight w:val="0"/>
      <w:marTop w:val="0"/>
      <w:marBottom w:val="0"/>
      <w:divBdr>
        <w:top w:val="none" w:sz="0" w:space="0" w:color="auto"/>
        <w:left w:val="none" w:sz="0" w:space="0" w:color="auto"/>
        <w:bottom w:val="none" w:sz="0" w:space="0" w:color="auto"/>
        <w:right w:val="none" w:sz="0" w:space="0" w:color="auto"/>
      </w:divBdr>
    </w:div>
    <w:div w:id="871768496">
      <w:bodyDiv w:val="1"/>
      <w:marLeft w:val="0"/>
      <w:marRight w:val="0"/>
      <w:marTop w:val="0"/>
      <w:marBottom w:val="0"/>
      <w:divBdr>
        <w:top w:val="none" w:sz="0" w:space="0" w:color="auto"/>
        <w:left w:val="none" w:sz="0" w:space="0" w:color="auto"/>
        <w:bottom w:val="none" w:sz="0" w:space="0" w:color="auto"/>
        <w:right w:val="none" w:sz="0" w:space="0" w:color="auto"/>
      </w:divBdr>
    </w:div>
    <w:div w:id="875703145">
      <w:bodyDiv w:val="1"/>
      <w:marLeft w:val="0"/>
      <w:marRight w:val="0"/>
      <w:marTop w:val="0"/>
      <w:marBottom w:val="0"/>
      <w:divBdr>
        <w:top w:val="none" w:sz="0" w:space="0" w:color="auto"/>
        <w:left w:val="none" w:sz="0" w:space="0" w:color="auto"/>
        <w:bottom w:val="none" w:sz="0" w:space="0" w:color="auto"/>
        <w:right w:val="none" w:sz="0" w:space="0" w:color="auto"/>
      </w:divBdr>
    </w:div>
    <w:div w:id="878321749">
      <w:bodyDiv w:val="1"/>
      <w:marLeft w:val="0"/>
      <w:marRight w:val="0"/>
      <w:marTop w:val="0"/>
      <w:marBottom w:val="0"/>
      <w:divBdr>
        <w:top w:val="none" w:sz="0" w:space="0" w:color="auto"/>
        <w:left w:val="none" w:sz="0" w:space="0" w:color="auto"/>
        <w:bottom w:val="none" w:sz="0" w:space="0" w:color="auto"/>
        <w:right w:val="none" w:sz="0" w:space="0" w:color="auto"/>
      </w:divBdr>
    </w:div>
    <w:div w:id="882180603">
      <w:bodyDiv w:val="1"/>
      <w:marLeft w:val="0"/>
      <w:marRight w:val="0"/>
      <w:marTop w:val="0"/>
      <w:marBottom w:val="0"/>
      <w:divBdr>
        <w:top w:val="none" w:sz="0" w:space="0" w:color="auto"/>
        <w:left w:val="none" w:sz="0" w:space="0" w:color="auto"/>
        <w:bottom w:val="none" w:sz="0" w:space="0" w:color="auto"/>
        <w:right w:val="none" w:sz="0" w:space="0" w:color="auto"/>
      </w:divBdr>
    </w:div>
    <w:div w:id="888148313">
      <w:bodyDiv w:val="1"/>
      <w:marLeft w:val="0"/>
      <w:marRight w:val="0"/>
      <w:marTop w:val="0"/>
      <w:marBottom w:val="0"/>
      <w:divBdr>
        <w:top w:val="none" w:sz="0" w:space="0" w:color="auto"/>
        <w:left w:val="none" w:sz="0" w:space="0" w:color="auto"/>
        <w:bottom w:val="none" w:sz="0" w:space="0" w:color="auto"/>
        <w:right w:val="none" w:sz="0" w:space="0" w:color="auto"/>
      </w:divBdr>
    </w:div>
    <w:div w:id="890847026">
      <w:bodyDiv w:val="1"/>
      <w:marLeft w:val="0"/>
      <w:marRight w:val="0"/>
      <w:marTop w:val="0"/>
      <w:marBottom w:val="0"/>
      <w:divBdr>
        <w:top w:val="none" w:sz="0" w:space="0" w:color="auto"/>
        <w:left w:val="none" w:sz="0" w:space="0" w:color="auto"/>
        <w:bottom w:val="none" w:sz="0" w:space="0" w:color="auto"/>
        <w:right w:val="none" w:sz="0" w:space="0" w:color="auto"/>
      </w:divBdr>
    </w:div>
    <w:div w:id="891581635">
      <w:bodyDiv w:val="1"/>
      <w:marLeft w:val="0"/>
      <w:marRight w:val="0"/>
      <w:marTop w:val="0"/>
      <w:marBottom w:val="0"/>
      <w:divBdr>
        <w:top w:val="none" w:sz="0" w:space="0" w:color="auto"/>
        <w:left w:val="none" w:sz="0" w:space="0" w:color="auto"/>
        <w:bottom w:val="none" w:sz="0" w:space="0" w:color="auto"/>
        <w:right w:val="none" w:sz="0" w:space="0" w:color="auto"/>
      </w:divBdr>
    </w:div>
    <w:div w:id="893734206">
      <w:bodyDiv w:val="1"/>
      <w:marLeft w:val="0"/>
      <w:marRight w:val="0"/>
      <w:marTop w:val="0"/>
      <w:marBottom w:val="0"/>
      <w:divBdr>
        <w:top w:val="none" w:sz="0" w:space="0" w:color="auto"/>
        <w:left w:val="none" w:sz="0" w:space="0" w:color="auto"/>
        <w:bottom w:val="none" w:sz="0" w:space="0" w:color="auto"/>
        <w:right w:val="none" w:sz="0" w:space="0" w:color="auto"/>
      </w:divBdr>
    </w:div>
    <w:div w:id="896942413">
      <w:bodyDiv w:val="1"/>
      <w:marLeft w:val="0"/>
      <w:marRight w:val="0"/>
      <w:marTop w:val="0"/>
      <w:marBottom w:val="0"/>
      <w:divBdr>
        <w:top w:val="none" w:sz="0" w:space="0" w:color="auto"/>
        <w:left w:val="none" w:sz="0" w:space="0" w:color="auto"/>
        <w:bottom w:val="none" w:sz="0" w:space="0" w:color="auto"/>
        <w:right w:val="none" w:sz="0" w:space="0" w:color="auto"/>
      </w:divBdr>
    </w:div>
    <w:div w:id="897788217">
      <w:bodyDiv w:val="1"/>
      <w:marLeft w:val="0"/>
      <w:marRight w:val="0"/>
      <w:marTop w:val="0"/>
      <w:marBottom w:val="0"/>
      <w:divBdr>
        <w:top w:val="none" w:sz="0" w:space="0" w:color="auto"/>
        <w:left w:val="none" w:sz="0" w:space="0" w:color="auto"/>
        <w:bottom w:val="none" w:sz="0" w:space="0" w:color="auto"/>
        <w:right w:val="none" w:sz="0" w:space="0" w:color="auto"/>
      </w:divBdr>
    </w:div>
    <w:div w:id="901716682">
      <w:bodyDiv w:val="1"/>
      <w:marLeft w:val="0"/>
      <w:marRight w:val="0"/>
      <w:marTop w:val="0"/>
      <w:marBottom w:val="0"/>
      <w:divBdr>
        <w:top w:val="none" w:sz="0" w:space="0" w:color="auto"/>
        <w:left w:val="none" w:sz="0" w:space="0" w:color="auto"/>
        <w:bottom w:val="none" w:sz="0" w:space="0" w:color="auto"/>
        <w:right w:val="none" w:sz="0" w:space="0" w:color="auto"/>
      </w:divBdr>
    </w:div>
    <w:div w:id="905725764">
      <w:bodyDiv w:val="1"/>
      <w:marLeft w:val="0"/>
      <w:marRight w:val="0"/>
      <w:marTop w:val="0"/>
      <w:marBottom w:val="0"/>
      <w:divBdr>
        <w:top w:val="none" w:sz="0" w:space="0" w:color="auto"/>
        <w:left w:val="none" w:sz="0" w:space="0" w:color="auto"/>
        <w:bottom w:val="none" w:sz="0" w:space="0" w:color="auto"/>
        <w:right w:val="none" w:sz="0" w:space="0" w:color="auto"/>
      </w:divBdr>
    </w:div>
    <w:div w:id="909005056">
      <w:bodyDiv w:val="1"/>
      <w:marLeft w:val="0"/>
      <w:marRight w:val="0"/>
      <w:marTop w:val="0"/>
      <w:marBottom w:val="0"/>
      <w:divBdr>
        <w:top w:val="none" w:sz="0" w:space="0" w:color="auto"/>
        <w:left w:val="none" w:sz="0" w:space="0" w:color="auto"/>
        <w:bottom w:val="none" w:sz="0" w:space="0" w:color="auto"/>
        <w:right w:val="none" w:sz="0" w:space="0" w:color="auto"/>
      </w:divBdr>
    </w:div>
    <w:div w:id="914436188">
      <w:bodyDiv w:val="1"/>
      <w:marLeft w:val="0"/>
      <w:marRight w:val="0"/>
      <w:marTop w:val="0"/>
      <w:marBottom w:val="0"/>
      <w:divBdr>
        <w:top w:val="none" w:sz="0" w:space="0" w:color="auto"/>
        <w:left w:val="none" w:sz="0" w:space="0" w:color="auto"/>
        <w:bottom w:val="none" w:sz="0" w:space="0" w:color="auto"/>
        <w:right w:val="none" w:sz="0" w:space="0" w:color="auto"/>
      </w:divBdr>
    </w:div>
    <w:div w:id="915435354">
      <w:bodyDiv w:val="1"/>
      <w:marLeft w:val="0"/>
      <w:marRight w:val="0"/>
      <w:marTop w:val="0"/>
      <w:marBottom w:val="0"/>
      <w:divBdr>
        <w:top w:val="none" w:sz="0" w:space="0" w:color="auto"/>
        <w:left w:val="none" w:sz="0" w:space="0" w:color="auto"/>
        <w:bottom w:val="none" w:sz="0" w:space="0" w:color="auto"/>
        <w:right w:val="none" w:sz="0" w:space="0" w:color="auto"/>
      </w:divBdr>
    </w:div>
    <w:div w:id="924726178">
      <w:bodyDiv w:val="1"/>
      <w:marLeft w:val="0"/>
      <w:marRight w:val="0"/>
      <w:marTop w:val="0"/>
      <w:marBottom w:val="0"/>
      <w:divBdr>
        <w:top w:val="none" w:sz="0" w:space="0" w:color="auto"/>
        <w:left w:val="none" w:sz="0" w:space="0" w:color="auto"/>
        <w:bottom w:val="none" w:sz="0" w:space="0" w:color="auto"/>
        <w:right w:val="none" w:sz="0" w:space="0" w:color="auto"/>
      </w:divBdr>
    </w:div>
    <w:div w:id="931090417">
      <w:bodyDiv w:val="1"/>
      <w:marLeft w:val="0"/>
      <w:marRight w:val="0"/>
      <w:marTop w:val="0"/>
      <w:marBottom w:val="0"/>
      <w:divBdr>
        <w:top w:val="none" w:sz="0" w:space="0" w:color="auto"/>
        <w:left w:val="none" w:sz="0" w:space="0" w:color="auto"/>
        <w:bottom w:val="none" w:sz="0" w:space="0" w:color="auto"/>
        <w:right w:val="none" w:sz="0" w:space="0" w:color="auto"/>
      </w:divBdr>
    </w:div>
    <w:div w:id="938833366">
      <w:bodyDiv w:val="1"/>
      <w:marLeft w:val="0"/>
      <w:marRight w:val="0"/>
      <w:marTop w:val="0"/>
      <w:marBottom w:val="0"/>
      <w:divBdr>
        <w:top w:val="none" w:sz="0" w:space="0" w:color="auto"/>
        <w:left w:val="none" w:sz="0" w:space="0" w:color="auto"/>
        <w:bottom w:val="none" w:sz="0" w:space="0" w:color="auto"/>
        <w:right w:val="none" w:sz="0" w:space="0" w:color="auto"/>
      </w:divBdr>
    </w:div>
    <w:div w:id="940185723">
      <w:bodyDiv w:val="1"/>
      <w:marLeft w:val="0"/>
      <w:marRight w:val="0"/>
      <w:marTop w:val="0"/>
      <w:marBottom w:val="0"/>
      <w:divBdr>
        <w:top w:val="none" w:sz="0" w:space="0" w:color="auto"/>
        <w:left w:val="none" w:sz="0" w:space="0" w:color="auto"/>
        <w:bottom w:val="none" w:sz="0" w:space="0" w:color="auto"/>
        <w:right w:val="none" w:sz="0" w:space="0" w:color="auto"/>
      </w:divBdr>
    </w:div>
    <w:div w:id="947852201">
      <w:bodyDiv w:val="1"/>
      <w:marLeft w:val="0"/>
      <w:marRight w:val="0"/>
      <w:marTop w:val="0"/>
      <w:marBottom w:val="0"/>
      <w:divBdr>
        <w:top w:val="none" w:sz="0" w:space="0" w:color="auto"/>
        <w:left w:val="none" w:sz="0" w:space="0" w:color="auto"/>
        <w:bottom w:val="none" w:sz="0" w:space="0" w:color="auto"/>
        <w:right w:val="none" w:sz="0" w:space="0" w:color="auto"/>
      </w:divBdr>
    </w:div>
    <w:div w:id="952790308">
      <w:bodyDiv w:val="1"/>
      <w:marLeft w:val="0"/>
      <w:marRight w:val="0"/>
      <w:marTop w:val="0"/>
      <w:marBottom w:val="0"/>
      <w:divBdr>
        <w:top w:val="none" w:sz="0" w:space="0" w:color="auto"/>
        <w:left w:val="none" w:sz="0" w:space="0" w:color="auto"/>
        <w:bottom w:val="none" w:sz="0" w:space="0" w:color="auto"/>
        <w:right w:val="none" w:sz="0" w:space="0" w:color="auto"/>
      </w:divBdr>
    </w:div>
    <w:div w:id="952828604">
      <w:bodyDiv w:val="1"/>
      <w:marLeft w:val="0"/>
      <w:marRight w:val="0"/>
      <w:marTop w:val="0"/>
      <w:marBottom w:val="0"/>
      <w:divBdr>
        <w:top w:val="none" w:sz="0" w:space="0" w:color="auto"/>
        <w:left w:val="none" w:sz="0" w:space="0" w:color="auto"/>
        <w:bottom w:val="none" w:sz="0" w:space="0" w:color="auto"/>
        <w:right w:val="none" w:sz="0" w:space="0" w:color="auto"/>
      </w:divBdr>
    </w:div>
    <w:div w:id="956060750">
      <w:bodyDiv w:val="1"/>
      <w:marLeft w:val="0"/>
      <w:marRight w:val="0"/>
      <w:marTop w:val="0"/>
      <w:marBottom w:val="0"/>
      <w:divBdr>
        <w:top w:val="none" w:sz="0" w:space="0" w:color="auto"/>
        <w:left w:val="none" w:sz="0" w:space="0" w:color="auto"/>
        <w:bottom w:val="none" w:sz="0" w:space="0" w:color="auto"/>
        <w:right w:val="none" w:sz="0" w:space="0" w:color="auto"/>
      </w:divBdr>
    </w:div>
    <w:div w:id="958609477">
      <w:bodyDiv w:val="1"/>
      <w:marLeft w:val="0"/>
      <w:marRight w:val="0"/>
      <w:marTop w:val="0"/>
      <w:marBottom w:val="0"/>
      <w:divBdr>
        <w:top w:val="none" w:sz="0" w:space="0" w:color="auto"/>
        <w:left w:val="none" w:sz="0" w:space="0" w:color="auto"/>
        <w:bottom w:val="none" w:sz="0" w:space="0" w:color="auto"/>
        <w:right w:val="none" w:sz="0" w:space="0" w:color="auto"/>
      </w:divBdr>
    </w:div>
    <w:div w:id="958880390">
      <w:bodyDiv w:val="1"/>
      <w:marLeft w:val="0"/>
      <w:marRight w:val="0"/>
      <w:marTop w:val="0"/>
      <w:marBottom w:val="0"/>
      <w:divBdr>
        <w:top w:val="none" w:sz="0" w:space="0" w:color="auto"/>
        <w:left w:val="none" w:sz="0" w:space="0" w:color="auto"/>
        <w:bottom w:val="none" w:sz="0" w:space="0" w:color="auto"/>
        <w:right w:val="none" w:sz="0" w:space="0" w:color="auto"/>
      </w:divBdr>
    </w:div>
    <w:div w:id="967247515">
      <w:bodyDiv w:val="1"/>
      <w:marLeft w:val="0"/>
      <w:marRight w:val="0"/>
      <w:marTop w:val="0"/>
      <w:marBottom w:val="0"/>
      <w:divBdr>
        <w:top w:val="none" w:sz="0" w:space="0" w:color="auto"/>
        <w:left w:val="none" w:sz="0" w:space="0" w:color="auto"/>
        <w:bottom w:val="none" w:sz="0" w:space="0" w:color="auto"/>
        <w:right w:val="none" w:sz="0" w:space="0" w:color="auto"/>
      </w:divBdr>
    </w:div>
    <w:div w:id="970281715">
      <w:bodyDiv w:val="1"/>
      <w:marLeft w:val="0"/>
      <w:marRight w:val="0"/>
      <w:marTop w:val="0"/>
      <w:marBottom w:val="0"/>
      <w:divBdr>
        <w:top w:val="none" w:sz="0" w:space="0" w:color="auto"/>
        <w:left w:val="none" w:sz="0" w:space="0" w:color="auto"/>
        <w:bottom w:val="none" w:sz="0" w:space="0" w:color="auto"/>
        <w:right w:val="none" w:sz="0" w:space="0" w:color="auto"/>
      </w:divBdr>
    </w:div>
    <w:div w:id="972637237">
      <w:bodyDiv w:val="1"/>
      <w:marLeft w:val="0"/>
      <w:marRight w:val="0"/>
      <w:marTop w:val="0"/>
      <w:marBottom w:val="0"/>
      <w:divBdr>
        <w:top w:val="none" w:sz="0" w:space="0" w:color="auto"/>
        <w:left w:val="none" w:sz="0" w:space="0" w:color="auto"/>
        <w:bottom w:val="none" w:sz="0" w:space="0" w:color="auto"/>
        <w:right w:val="none" w:sz="0" w:space="0" w:color="auto"/>
      </w:divBdr>
    </w:div>
    <w:div w:id="984092571">
      <w:bodyDiv w:val="1"/>
      <w:marLeft w:val="0"/>
      <w:marRight w:val="0"/>
      <w:marTop w:val="0"/>
      <w:marBottom w:val="0"/>
      <w:divBdr>
        <w:top w:val="none" w:sz="0" w:space="0" w:color="auto"/>
        <w:left w:val="none" w:sz="0" w:space="0" w:color="auto"/>
        <w:bottom w:val="none" w:sz="0" w:space="0" w:color="auto"/>
        <w:right w:val="none" w:sz="0" w:space="0" w:color="auto"/>
      </w:divBdr>
    </w:div>
    <w:div w:id="986276333">
      <w:bodyDiv w:val="1"/>
      <w:marLeft w:val="0"/>
      <w:marRight w:val="0"/>
      <w:marTop w:val="0"/>
      <w:marBottom w:val="0"/>
      <w:divBdr>
        <w:top w:val="none" w:sz="0" w:space="0" w:color="auto"/>
        <w:left w:val="none" w:sz="0" w:space="0" w:color="auto"/>
        <w:bottom w:val="none" w:sz="0" w:space="0" w:color="auto"/>
        <w:right w:val="none" w:sz="0" w:space="0" w:color="auto"/>
      </w:divBdr>
    </w:div>
    <w:div w:id="987517080">
      <w:bodyDiv w:val="1"/>
      <w:marLeft w:val="0"/>
      <w:marRight w:val="0"/>
      <w:marTop w:val="0"/>
      <w:marBottom w:val="0"/>
      <w:divBdr>
        <w:top w:val="none" w:sz="0" w:space="0" w:color="auto"/>
        <w:left w:val="none" w:sz="0" w:space="0" w:color="auto"/>
        <w:bottom w:val="none" w:sz="0" w:space="0" w:color="auto"/>
        <w:right w:val="none" w:sz="0" w:space="0" w:color="auto"/>
      </w:divBdr>
    </w:div>
    <w:div w:id="988940396">
      <w:bodyDiv w:val="1"/>
      <w:marLeft w:val="0"/>
      <w:marRight w:val="0"/>
      <w:marTop w:val="0"/>
      <w:marBottom w:val="0"/>
      <w:divBdr>
        <w:top w:val="none" w:sz="0" w:space="0" w:color="auto"/>
        <w:left w:val="none" w:sz="0" w:space="0" w:color="auto"/>
        <w:bottom w:val="none" w:sz="0" w:space="0" w:color="auto"/>
        <w:right w:val="none" w:sz="0" w:space="0" w:color="auto"/>
      </w:divBdr>
    </w:div>
    <w:div w:id="990250185">
      <w:bodyDiv w:val="1"/>
      <w:marLeft w:val="0"/>
      <w:marRight w:val="0"/>
      <w:marTop w:val="0"/>
      <w:marBottom w:val="0"/>
      <w:divBdr>
        <w:top w:val="none" w:sz="0" w:space="0" w:color="auto"/>
        <w:left w:val="none" w:sz="0" w:space="0" w:color="auto"/>
        <w:bottom w:val="none" w:sz="0" w:space="0" w:color="auto"/>
        <w:right w:val="none" w:sz="0" w:space="0" w:color="auto"/>
      </w:divBdr>
    </w:div>
    <w:div w:id="996227243">
      <w:bodyDiv w:val="1"/>
      <w:marLeft w:val="0"/>
      <w:marRight w:val="0"/>
      <w:marTop w:val="0"/>
      <w:marBottom w:val="0"/>
      <w:divBdr>
        <w:top w:val="none" w:sz="0" w:space="0" w:color="auto"/>
        <w:left w:val="none" w:sz="0" w:space="0" w:color="auto"/>
        <w:bottom w:val="none" w:sz="0" w:space="0" w:color="auto"/>
        <w:right w:val="none" w:sz="0" w:space="0" w:color="auto"/>
      </w:divBdr>
    </w:div>
    <w:div w:id="997154498">
      <w:bodyDiv w:val="1"/>
      <w:marLeft w:val="0"/>
      <w:marRight w:val="0"/>
      <w:marTop w:val="0"/>
      <w:marBottom w:val="0"/>
      <w:divBdr>
        <w:top w:val="none" w:sz="0" w:space="0" w:color="auto"/>
        <w:left w:val="none" w:sz="0" w:space="0" w:color="auto"/>
        <w:bottom w:val="none" w:sz="0" w:space="0" w:color="auto"/>
        <w:right w:val="none" w:sz="0" w:space="0" w:color="auto"/>
      </w:divBdr>
      <w:divsChild>
        <w:div w:id="622536805">
          <w:marLeft w:val="0"/>
          <w:marRight w:val="0"/>
          <w:marTop w:val="0"/>
          <w:marBottom w:val="0"/>
          <w:divBdr>
            <w:top w:val="none" w:sz="0" w:space="0" w:color="auto"/>
            <w:left w:val="none" w:sz="0" w:space="0" w:color="auto"/>
            <w:bottom w:val="none" w:sz="0" w:space="0" w:color="auto"/>
            <w:right w:val="none" w:sz="0" w:space="0" w:color="auto"/>
          </w:divBdr>
          <w:divsChild>
            <w:div w:id="3858330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998004241">
      <w:bodyDiv w:val="1"/>
      <w:marLeft w:val="0"/>
      <w:marRight w:val="0"/>
      <w:marTop w:val="0"/>
      <w:marBottom w:val="0"/>
      <w:divBdr>
        <w:top w:val="none" w:sz="0" w:space="0" w:color="auto"/>
        <w:left w:val="none" w:sz="0" w:space="0" w:color="auto"/>
        <w:bottom w:val="none" w:sz="0" w:space="0" w:color="auto"/>
        <w:right w:val="none" w:sz="0" w:space="0" w:color="auto"/>
      </w:divBdr>
    </w:div>
    <w:div w:id="1002202619">
      <w:bodyDiv w:val="1"/>
      <w:marLeft w:val="0"/>
      <w:marRight w:val="0"/>
      <w:marTop w:val="0"/>
      <w:marBottom w:val="0"/>
      <w:divBdr>
        <w:top w:val="none" w:sz="0" w:space="0" w:color="auto"/>
        <w:left w:val="none" w:sz="0" w:space="0" w:color="auto"/>
        <w:bottom w:val="none" w:sz="0" w:space="0" w:color="auto"/>
        <w:right w:val="none" w:sz="0" w:space="0" w:color="auto"/>
      </w:divBdr>
    </w:div>
    <w:div w:id="1002859232">
      <w:bodyDiv w:val="1"/>
      <w:marLeft w:val="0"/>
      <w:marRight w:val="0"/>
      <w:marTop w:val="0"/>
      <w:marBottom w:val="0"/>
      <w:divBdr>
        <w:top w:val="none" w:sz="0" w:space="0" w:color="auto"/>
        <w:left w:val="none" w:sz="0" w:space="0" w:color="auto"/>
        <w:bottom w:val="none" w:sz="0" w:space="0" w:color="auto"/>
        <w:right w:val="none" w:sz="0" w:space="0" w:color="auto"/>
      </w:divBdr>
    </w:div>
    <w:div w:id="1005398840">
      <w:bodyDiv w:val="1"/>
      <w:marLeft w:val="0"/>
      <w:marRight w:val="0"/>
      <w:marTop w:val="0"/>
      <w:marBottom w:val="0"/>
      <w:divBdr>
        <w:top w:val="none" w:sz="0" w:space="0" w:color="auto"/>
        <w:left w:val="none" w:sz="0" w:space="0" w:color="auto"/>
        <w:bottom w:val="none" w:sz="0" w:space="0" w:color="auto"/>
        <w:right w:val="none" w:sz="0" w:space="0" w:color="auto"/>
      </w:divBdr>
      <w:divsChild>
        <w:div w:id="899168388">
          <w:marLeft w:val="0"/>
          <w:marRight w:val="0"/>
          <w:marTop w:val="0"/>
          <w:marBottom w:val="0"/>
          <w:divBdr>
            <w:top w:val="none" w:sz="0" w:space="0" w:color="auto"/>
            <w:left w:val="none" w:sz="0" w:space="0" w:color="auto"/>
            <w:bottom w:val="none" w:sz="0" w:space="0" w:color="auto"/>
            <w:right w:val="none" w:sz="0" w:space="0" w:color="auto"/>
          </w:divBdr>
          <w:divsChild>
            <w:div w:id="16894535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011906827">
      <w:bodyDiv w:val="1"/>
      <w:marLeft w:val="0"/>
      <w:marRight w:val="0"/>
      <w:marTop w:val="0"/>
      <w:marBottom w:val="0"/>
      <w:divBdr>
        <w:top w:val="none" w:sz="0" w:space="0" w:color="auto"/>
        <w:left w:val="none" w:sz="0" w:space="0" w:color="auto"/>
        <w:bottom w:val="none" w:sz="0" w:space="0" w:color="auto"/>
        <w:right w:val="none" w:sz="0" w:space="0" w:color="auto"/>
      </w:divBdr>
    </w:div>
    <w:div w:id="1015111651">
      <w:bodyDiv w:val="1"/>
      <w:marLeft w:val="0"/>
      <w:marRight w:val="0"/>
      <w:marTop w:val="0"/>
      <w:marBottom w:val="0"/>
      <w:divBdr>
        <w:top w:val="none" w:sz="0" w:space="0" w:color="auto"/>
        <w:left w:val="none" w:sz="0" w:space="0" w:color="auto"/>
        <w:bottom w:val="none" w:sz="0" w:space="0" w:color="auto"/>
        <w:right w:val="none" w:sz="0" w:space="0" w:color="auto"/>
      </w:divBdr>
    </w:div>
    <w:div w:id="1015113010">
      <w:bodyDiv w:val="1"/>
      <w:marLeft w:val="0"/>
      <w:marRight w:val="0"/>
      <w:marTop w:val="0"/>
      <w:marBottom w:val="0"/>
      <w:divBdr>
        <w:top w:val="none" w:sz="0" w:space="0" w:color="auto"/>
        <w:left w:val="none" w:sz="0" w:space="0" w:color="auto"/>
        <w:bottom w:val="none" w:sz="0" w:space="0" w:color="auto"/>
        <w:right w:val="none" w:sz="0" w:space="0" w:color="auto"/>
      </w:divBdr>
    </w:div>
    <w:div w:id="1015309796">
      <w:bodyDiv w:val="1"/>
      <w:marLeft w:val="0"/>
      <w:marRight w:val="0"/>
      <w:marTop w:val="0"/>
      <w:marBottom w:val="0"/>
      <w:divBdr>
        <w:top w:val="none" w:sz="0" w:space="0" w:color="auto"/>
        <w:left w:val="none" w:sz="0" w:space="0" w:color="auto"/>
        <w:bottom w:val="none" w:sz="0" w:space="0" w:color="auto"/>
        <w:right w:val="none" w:sz="0" w:space="0" w:color="auto"/>
      </w:divBdr>
    </w:div>
    <w:div w:id="1018510016">
      <w:bodyDiv w:val="1"/>
      <w:marLeft w:val="0"/>
      <w:marRight w:val="0"/>
      <w:marTop w:val="0"/>
      <w:marBottom w:val="0"/>
      <w:divBdr>
        <w:top w:val="none" w:sz="0" w:space="0" w:color="auto"/>
        <w:left w:val="none" w:sz="0" w:space="0" w:color="auto"/>
        <w:bottom w:val="none" w:sz="0" w:space="0" w:color="auto"/>
        <w:right w:val="none" w:sz="0" w:space="0" w:color="auto"/>
      </w:divBdr>
    </w:div>
    <w:div w:id="1022243307">
      <w:bodyDiv w:val="1"/>
      <w:marLeft w:val="0"/>
      <w:marRight w:val="0"/>
      <w:marTop w:val="0"/>
      <w:marBottom w:val="0"/>
      <w:divBdr>
        <w:top w:val="none" w:sz="0" w:space="0" w:color="auto"/>
        <w:left w:val="none" w:sz="0" w:space="0" w:color="auto"/>
        <w:bottom w:val="none" w:sz="0" w:space="0" w:color="auto"/>
        <w:right w:val="none" w:sz="0" w:space="0" w:color="auto"/>
      </w:divBdr>
    </w:div>
    <w:div w:id="1024945568">
      <w:bodyDiv w:val="1"/>
      <w:marLeft w:val="0"/>
      <w:marRight w:val="0"/>
      <w:marTop w:val="0"/>
      <w:marBottom w:val="0"/>
      <w:divBdr>
        <w:top w:val="none" w:sz="0" w:space="0" w:color="auto"/>
        <w:left w:val="none" w:sz="0" w:space="0" w:color="auto"/>
        <w:bottom w:val="none" w:sz="0" w:space="0" w:color="auto"/>
        <w:right w:val="none" w:sz="0" w:space="0" w:color="auto"/>
      </w:divBdr>
    </w:div>
    <w:div w:id="1025912174">
      <w:bodyDiv w:val="1"/>
      <w:marLeft w:val="0"/>
      <w:marRight w:val="0"/>
      <w:marTop w:val="0"/>
      <w:marBottom w:val="0"/>
      <w:divBdr>
        <w:top w:val="none" w:sz="0" w:space="0" w:color="auto"/>
        <w:left w:val="none" w:sz="0" w:space="0" w:color="auto"/>
        <w:bottom w:val="none" w:sz="0" w:space="0" w:color="auto"/>
        <w:right w:val="none" w:sz="0" w:space="0" w:color="auto"/>
      </w:divBdr>
      <w:divsChild>
        <w:div w:id="2024042032">
          <w:marLeft w:val="0"/>
          <w:marRight w:val="0"/>
          <w:marTop w:val="0"/>
          <w:marBottom w:val="0"/>
          <w:divBdr>
            <w:top w:val="none" w:sz="0" w:space="0" w:color="auto"/>
            <w:left w:val="none" w:sz="0" w:space="0" w:color="auto"/>
            <w:bottom w:val="none" w:sz="0" w:space="0" w:color="auto"/>
            <w:right w:val="none" w:sz="0" w:space="0" w:color="auto"/>
          </w:divBdr>
          <w:divsChild>
            <w:div w:id="3494504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028724002">
      <w:bodyDiv w:val="1"/>
      <w:marLeft w:val="0"/>
      <w:marRight w:val="0"/>
      <w:marTop w:val="0"/>
      <w:marBottom w:val="0"/>
      <w:divBdr>
        <w:top w:val="none" w:sz="0" w:space="0" w:color="auto"/>
        <w:left w:val="none" w:sz="0" w:space="0" w:color="auto"/>
        <w:bottom w:val="none" w:sz="0" w:space="0" w:color="auto"/>
        <w:right w:val="none" w:sz="0" w:space="0" w:color="auto"/>
      </w:divBdr>
    </w:div>
    <w:div w:id="1031880733">
      <w:bodyDiv w:val="1"/>
      <w:marLeft w:val="0"/>
      <w:marRight w:val="0"/>
      <w:marTop w:val="0"/>
      <w:marBottom w:val="0"/>
      <w:divBdr>
        <w:top w:val="none" w:sz="0" w:space="0" w:color="auto"/>
        <w:left w:val="none" w:sz="0" w:space="0" w:color="auto"/>
        <w:bottom w:val="none" w:sz="0" w:space="0" w:color="auto"/>
        <w:right w:val="none" w:sz="0" w:space="0" w:color="auto"/>
      </w:divBdr>
    </w:div>
    <w:div w:id="1037631750">
      <w:bodyDiv w:val="1"/>
      <w:marLeft w:val="0"/>
      <w:marRight w:val="0"/>
      <w:marTop w:val="0"/>
      <w:marBottom w:val="0"/>
      <w:divBdr>
        <w:top w:val="none" w:sz="0" w:space="0" w:color="auto"/>
        <w:left w:val="none" w:sz="0" w:space="0" w:color="auto"/>
        <w:bottom w:val="none" w:sz="0" w:space="0" w:color="auto"/>
        <w:right w:val="none" w:sz="0" w:space="0" w:color="auto"/>
      </w:divBdr>
    </w:div>
    <w:div w:id="1039744082">
      <w:bodyDiv w:val="1"/>
      <w:marLeft w:val="0"/>
      <w:marRight w:val="0"/>
      <w:marTop w:val="0"/>
      <w:marBottom w:val="0"/>
      <w:divBdr>
        <w:top w:val="none" w:sz="0" w:space="0" w:color="auto"/>
        <w:left w:val="none" w:sz="0" w:space="0" w:color="auto"/>
        <w:bottom w:val="none" w:sz="0" w:space="0" w:color="auto"/>
        <w:right w:val="none" w:sz="0" w:space="0" w:color="auto"/>
      </w:divBdr>
    </w:div>
    <w:div w:id="1041369532">
      <w:bodyDiv w:val="1"/>
      <w:marLeft w:val="0"/>
      <w:marRight w:val="0"/>
      <w:marTop w:val="0"/>
      <w:marBottom w:val="0"/>
      <w:divBdr>
        <w:top w:val="none" w:sz="0" w:space="0" w:color="auto"/>
        <w:left w:val="none" w:sz="0" w:space="0" w:color="auto"/>
        <w:bottom w:val="none" w:sz="0" w:space="0" w:color="auto"/>
        <w:right w:val="none" w:sz="0" w:space="0" w:color="auto"/>
      </w:divBdr>
    </w:div>
    <w:div w:id="1042022577">
      <w:bodyDiv w:val="1"/>
      <w:marLeft w:val="0"/>
      <w:marRight w:val="0"/>
      <w:marTop w:val="0"/>
      <w:marBottom w:val="0"/>
      <w:divBdr>
        <w:top w:val="none" w:sz="0" w:space="0" w:color="auto"/>
        <w:left w:val="none" w:sz="0" w:space="0" w:color="auto"/>
        <w:bottom w:val="none" w:sz="0" w:space="0" w:color="auto"/>
        <w:right w:val="none" w:sz="0" w:space="0" w:color="auto"/>
      </w:divBdr>
    </w:div>
    <w:div w:id="1044912007">
      <w:bodyDiv w:val="1"/>
      <w:marLeft w:val="0"/>
      <w:marRight w:val="0"/>
      <w:marTop w:val="0"/>
      <w:marBottom w:val="0"/>
      <w:divBdr>
        <w:top w:val="none" w:sz="0" w:space="0" w:color="auto"/>
        <w:left w:val="none" w:sz="0" w:space="0" w:color="auto"/>
        <w:bottom w:val="none" w:sz="0" w:space="0" w:color="auto"/>
        <w:right w:val="none" w:sz="0" w:space="0" w:color="auto"/>
      </w:divBdr>
    </w:div>
    <w:div w:id="1046949243">
      <w:bodyDiv w:val="1"/>
      <w:marLeft w:val="0"/>
      <w:marRight w:val="0"/>
      <w:marTop w:val="0"/>
      <w:marBottom w:val="0"/>
      <w:divBdr>
        <w:top w:val="none" w:sz="0" w:space="0" w:color="auto"/>
        <w:left w:val="none" w:sz="0" w:space="0" w:color="auto"/>
        <w:bottom w:val="none" w:sz="0" w:space="0" w:color="auto"/>
        <w:right w:val="none" w:sz="0" w:space="0" w:color="auto"/>
      </w:divBdr>
    </w:div>
    <w:div w:id="1047029936">
      <w:bodyDiv w:val="1"/>
      <w:marLeft w:val="0"/>
      <w:marRight w:val="0"/>
      <w:marTop w:val="0"/>
      <w:marBottom w:val="0"/>
      <w:divBdr>
        <w:top w:val="none" w:sz="0" w:space="0" w:color="auto"/>
        <w:left w:val="none" w:sz="0" w:space="0" w:color="auto"/>
        <w:bottom w:val="none" w:sz="0" w:space="0" w:color="auto"/>
        <w:right w:val="none" w:sz="0" w:space="0" w:color="auto"/>
      </w:divBdr>
    </w:div>
    <w:div w:id="1047069926">
      <w:bodyDiv w:val="1"/>
      <w:marLeft w:val="0"/>
      <w:marRight w:val="0"/>
      <w:marTop w:val="0"/>
      <w:marBottom w:val="0"/>
      <w:divBdr>
        <w:top w:val="none" w:sz="0" w:space="0" w:color="auto"/>
        <w:left w:val="none" w:sz="0" w:space="0" w:color="auto"/>
        <w:bottom w:val="none" w:sz="0" w:space="0" w:color="auto"/>
        <w:right w:val="none" w:sz="0" w:space="0" w:color="auto"/>
      </w:divBdr>
    </w:div>
    <w:div w:id="1063403732">
      <w:bodyDiv w:val="1"/>
      <w:marLeft w:val="0"/>
      <w:marRight w:val="0"/>
      <w:marTop w:val="0"/>
      <w:marBottom w:val="0"/>
      <w:divBdr>
        <w:top w:val="none" w:sz="0" w:space="0" w:color="auto"/>
        <w:left w:val="none" w:sz="0" w:space="0" w:color="auto"/>
        <w:bottom w:val="none" w:sz="0" w:space="0" w:color="auto"/>
        <w:right w:val="none" w:sz="0" w:space="0" w:color="auto"/>
      </w:divBdr>
    </w:div>
    <w:div w:id="1069884830">
      <w:bodyDiv w:val="1"/>
      <w:marLeft w:val="0"/>
      <w:marRight w:val="0"/>
      <w:marTop w:val="0"/>
      <w:marBottom w:val="0"/>
      <w:divBdr>
        <w:top w:val="none" w:sz="0" w:space="0" w:color="auto"/>
        <w:left w:val="none" w:sz="0" w:space="0" w:color="auto"/>
        <w:bottom w:val="none" w:sz="0" w:space="0" w:color="auto"/>
        <w:right w:val="none" w:sz="0" w:space="0" w:color="auto"/>
      </w:divBdr>
    </w:div>
    <w:div w:id="1079713153">
      <w:bodyDiv w:val="1"/>
      <w:marLeft w:val="0"/>
      <w:marRight w:val="0"/>
      <w:marTop w:val="0"/>
      <w:marBottom w:val="0"/>
      <w:divBdr>
        <w:top w:val="none" w:sz="0" w:space="0" w:color="auto"/>
        <w:left w:val="none" w:sz="0" w:space="0" w:color="auto"/>
        <w:bottom w:val="none" w:sz="0" w:space="0" w:color="auto"/>
        <w:right w:val="none" w:sz="0" w:space="0" w:color="auto"/>
      </w:divBdr>
    </w:div>
    <w:div w:id="1091125713">
      <w:bodyDiv w:val="1"/>
      <w:marLeft w:val="0"/>
      <w:marRight w:val="0"/>
      <w:marTop w:val="0"/>
      <w:marBottom w:val="0"/>
      <w:divBdr>
        <w:top w:val="none" w:sz="0" w:space="0" w:color="auto"/>
        <w:left w:val="none" w:sz="0" w:space="0" w:color="auto"/>
        <w:bottom w:val="none" w:sz="0" w:space="0" w:color="auto"/>
        <w:right w:val="none" w:sz="0" w:space="0" w:color="auto"/>
      </w:divBdr>
    </w:div>
    <w:div w:id="1095513181">
      <w:bodyDiv w:val="1"/>
      <w:marLeft w:val="0"/>
      <w:marRight w:val="0"/>
      <w:marTop w:val="0"/>
      <w:marBottom w:val="0"/>
      <w:divBdr>
        <w:top w:val="none" w:sz="0" w:space="0" w:color="auto"/>
        <w:left w:val="none" w:sz="0" w:space="0" w:color="auto"/>
        <w:bottom w:val="none" w:sz="0" w:space="0" w:color="auto"/>
        <w:right w:val="none" w:sz="0" w:space="0" w:color="auto"/>
      </w:divBdr>
    </w:div>
    <w:div w:id="1096948789">
      <w:bodyDiv w:val="1"/>
      <w:marLeft w:val="0"/>
      <w:marRight w:val="0"/>
      <w:marTop w:val="0"/>
      <w:marBottom w:val="0"/>
      <w:divBdr>
        <w:top w:val="none" w:sz="0" w:space="0" w:color="auto"/>
        <w:left w:val="none" w:sz="0" w:space="0" w:color="auto"/>
        <w:bottom w:val="none" w:sz="0" w:space="0" w:color="auto"/>
        <w:right w:val="none" w:sz="0" w:space="0" w:color="auto"/>
      </w:divBdr>
    </w:div>
    <w:div w:id="1097679666">
      <w:bodyDiv w:val="1"/>
      <w:marLeft w:val="0"/>
      <w:marRight w:val="0"/>
      <w:marTop w:val="0"/>
      <w:marBottom w:val="0"/>
      <w:divBdr>
        <w:top w:val="none" w:sz="0" w:space="0" w:color="auto"/>
        <w:left w:val="none" w:sz="0" w:space="0" w:color="auto"/>
        <w:bottom w:val="none" w:sz="0" w:space="0" w:color="auto"/>
        <w:right w:val="none" w:sz="0" w:space="0" w:color="auto"/>
      </w:divBdr>
    </w:div>
    <w:div w:id="1098674482">
      <w:bodyDiv w:val="1"/>
      <w:marLeft w:val="0"/>
      <w:marRight w:val="0"/>
      <w:marTop w:val="0"/>
      <w:marBottom w:val="0"/>
      <w:divBdr>
        <w:top w:val="none" w:sz="0" w:space="0" w:color="auto"/>
        <w:left w:val="none" w:sz="0" w:space="0" w:color="auto"/>
        <w:bottom w:val="none" w:sz="0" w:space="0" w:color="auto"/>
        <w:right w:val="none" w:sz="0" w:space="0" w:color="auto"/>
      </w:divBdr>
    </w:div>
    <w:div w:id="1100369983">
      <w:bodyDiv w:val="1"/>
      <w:marLeft w:val="0"/>
      <w:marRight w:val="0"/>
      <w:marTop w:val="0"/>
      <w:marBottom w:val="0"/>
      <w:divBdr>
        <w:top w:val="none" w:sz="0" w:space="0" w:color="auto"/>
        <w:left w:val="none" w:sz="0" w:space="0" w:color="auto"/>
        <w:bottom w:val="none" w:sz="0" w:space="0" w:color="auto"/>
        <w:right w:val="none" w:sz="0" w:space="0" w:color="auto"/>
      </w:divBdr>
    </w:div>
    <w:div w:id="1101142231">
      <w:bodyDiv w:val="1"/>
      <w:marLeft w:val="0"/>
      <w:marRight w:val="0"/>
      <w:marTop w:val="0"/>
      <w:marBottom w:val="0"/>
      <w:divBdr>
        <w:top w:val="none" w:sz="0" w:space="0" w:color="auto"/>
        <w:left w:val="none" w:sz="0" w:space="0" w:color="auto"/>
        <w:bottom w:val="none" w:sz="0" w:space="0" w:color="auto"/>
        <w:right w:val="none" w:sz="0" w:space="0" w:color="auto"/>
      </w:divBdr>
      <w:divsChild>
        <w:div w:id="77213421">
          <w:marLeft w:val="0"/>
          <w:marRight w:val="0"/>
          <w:marTop w:val="0"/>
          <w:marBottom w:val="0"/>
          <w:divBdr>
            <w:top w:val="none" w:sz="0" w:space="0" w:color="auto"/>
            <w:left w:val="none" w:sz="0" w:space="0" w:color="auto"/>
            <w:bottom w:val="none" w:sz="0" w:space="0" w:color="auto"/>
            <w:right w:val="none" w:sz="0" w:space="0" w:color="auto"/>
          </w:divBdr>
          <w:divsChild>
            <w:div w:id="2440027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103110724">
      <w:bodyDiv w:val="1"/>
      <w:marLeft w:val="0"/>
      <w:marRight w:val="0"/>
      <w:marTop w:val="0"/>
      <w:marBottom w:val="0"/>
      <w:divBdr>
        <w:top w:val="none" w:sz="0" w:space="0" w:color="auto"/>
        <w:left w:val="none" w:sz="0" w:space="0" w:color="auto"/>
        <w:bottom w:val="none" w:sz="0" w:space="0" w:color="auto"/>
        <w:right w:val="none" w:sz="0" w:space="0" w:color="auto"/>
      </w:divBdr>
    </w:div>
    <w:div w:id="1104301114">
      <w:bodyDiv w:val="1"/>
      <w:marLeft w:val="0"/>
      <w:marRight w:val="0"/>
      <w:marTop w:val="0"/>
      <w:marBottom w:val="0"/>
      <w:divBdr>
        <w:top w:val="none" w:sz="0" w:space="0" w:color="auto"/>
        <w:left w:val="none" w:sz="0" w:space="0" w:color="auto"/>
        <w:bottom w:val="none" w:sz="0" w:space="0" w:color="auto"/>
        <w:right w:val="none" w:sz="0" w:space="0" w:color="auto"/>
      </w:divBdr>
    </w:div>
    <w:div w:id="1108548395">
      <w:bodyDiv w:val="1"/>
      <w:marLeft w:val="0"/>
      <w:marRight w:val="0"/>
      <w:marTop w:val="0"/>
      <w:marBottom w:val="0"/>
      <w:divBdr>
        <w:top w:val="none" w:sz="0" w:space="0" w:color="auto"/>
        <w:left w:val="none" w:sz="0" w:space="0" w:color="auto"/>
        <w:bottom w:val="none" w:sz="0" w:space="0" w:color="auto"/>
        <w:right w:val="none" w:sz="0" w:space="0" w:color="auto"/>
      </w:divBdr>
    </w:div>
    <w:div w:id="1113405689">
      <w:bodyDiv w:val="1"/>
      <w:marLeft w:val="0"/>
      <w:marRight w:val="0"/>
      <w:marTop w:val="0"/>
      <w:marBottom w:val="0"/>
      <w:divBdr>
        <w:top w:val="none" w:sz="0" w:space="0" w:color="auto"/>
        <w:left w:val="none" w:sz="0" w:space="0" w:color="auto"/>
        <w:bottom w:val="none" w:sz="0" w:space="0" w:color="auto"/>
        <w:right w:val="none" w:sz="0" w:space="0" w:color="auto"/>
      </w:divBdr>
    </w:div>
    <w:div w:id="1115710743">
      <w:bodyDiv w:val="1"/>
      <w:marLeft w:val="0"/>
      <w:marRight w:val="0"/>
      <w:marTop w:val="0"/>
      <w:marBottom w:val="0"/>
      <w:divBdr>
        <w:top w:val="none" w:sz="0" w:space="0" w:color="auto"/>
        <w:left w:val="none" w:sz="0" w:space="0" w:color="auto"/>
        <w:bottom w:val="none" w:sz="0" w:space="0" w:color="auto"/>
        <w:right w:val="none" w:sz="0" w:space="0" w:color="auto"/>
      </w:divBdr>
    </w:div>
    <w:div w:id="1123696664">
      <w:bodyDiv w:val="1"/>
      <w:marLeft w:val="0"/>
      <w:marRight w:val="0"/>
      <w:marTop w:val="0"/>
      <w:marBottom w:val="0"/>
      <w:divBdr>
        <w:top w:val="none" w:sz="0" w:space="0" w:color="auto"/>
        <w:left w:val="none" w:sz="0" w:space="0" w:color="auto"/>
        <w:bottom w:val="none" w:sz="0" w:space="0" w:color="auto"/>
        <w:right w:val="none" w:sz="0" w:space="0" w:color="auto"/>
      </w:divBdr>
    </w:div>
    <w:div w:id="1123814516">
      <w:bodyDiv w:val="1"/>
      <w:marLeft w:val="0"/>
      <w:marRight w:val="0"/>
      <w:marTop w:val="0"/>
      <w:marBottom w:val="0"/>
      <w:divBdr>
        <w:top w:val="none" w:sz="0" w:space="0" w:color="auto"/>
        <w:left w:val="none" w:sz="0" w:space="0" w:color="auto"/>
        <w:bottom w:val="none" w:sz="0" w:space="0" w:color="auto"/>
        <w:right w:val="none" w:sz="0" w:space="0" w:color="auto"/>
      </w:divBdr>
    </w:div>
    <w:div w:id="1127890737">
      <w:bodyDiv w:val="1"/>
      <w:marLeft w:val="0"/>
      <w:marRight w:val="0"/>
      <w:marTop w:val="0"/>
      <w:marBottom w:val="0"/>
      <w:divBdr>
        <w:top w:val="none" w:sz="0" w:space="0" w:color="auto"/>
        <w:left w:val="none" w:sz="0" w:space="0" w:color="auto"/>
        <w:bottom w:val="none" w:sz="0" w:space="0" w:color="auto"/>
        <w:right w:val="none" w:sz="0" w:space="0" w:color="auto"/>
      </w:divBdr>
    </w:div>
    <w:div w:id="1133712584">
      <w:bodyDiv w:val="1"/>
      <w:marLeft w:val="0"/>
      <w:marRight w:val="0"/>
      <w:marTop w:val="0"/>
      <w:marBottom w:val="0"/>
      <w:divBdr>
        <w:top w:val="none" w:sz="0" w:space="0" w:color="auto"/>
        <w:left w:val="none" w:sz="0" w:space="0" w:color="auto"/>
        <w:bottom w:val="none" w:sz="0" w:space="0" w:color="auto"/>
        <w:right w:val="none" w:sz="0" w:space="0" w:color="auto"/>
      </w:divBdr>
    </w:div>
    <w:div w:id="1140926125">
      <w:bodyDiv w:val="1"/>
      <w:marLeft w:val="0"/>
      <w:marRight w:val="0"/>
      <w:marTop w:val="0"/>
      <w:marBottom w:val="0"/>
      <w:divBdr>
        <w:top w:val="none" w:sz="0" w:space="0" w:color="auto"/>
        <w:left w:val="none" w:sz="0" w:space="0" w:color="auto"/>
        <w:bottom w:val="none" w:sz="0" w:space="0" w:color="auto"/>
        <w:right w:val="none" w:sz="0" w:space="0" w:color="auto"/>
      </w:divBdr>
    </w:div>
    <w:div w:id="1145007664">
      <w:bodyDiv w:val="1"/>
      <w:marLeft w:val="0"/>
      <w:marRight w:val="0"/>
      <w:marTop w:val="0"/>
      <w:marBottom w:val="0"/>
      <w:divBdr>
        <w:top w:val="none" w:sz="0" w:space="0" w:color="auto"/>
        <w:left w:val="none" w:sz="0" w:space="0" w:color="auto"/>
        <w:bottom w:val="none" w:sz="0" w:space="0" w:color="auto"/>
        <w:right w:val="none" w:sz="0" w:space="0" w:color="auto"/>
      </w:divBdr>
    </w:div>
    <w:div w:id="1147015205">
      <w:bodyDiv w:val="1"/>
      <w:marLeft w:val="0"/>
      <w:marRight w:val="0"/>
      <w:marTop w:val="0"/>
      <w:marBottom w:val="0"/>
      <w:divBdr>
        <w:top w:val="none" w:sz="0" w:space="0" w:color="auto"/>
        <w:left w:val="none" w:sz="0" w:space="0" w:color="auto"/>
        <w:bottom w:val="none" w:sz="0" w:space="0" w:color="auto"/>
        <w:right w:val="none" w:sz="0" w:space="0" w:color="auto"/>
      </w:divBdr>
    </w:div>
    <w:div w:id="1147434389">
      <w:bodyDiv w:val="1"/>
      <w:marLeft w:val="0"/>
      <w:marRight w:val="0"/>
      <w:marTop w:val="0"/>
      <w:marBottom w:val="0"/>
      <w:divBdr>
        <w:top w:val="none" w:sz="0" w:space="0" w:color="auto"/>
        <w:left w:val="none" w:sz="0" w:space="0" w:color="auto"/>
        <w:bottom w:val="none" w:sz="0" w:space="0" w:color="auto"/>
        <w:right w:val="none" w:sz="0" w:space="0" w:color="auto"/>
      </w:divBdr>
    </w:div>
    <w:div w:id="1150293902">
      <w:bodyDiv w:val="1"/>
      <w:marLeft w:val="0"/>
      <w:marRight w:val="0"/>
      <w:marTop w:val="0"/>
      <w:marBottom w:val="0"/>
      <w:divBdr>
        <w:top w:val="none" w:sz="0" w:space="0" w:color="auto"/>
        <w:left w:val="none" w:sz="0" w:space="0" w:color="auto"/>
        <w:bottom w:val="none" w:sz="0" w:space="0" w:color="auto"/>
        <w:right w:val="none" w:sz="0" w:space="0" w:color="auto"/>
      </w:divBdr>
    </w:div>
    <w:div w:id="1152527946">
      <w:bodyDiv w:val="1"/>
      <w:marLeft w:val="0"/>
      <w:marRight w:val="0"/>
      <w:marTop w:val="0"/>
      <w:marBottom w:val="0"/>
      <w:divBdr>
        <w:top w:val="none" w:sz="0" w:space="0" w:color="auto"/>
        <w:left w:val="none" w:sz="0" w:space="0" w:color="auto"/>
        <w:bottom w:val="none" w:sz="0" w:space="0" w:color="auto"/>
        <w:right w:val="none" w:sz="0" w:space="0" w:color="auto"/>
      </w:divBdr>
    </w:div>
    <w:div w:id="1153595199">
      <w:bodyDiv w:val="1"/>
      <w:marLeft w:val="0"/>
      <w:marRight w:val="0"/>
      <w:marTop w:val="0"/>
      <w:marBottom w:val="0"/>
      <w:divBdr>
        <w:top w:val="none" w:sz="0" w:space="0" w:color="auto"/>
        <w:left w:val="none" w:sz="0" w:space="0" w:color="auto"/>
        <w:bottom w:val="none" w:sz="0" w:space="0" w:color="auto"/>
        <w:right w:val="none" w:sz="0" w:space="0" w:color="auto"/>
      </w:divBdr>
    </w:div>
    <w:div w:id="1154449342">
      <w:bodyDiv w:val="1"/>
      <w:marLeft w:val="0"/>
      <w:marRight w:val="0"/>
      <w:marTop w:val="0"/>
      <w:marBottom w:val="0"/>
      <w:divBdr>
        <w:top w:val="none" w:sz="0" w:space="0" w:color="auto"/>
        <w:left w:val="none" w:sz="0" w:space="0" w:color="auto"/>
        <w:bottom w:val="none" w:sz="0" w:space="0" w:color="auto"/>
        <w:right w:val="none" w:sz="0" w:space="0" w:color="auto"/>
      </w:divBdr>
    </w:div>
    <w:div w:id="1155072038">
      <w:bodyDiv w:val="1"/>
      <w:marLeft w:val="0"/>
      <w:marRight w:val="0"/>
      <w:marTop w:val="0"/>
      <w:marBottom w:val="0"/>
      <w:divBdr>
        <w:top w:val="none" w:sz="0" w:space="0" w:color="auto"/>
        <w:left w:val="none" w:sz="0" w:space="0" w:color="auto"/>
        <w:bottom w:val="none" w:sz="0" w:space="0" w:color="auto"/>
        <w:right w:val="none" w:sz="0" w:space="0" w:color="auto"/>
      </w:divBdr>
      <w:divsChild>
        <w:div w:id="279724352">
          <w:marLeft w:val="0"/>
          <w:marRight w:val="0"/>
          <w:marTop w:val="0"/>
          <w:marBottom w:val="0"/>
          <w:divBdr>
            <w:top w:val="none" w:sz="0" w:space="0" w:color="auto"/>
            <w:left w:val="none" w:sz="0" w:space="0" w:color="auto"/>
            <w:bottom w:val="none" w:sz="0" w:space="0" w:color="auto"/>
            <w:right w:val="none" w:sz="0" w:space="0" w:color="auto"/>
          </w:divBdr>
          <w:divsChild>
            <w:div w:id="6621246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167983499">
      <w:bodyDiv w:val="1"/>
      <w:marLeft w:val="0"/>
      <w:marRight w:val="0"/>
      <w:marTop w:val="0"/>
      <w:marBottom w:val="0"/>
      <w:divBdr>
        <w:top w:val="none" w:sz="0" w:space="0" w:color="auto"/>
        <w:left w:val="none" w:sz="0" w:space="0" w:color="auto"/>
        <w:bottom w:val="none" w:sz="0" w:space="0" w:color="auto"/>
        <w:right w:val="none" w:sz="0" w:space="0" w:color="auto"/>
      </w:divBdr>
    </w:div>
    <w:div w:id="1170020439">
      <w:bodyDiv w:val="1"/>
      <w:marLeft w:val="0"/>
      <w:marRight w:val="0"/>
      <w:marTop w:val="0"/>
      <w:marBottom w:val="0"/>
      <w:divBdr>
        <w:top w:val="none" w:sz="0" w:space="0" w:color="auto"/>
        <w:left w:val="none" w:sz="0" w:space="0" w:color="auto"/>
        <w:bottom w:val="none" w:sz="0" w:space="0" w:color="auto"/>
        <w:right w:val="none" w:sz="0" w:space="0" w:color="auto"/>
      </w:divBdr>
    </w:div>
    <w:div w:id="1173836712">
      <w:bodyDiv w:val="1"/>
      <w:marLeft w:val="0"/>
      <w:marRight w:val="0"/>
      <w:marTop w:val="0"/>
      <w:marBottom w:val="0"/>
      <w:divBdr>
        <w:top w:val="none" w:sz="0" w:space="0" w:color="auto"/>
        <w:left w:val="none" w:sz="0" w:space="0" w:color="auto"/>
        <w:bottom w:val="none" w:sz="0" w:space="0" w:color="auto"/>
        <w:right w:val="none" w:sz="0" w:space="0" w:color="auto"/>
      </w:divBdr>
    </w:div>
    <w:div w:id="1182427010">
      <w:bodyDiv w:val="1"/>
      <w:marLeft w:val="0"/>
      <w:marRight w:val="0"/>
      <w:marTop w:val="0"/>
      <w:marBottom w:val="0"/>
      <w:divBdr>
        <w:top w:val="none" w:sz="0" w:space="0" w:color="auto"/>
        <w:left w:val="none" w:sz="0" w:space="0" w:color="auto"/>
        <w:bottom w:val="none" w:sz="0" w:space="0" w:color="auto"/>
        <w:right w:val="none" w:sz="0" w:space="0" w:color="auto"/>
      </w:divBdr>
    </w:div>
    <w:div w:id="1187325444">
      <w:bodyDiv w:val="1"/>
      <w:marLeft w:val="0"/>
      <w:marRight w:val="0"/>
      <w:marTop w:val="0"/>
      <w:marBottom w:val="0"/>
      <w:divBdr>
        <w:top w:val="none" w:sz="0" w:space="0" w:color="auto"/>
        <w:left w:val="none" w:sz="0" w:space="0" w:color="auto"/>
        <w:bottom w:val="none" w:sz="0" w:space="0" w:color="auto"/>
        <w:right w:val="none" w:sz="0" w:space="0" w:color="auto"/>
      </w:divBdr>
    </w:div>
    <w:div w:id="1188520802">
      <w:bodyDiv w:val="1"/>
      <w:marLeft w:val="0"/>
      <w:marRight w:val="0"/>
      <w:marTop w:val="0"/>
      <w:marBottom w:val="0"/>
      <w:divBdr>
        <w:top w:val="none" w:sz="0" w:space="0" w:color="auto"/>
        <w:left w:val="none" w:sz="0" w:space="0" w:color="auto"/>
        <w:bottom w:val="none" w:sz="0" w:space="0" w:color="auto"/>
        <w:right w:val="none" w:sz="0" w:space="0" w:color="auto"/>
      </w:divBdr>
    </w:div>
    <w:div w:id="1192184137">
      <w:bodyDiv w:val="1"/>
      <w:marLeft w:val="0"/>
      <w:marRight w:val="0"/>
      <w:marTop w:val="0"/>
      <w:marBottom w:val="0"/>
      <w:divBdr>
        <w:top w:val="none" w:sz="0" w:space="0" w:color="auto"/>
        <w:left w:val="none" w:sz="0" w:space="0" w:color="auto"/>
        <w:bottom w:val="none" w:sz="0" w:space="0" w:color="auto"/>
        <w:right w:val="none" w:sz="0" w:space="0" w:color="auto"/>
      </w:divBdr>
    </w:div>
    <w:div w:id="1200049824">
      <w:bodyDiv w:val="1"/>
      <w:marLeft w:val="0"/>
      <w:marRight w:val="0"/>
      <w:marTop w:val="0"/>
      <w:marBottom w:val="0"/>
      <w:divBdr>
        <w:top w:val="none" w:sz="0" w:space="0" w:color="auto"/>
        <w:left w:val="none" w:sz="0" w:space="0" w:color="auto"/>
        <w:bottom w:val="none" w:sz="0" w:space="0" w:color="auto"/>
        <w:right w:val="none" w:sz="0" w:space="0" w:color="auto"/>
      </w:divBdr>
    </w:div>
    <w:div w:id="1202934847">
      <w:bodyDiv w:val="1"/>
      <w:marLeft w:val="0"/>
      <w:marRight w:val="0"/>
      <w:marTop w:val="0"/>
      <w:marBottom w:val="0"/>
      <w:divBdr>
        <w:top w:val="none" w:sz="0" w:space="0" w:color="auto"/>
        <w:left w:val="none" w:sz="0" w:space="0" w:color="auto"/>
        <w:bottom w:val="none" w:sz="0" w:space="0" w:color="auto"/>
        <w:right w:val="none" w:sz="0" w:space="0" w:color="auto"/>
      </w:divBdr>
    </w:div>
    <w:div w:id="1203904779">
      <w:bodyDiv w:val="1"/>
      <w:marLeft w:val="0"/>
      <w:marRight w:val="0"/>
      <w:marTop w:val="0"/>
      <w:marBottom w:val="0"/>
      <w:divBdr>
        <w:top w:val="none" w:sz="0" w:space="0" w:color="auto"/>
        <w:left w:val="none" w:sz="0" w:space="0" w:color="auto"/>
        <w:bottom w:val="none" w:sz="0" w:space="0" w:color="auto"/>
        <w:right w:val="none" w:sz="0" w:space="0" w:color="auto"/>
      </w:divBdr>
    </w:div>
    <w:div w:id="1204708384">
      <w:bodyDiv w:val="1"/>
      <w:marLeft w:val="0"/>
      <w:marRight w:val="0"/>
      <w:marTop w:val="0"/>
      <w:marBottom w:val="0"/>
      <w:divBdr>
        <w:top w:val="none" w:sz="0" w:space="0" w:color="auto"/>
        <w:left w:val="none" w:sz="0" w:space="0" w:color="auto"/>
        <w:bottom w:val="none" w:sz="0" w:space="0" w:color="auto"/>
        <w:right w:val="none" w:sz="0" w:space="0" w:color="auto"/>
      </w:divBdr>
    </w:div>
    <w:div w:id="1205093875">
      <w:bodyDiv w:val="1"/>
      <w:marLeft w:val="0"/>
      <w:marRight w:val="0"/>
      <w:marTop w:val="0"/>
      <w:marBottom w:val="0"/>
      <w:divBdr>
        <w:top w:val="none" w:sz="0" w:space="0" w:color="auto"/>
        <w:left w:val="none" w:sz="0" w:space="0" w:color="auto"/>
        <w:bottom w:val="none" w:sz="0" w:space="0" w:color="auto"/>
        <w:right w:val="none" w:sz="0" w:space="0" w:color="auto"/>
      </w:divBdr>
    </w:div>
    <w:div w:id="1206869309">
      <w:bodyDiv w:val="1"/>
      <w:marLeft w:val="0"/>
      <w:marRight w:val="0"/>
      <w:marTop w:val="0"/>
      <w:marBottom w:val="0"/>
      <w:divBdr>
        <w:top w:val="none" w:sz="0" w:space="0" w:color="auto"/>
        <w:left w:val="none" w:sz="0" w:space="0" w:color="auto"/>
        <w:bottom w:val="none" w:sz="0" w:space="0" w:color="auto"/>
        <w:right w:val="none" w:sz="0" w:space="0" w:color="auto"/>
      </w:divBdr>
      <w:divsChild>
        <w:div w:id="38479239">
          <w:marLeft w:val="0"/>
          <w:marRight w:val="0"/>
          <w:marTop w:val="0"/>
          <w:marBottom w:val="0"/>
          <w:divBdr>
            <w:top w:val="none" w:sz="0" w:space="0" w:color="auto"/>
            <w:left w:val="none" w:sz="0" w:space="0" w:color="auto"/>
            <w:bottom w:val="none" w:sz="0" w:space="0" w:color="auto"/>
            <w:right w:val="none" w:sz="0" w:space="0" w:color="auto"/>
          </w:divBdr>
          <w:divsChild>
            <w:div w:id="8787365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10874393">
      <w:bodyDiv w:val="1"/>
      <w:marLeft w:val="0"/>
      <w:marRight w:val="0"/>
      <w:marTop w:val="0"/>
      <w:marBottom w:val="0"/>
      <w:divBdr>
        <w:top w:val="none" w:sz="0" w:space="0" w:color="auto"/>
        <w:left w:val="none" w:sz="0" w:space="0" w:color="auto"/>
        <w:bottom w:val="none" w:sz="0" w:space="0" w:color="auto"/>
        <w:right w:val="none" w:sz="0" w:space="0" w:color="auto"/>
      </w:divBdr>
    </w:div>
    <w:div w:id="1211653850">
      <w:bodyDiv w:val="1"/>
      <w:marLeft w:val="0"/>
      <w:marRight w:val="0"/>
      <w:marTop w:val="0"/>
      <w:marBottom w:val="0"/>
      <w:divBdr>
        <w:top w:val="none" w:sz="0" w:space="0" w:color="auto"/>
        <w:left w:val="none" w:sz="0" w:space="0" w:color="auto"/>
        <w:bottom w:val="none" w:sz="0" w:space="0" w:color="auto"/>
        <w:right w:val="none" w:sz="0" w:space="0" w:color="auto"/>
      </w:divBdr>
    </w:div>
    <w:div w:id="1217665516">
      <w:bodyDiv w:val="1"/>
      <w:marLeft w:val="0"/>
      <w:marRight w:val="0"/>
      <w:marTop w:val="0"/>
      <w:marBottom w:val="0"/>
      <w:divBdr>
        <w:top w:val="none" w:sz="0" w:space="0" w:color="auto"/>
        <w:left w:val="none" w:sz="0" w:space="0" w:color="auto"/>
        <w:bottom w:val="none" w:sz="0" w:space="0" w:color="auto"/>
        <w:right w:val="none" w:sz="0" w:space="0" w:color="auto"/>
      </w:divBdr>
    </w:div>
    <w:div w:id="1220167587">
      <w:bodyDiv w:val="1"/>
      <w:marLeft w:val="0"/>
      <w:marRight w:val="0"/>
      <w:marTop w:val="0"/>
      <w:marBottom w:val="0"/>
      <w:divBdr>
        <w:top w:val="none" w:sz="0" w:space="0" w:color="auto"/>
        <w:left w:val="none" w:sz="0" w:space="0" w:color="auto"/>
        <w:bottom w:val="none" w:sz="0" w:space="0" w:color="auto"/>
        <w:right w:val="none" w:sz="0" w:space="0" w:color="auto"/>
      </w:divBdr>
    </w:div>
    <w:div w:id="1223639822">
      <w:bodyDiv w:val="1"/>
      <w:marLeft w:val="0"/>
      <w:marRight w:val="0"/>
      <w:marTop w:val="0"/>
      <w:marBottom w:val="0"/>
      <w:divBdr>
        <w:top w:val="none" w:sz="0" w:space="0" w:color="auto"/>
        <w:left w:val="none" w:sz="0" w:space="0" w:color="auto"/>
        <w:bottom w:val="none" w:sz="0" w:space="0" w:color="auto"/>
        <w:right w:val="none" w:sz="0" w:space="0" w:color="auto"/>
      </w:divBdr>
      <w:divsChild>
        <w:div w:id="1952470571">
          <w:marLeft w:val="0"/>
          <w:marRight w:val="0"/>
          <w:marTop w:val="0"/>
          <w:marBottom w:val="0"/>
          <w:divBdr>
            <w:top w:val="none" w:sz="0" w:space="0" w:color="auto"/>
            <w:left w:val="none" w:sz="0" w:space="0" w:color="auto"/>
            <w:bottom w:val="none" w:sz="0" w:space="0" w:color="auto"/>
            <w:right w:val="none" w:sz="0" w:space="0" w:color="auto"/>
          </w:divBdr>
          <w:divsChild>
            <w:div w:id="103130342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28950976">
      <w:bodyDiv w:val="1"/>
      <w:marLeft w:val="0"/>
      <w:marRight w:val="0"/>
      <w:marTop w:val="0"/>
      <w:marBottom w:val="0"/>
      <w:divBdr>
        <w:top w:val="none" w:sz="0" w:space="0" w:color="auto"/>
        <w:left w:val="none" w:sz="0" w:space="0" w:color="auto"/>
        <w:bottom w:val="none" w:sz="0" w:space="0" w:color="auto"/>
        <w:right w:val="none" w:sz="0" w:space="0" w:color="auto"/>
      </w:divBdr>
    </w:div>
    <w:div w:id="1230458372">
      <w:bodyDiv w:val="1"/>
      <w:marLeft w:val="0"/>
      <w:marRight w:val="0"/>
      <w:marTop w:val="0"/>
      <w:marBottom w:val="0"/>
      <w:divBdr>
        <w:top w:val="none" w:sz="0" w:space="0" w:color="auto"/>
        <w:left w:val="none" w:sz="0" w:space="0" w:color="auto"/>
        <w:bottom w:val="none" w:sz="0" w:space="0" w:color="auto"/>
        <w:right w:val="none" w:sz="0" w:space="0" w:color="auto"/>
      </w:divBdr>
    </w:div>
    <w:div w:id="1238706213">
      <w:bodyDiv w:val="1"/>
      <w:marLeft w:val="0"/>
      <w:marRight w:val="0"/>
      <w:marTop w:val="0"/>
      <w:marBottom w:val="0"/>
      <w:divBdr>
        <w:top w:val="none" w:sz="0" w:space="0" w:color="auto"/>
        <w:left w:val="none" w:sz="0" w:space="0" w:color="auto"/>
        <w:bottom w:val="none" w:sz="0" w:space="0" w:color="auto"/>
        <w:right w:val="none" w:sz="0" w:space="0" w:color="auto"/>
      </w:divBdr>
    </w:div>
    <w:div w:id="1241597234">
      <w:bodyDiv w:val="1"/>
      <w:marLeft w:val="0"/>
      <w:marRight w:val="0"/>
      <w:marTop w:val="0"/>
      <w:marBottom w:val="0"/>
      <w:divBdr>
        <w:top w:val="none" w:sz="0" w:space="0" w:color="auto"/>
        <w:left w:val="none" w:sz="0" w:space="0" w:color="auto"/>
        <w:bottom w:val="none" w:sz="0" w:space="0" w:color="auto"/>
        <w:right w:val="none" w:sz="0" w:space="0" w:color="auto"/>
      </w:divBdr>
    </w:div>
    <w:div w:id="1252548085">
      <w:bodyDiv w:val="1"/>
      <w:marLeft w:val="0"/>
      <w:marRight w:val="0"/>
      <w:marTop w:val="0"/>
      <w:marBottom w:val="0"/>
      <w:divBdr>
        <w:top w:val="none" w:sz="0" w:space="0" w:color="auto"/>
        <w:left w:val="none" w:sz="0" w:space="0" w:color="auto"/>
        <w:bottom w:val="none" w:sz="0" w:space="0" w:color="auto"/>
        <w:right w:val="none" w:sz="0" w:space="0" w:color="auto"/>
      </w:divBdr>
    </w:div>
    <w:div w:id="1258516318">
      <w:bodyDiv w:val="1"/>
      <w:marLeft w:val="0"/>
      <w:marRight w:val="0"/>
      <w:marTop w:val="0"/>
      <w:marBottom w:val="0"/>
      <w:divBdr>
        <w:top w:val="none" w:sz="0" w:space="0" w:color="auto"/>
        <w:left w:val="none" w:sz="0" w:space="0" w:color="auto"/>
        <w:bottom w:val="none" w:sz="0" w:space="0" w:color="auto"/>
        <w:right w:val="none" w:sz="0" w:space="0" w:color="auto"/>
      </w:divBdr>
    </w:div>
    <w:div w:id="1262103266">
      <w:bodyDiv w:val="1"/>
      <w:marLeft w:val="0"/>
      <w:marRight w:val="0"/>
      <w:marTop w:val="0"/>
      <w:marBottom w:val="0"/>
      <w:divBdr>
        <w:top w:val="none" w:sz="0" w:space="0" w:color="auto"/>
        <w:left w:val="none" w:sz="0" w:space="0" w:color="auto"/>
        <w:bottom w:val="none" w:sz="0" w:space="0" w:color="auto"/>
        <w:right w:val="none" w:sz="0" w:space="0" w:color="auto"/>
      </w:divBdr>
    </w:div>
    <w:div w:id="1265725146">
      <w:bodyDiv w:val="1"/>
      <w:marLeft w:val="0"/>
      <w:marRight w:val="0"/>
      <w:marTop w:val="0"/>
      <w:marBottom w:val="0"/>
      <w:divBdr>
        <w:top w:val="none" w:sz="0" w:space="0" w:color="auto"/>
        <w:left w:val="none" w:sz="0" w:space="0" w:color="auto"/>
        <w:bottom w:val="none" w:sz="0" w:space="0" w:color="auto"/>
        <w:right w:val="none" w:sz="0" w:space="0" w:color="auto"/>
      </w:divBdr>
    </w:div>
    <w:div w:id="1268122953">
      <w:bodyDiv w:val="1"/>
      <w:marLeft w:val="0"/>
      <w:marRight w:val="0"/>
      <w:marTop w:val="0"/>
      <w:marBottom w:val="0"/>
      <w:divBdr>
        <w:top w:val="none" w:sz="0" w:space="0" w:color="auto"/>
        <w:left w:val="none" w:sz="0" w:space="0" w:color="auto"/>
        <w:bottom w:val="none" w:sz="0" w:space="0" w:color="auto"/>
        <w:right w:val="none" w:sz="0" w:space="0" w:color="auto"/>
      </w:divBdr>
    </w:div>
    <w:div w:id="1283419003">
      <w:bodyDiv w:val="1"/>
      <w:marLeft w:val="0"/>
      <w:marRight w:val="0"/>
      <w:marTop w:val="0"/>
      <w:marBottom w:val="0"/>
      <w:divBdr>
        <w:top w:val="none" w:sz="0" w:space="0" w:color="auto"/>
        <w:left w:val="none" w:sz="0" w:space="0" w:color="auto"/>
        <w:bottom w:val="none" w:sz="0" w:space="0" w:color="auto"/>
        <w:right w:val="none" w:sz="0" w:space="0" w:color="auto"/>
      </w:divBdr>
      <w:divsChild>
        <w:div w:id="358942889">
          <w:marLeft w:val="0"/>
          <w:marRight w:val="0"/>
          <w:marTop w:val="0"/>
          <w:marBottom w:val="0"/>
          <w:divBdr>
            <w:top w:val="none" w:sz="0" w:space="0" w:color="auto"/>
            <w:left w:val="none" w:sz="0" w:space="0" w:color="auto"/>
            <w:bottom w:val="none" w:sz="0" w:space="0" w:color="auto"/>
            <w:right w:val="none" w:sz="0" w:space="0" w:color="auto"/>
          </w:divBdr>
          <w:divsChild>
            <w:div w:id="9711801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92900657">
      <w:bodyDiv w:val="1"/>
      <w:marLeft w:val="0"/>
      <w:marRight w:val="0"/>
      <w:marTop w:val="0"/>
      <w:marBottom w:val="0"/>
      <w:divBdr>
        <w:top w:val="none" w:sz="0" w:space="0" w:color="auto"/>
        <w:left w:val="none" w:sz="0" w:space="0" w:color="auto"/>
        <w:bottom w:val="none" w:sz="0" w:space="0" w:color="auto"/>
        <w:right w:val="none" w:sz="0" w:space="0" w:color="auto"/>
      </w:divBdr>
    </w:div>
    <w:div w:id="1293828223">
      <w:bodyDiv w:val="1"/>
      <w:marLeft w:val="0"/>
      <w:marRight w:val="0"/>
      <w:marTop w:val="0"/>
      <w:marBottom w:val="0"/>
      <w:divBdr>
        <w:top w:val="none" w:sz="0" w:space="0" w:color="auto"/>
        <w:left w:val="none" w:sz="0" w:space="0" w:color="auto"/>
        <w:bottom w:val="none" w:sz="0" w:space="0" w:color="auto"/>
        <w:right w:val="none" w:sz="0" w:space="0" w:color="auto"/>
      </w:divBdr>
    </w:div>
    <w:div w:id="1296063256">
      <w:bodyDiv w:val="1"/>
      <w:marLeft w:val="0"/>
      <w:marRight w:val="0"/>
      <w:marTop w:val="0"/>
      <w:marBottom w:val="0"/>
      <w:divBdr>
        <w:top w:val="none" w:sz="0" w:space="0" w:color="auto"/>
        <w:left w:val="none" w:sz="0" w:space="0" w:color="auto"/>
        <w:bottom w:val="none" w:sz="0" w:space="0" w:color="auto"/>
        <w:right w:val="none" w:sz="0" w:space="0" w:color="auto"/>
      </w:divBdr>
    </w:div>
    <w:div w:id="1297106885">
      <w:bodyDiv w:val="1"/>
      <w:marLeft w:val="0"/>
      <w:marRight w:val="0"/>
      <w:marTop w:val="0"/>
      <w:marBottom w:val="0"/>
      <w:divBdr>
        <w:top w:val="none" w:sz="0" w:space="0" w:color="auto"/>
        <w:left w:val="none" w:sz="0" w:space="0" w:color="auto"/>
        <w:bottom w:val="none" w:sz="0" w:space="0" w:color="auto"/>
        <w:right w:val="none" w:sz="0" w:space="0" w:color="auto"/>
      </w:divBdr>
    </w:div>
    <w:div w:id="1298560592">
      <w:bodyDiv w:val="1"/>
      <w:marLeft w:val="0"/>
      <w:marRight w:val="0"/>
      <w:marTop w:val="0"/>
      <w:marBottom w:val="0"/>
      <w:divBdr>
        <w:top w:val="none" w:sz="0" w:space="0" w:color="auto"/>
        <w:left w:val="none" w:sz="0" w:space="0" w:color="auto"/>
        <w:bottom w:val="none" w:sz="0" w:space="0" w:color="auto"/>
        <w:right w:val="none" w:sz="0" w:space="0" w:color="auto"/>
      </w:divBdr>
    </w:div>
    <w:div w:id="1299802169">
      <w:bodyDiv w:val="1"/>
      <w:marLeft w:val="0"/>
      <w:marRight w:val="0"/>
      <w:marTop w:val="0"/>
      <w:marBottom w:val="0"/>
      <w:divBdr>
        <w:top w:val="none" w:sz="0" w:space="0" w:color="auto"/>
        <w:left w:val="none" w:sz="0" w:space="0" w:color="auto"/>
        <w:bottom w:val="none" w:sz="0" w:space="0" w:color="auto"/>
        <w:right w:val="none" w:sz="0" w:space="0" w:color="auto"/>
      </w:divBdr>
    </w:div>
    <w:div w:id="1300381470">
      <w:bodyDiv w:val="1"/>
      <w:marLeft w:val="0"/>
      <w:marRight w:val="0"/>
      <w:marTop w:val="0"/>
      <w:marBottom w:val="0"/>
      <w:divBdr>
        <w:top w:val="none" w:sz="0" w:space="0" w:color="auto"/>
        <w:left w:val="none" w:sz="0" w:space="0" w:color="auto"/>
        <w:bottom w:val="none" w:sz="0" w:space="0" w:color="auto"/>
        <w:right w:val="none" w:sz="0" w:space="0" w:color="auto"/>
      </w:divBdr>
      <w:divsChild>
        <w:div w:id="804855422">
          <w:marLeft w:val="0"/>
          <w:marRight w:val="0"/>
          <w:marTop w:val="0"/>
          <w:marBottom w:val="0"/>
          <w:divBdr>
            <w:top w:val="none" w:sz="0" w:space="0" w:color="auto"/>
            <w:left w:val="none" w:sz="0" w:space="0" w:color="auto"/>
            <w:bottom w:val="none" w:sz="0" w:space="0" w:color="auto"/>
            <w:right w:val="none" w:sz="0" w:space="0" w:color="auto"/>
          </w:divBdr>
          <w:divsChild>
            <w:div w:id="20588891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307584861">
      <w:bodyDiv w:val="1"/>
      <w:marLeft w:val="0"/>
      <w:marRight w:val="0"/>
      <w:marTop w:val="0"/>
      <w:marBottom w:val="0"/>
      <w:divBdr>
        <w:top w:val="none" w:sz="0" w:space="0" w:color="auto"/>
        <w:left w:val="none" w:sz="0" w:space="0" w:color="auto"/>
        <w:bottom w:val="none" w:sz="0" w:space="0" w:color="auto"/>
        <w:right w:val="none" w:sz="0" w:space="0" w:color="auto"/>
      </w:divBdr>
    </w:div>
    <w:div w:id="1308360895">
      <w:bodyDiv w:val="1"/>
      <w:marLeft w:val="0"/>
      <w:marRight w:val="0"/>
      <w:marTop w:val="0"/>
      <w:marBottom w:val="0"/>
      <w:divBdr>
        <w:top w:val="none" w:sz="0" w:space="0" w:color="auto"/>
        <w:left w:val="none" w:sz="0" w:space="0" w:color="auto"/>
        <w:bottom w:val="none" w:sz="0" w:space="0" w:color="auto"/>
        <w:right w:val="none" w:sz="0" w:space="0" w:color="auto"/>
      </w:divBdr>
    </w:div>
    <w:div w:id="1311711491">
      <w:bodyDiv w:val="1"/>
      <w:marLeft w:val="0"/>
      <w:marRight w:val="0"/>
      <w:marTop w:val="0"/>
      <w:marBottom w:val="0"/>
      <w:divBdr>
        <w:top w:val="none" w:sz="0" w:space="0" w:color="auto"/>
        <w:left w:val="none" w:sz="0" w:space="0" w:color="auto"/>
        <w:bottom w:val="none" w:sz="0" w:space="0" w:color="auto"/>
        <w:right w:val="none" w:sz="0" w:space="0" w:color="auto"/>
      </w:divBdr>
    </w:div>
    <w:div w:id="1313287529">
      <w:bodyDiv w:val="1"/>
      <w:marLeft w:val="0"/>
      <w:marRight w:val="0"/>
      <w:marTop w:val="0"/>
      <w:marBottom w:val="0"/>
      <w:divBdr>
        <w:top w:val="none" w:sz="0" w:space="0" w:color="auto"/>
        <w:left w:val="none" w:sz="0" w:space="0" w:color="auto"/>
        <w:bottom w:val="none" w:sz="0" w:space="0" w:color="auto"/>
        <w:right w:val="none" w:sz="0" w:space="0" w:color="auto"/>
      </w:divBdr>
    </w:div>
    <w:div w:id="1318804471">
      <w:bodyDiv w:val="1"/>
      <w:marLeft w:val="0"/>
      <w:marRight w:val="0"/>
      <w:marTop w:val="0"/>
      <w:marBottom w:val="0"/>
      <w:divBdr>
        <w:top w:val="none" w:sz="0" w:space="0" w:color="auto"/>
        <w:left w:val="none" w:sz="0" w:space="0" w:color="auto"/>
        <w:bottom w:val="none" w:sz="0" w:space="0" w:color="auto"/>
        <w:right w:val="none" w:sz="0" w:space="0" w:color="auto"/>
      </w:divBdr>
    </w:div>
    <w:div w:id="1319505373">
      <w:bodyDiv w:val="1"/>
      <w:marLeft w:val="0"/>
      <w:marRight w:val="0"/>
      <w:marTop w:val="0"/>
      <w:marBottom w:val="0"/>
      <w:divBdr>
        <w:top w:val="none" w:sz="0" w:space="0" w:color="auto"/>
        <w:left w:val="none" w:sz="0" w:space="0" w:color="auto"/>
        <w:bottom w:val="none" w:sz="0" w:space="0" w:color="auto"/>
        <w:right w:val="none" w:sz="0" w:space="0" w:color="auto"/>
      </w:divBdr>
    </w:div>
    <w:div w:id="1326278532">
      <w:bodyDiv w:val="1"/>
      <w:marLeft w:val="0"/>
      <w:marRight w:val="0"/>
      <w:marTop w:val="0"/>
      <w:marBottom w:val="0"/>
      <w:divBdr>
        <w:top w:val="none" w:sz="0" w:space="0" w:color="auto"/>
        <w:left w:val="none" w:sz="0" w:space="0" w:color="auto"/>
        <w:bottom w:val="none" w:sz="0" w:space="0" w:color="auto"/>
        <w:right w:val="none" w:sz="0" w:space="0" w:color="auto"/>
      </w:divBdr>
    </w:div>
    <w:div w:id="1326472505">
      <w:bodyDiv w:val="1"/>
      <w:marLeft w:val="0"/>
      <w:marRight w:val="0"/>
      <w:marTop w:val="0"/>
      <w:marBottom w:val="0"/>
      <w:divBdr>
        <w:top w:val="none" w:sz="0" w:space="0" w:color="auto"/>
        <w:left w:val="none" w:sz="0" w:space="0" w:color="auto"/>
        <w:bottom w:val="none" w:sz="0" w:space="0" w:color="auto"/>
        <w:right w:val="none" w:sz="0" w:space="0" w:color="auto"/>
      </w:divBdr>
    </w:div>
    <w:div w:id="1331913058">
      <w:bodyDiv w:val="1"/>
      <w:marLeft w:val="0"/>
      <w:marRight w:val="0"/>
      <w:marTop w:val="0"/>
      <w:marBottom w:val="0"/>
      <w:divBdr>
        <w:top w:val="none" w:sz="0" w:space="0" w:color="auto"/>
        <w:left w:val="none" w:sz="0" w:space="0" w:color="auto"/>
        <w:bottom w:val="none" w:sz="0" w:space="0" w:color="auto"/>
        <w:right w:val="none" w:sz="0" w:space="0" w:color="auto"/>
      </w:divBdr>
    </w:div>
    <w:div w:id="1332174445">
      <w:bodyDiv w:val="1"/>
      <w:marLeft w:val="0"/>
      <w:marRight w:val="0"/>
      <w:marTop w:val="0"/>
      <w:marBottom w:val="0"/>
      <w:divBdr>
        <w:top w:val="none" w:sz="0" w:space="0" w:color="auto"/>
        <w:left w:val="none" w:sz="0" w:space="0" w:color="auto"/>
        <w:bottom w:val="none" w:sz="0" w:space="0" w:color="auto"/>
        <w:right w:val="none" w:sz="0" w:space="0" w:color="auto"/>
      </w:divBdr>
    </w:div>
    <w:div w:id="1334183232">
      <w:bodyDiv w:val="1"/>
      <w:marLeft w:val="0"/>
      <w:marRight w:val="0"/>
      <w:marTop w:val="0"/>
      <w:marBottom w:val="0"/>
      <w:divBdr>
        <w:top w:val="none" w:sz="0" w:space="0" w:color="auto"/>
        <w:left w:val="none" w:sz="0" w:space="0" w:color="auto"/>
        <w:bottom w:val="none" w:sz="0" w:space="0" w:color="auto"/>
        <w:right w:val="none" w:sz="0" w:space="0" w:color="auto"/>
      </w:divBdr>
    </w:div>
    <w:div w:id="1334529628">
      <w:bodyDiv w:val="1"/>
      <w:marLeft w:val="0"/>
      <w:marRight w:val="0"/>
      <w:marTop w:val="0"/>
      <w:marBottom w:val="0"/>
      <w:divBdr>
        <w:top w:val="none" w:sz="0" w:space="0" w:color="auto"/>
        <w:left w:val="none" w:sz="0" w:space="0" w:color="auto"/>
        <w:bottom w:val="none" w:sz="0" w:space="0" w:color="auto"/>
        <w:right w:val="none" w:sz="0" w:space="0" w:color="auto"/>
      </w:divBdr>
      <w:divsChild>
        <w:div w:id="1137261838">
          <w:marLeft w:val="0"/>
          <w:marRight w:val="0"/>
          <w:marTop w:val="0"/>
          <w:marBottom w:val="0"/>
          <w:divBdr>
            <w:top w:val="none" w:sz="0" w:space="0" w:color="auto"/>
            <w:left w:val="none" w:sz="0" w:space="0" w:color="auto"/>
            <w:bottom w:val="none" w:sz="0" w:space="0" w:color="auto"/>
            <w:right w:val="none" w:sz="0" w:space="0" w:color="auto"/>
          </w:divBdr>
          <w:divsChild>
            <w:div w:id="192225588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344091123">
      <w:bodyDiv w:val="1"/>
      <w:marLeft w:val="0"/>
      <w:marRight w:val="0"/>
      <w:marTop w:val="0"/>
      <w:marBottom w:val="0"/>
      <w:divBdr>
        <w:top w:val="none" w:sz="0" w:space="0" w:color="auto"/>
        <w:left w:val="none" w:sz="0" w:space="0" w:color="auto"/>
        <w:bottom w:val="none" w:sz="0" w:space="0" w:color="auto"/>
        <w:right w:val="none" w:sz="0" w:space="0" w:color="auto"/>
      </w:divBdr>
    </w:div>
    <w:div w:id="1345938788">
      <w:bodyDiv w:val="1"/>
      <w:marLeft w:val="0"/>
      <w:marRight w:val="0"/>
      <w:marTop w:val="0"/>
      <w:marBottom w:val="0"/>
      <w:divBdr>
        <w:top w:val="none" w:sz="0" w:space="0" w:color="auto"/>
        <w:left w:val="none" w:sz="0" w:space="0" w:color="auto"/>
        <w:bottom w:val="none" w:sz="0" w:space="0" w:color="auto"/>
        <w:right w:val="none" w:sz="0" w:space="0" w:color="auto"/>
      </w:divBdr>
    </w:div>
    <w:div w:id="1346052086">
      <w:bodyDiv w:val="1"/>
      <w:marLeft w:val="0"/>
      <w:marRight w:val="0"/>
      <w:marTop w:val="0"/>
      <w:marBottom w:val="0"/>
      <w:divBdr>
        <w:top w:val="none" w:sz="0" w:space="0" w:color="auto"/>
        <w:left w:val="none" w:sz="0" w:space="0" w:color="auto"/>
        <w:bottom w:val="none" w:sz="0" w:space="0" w:color="auto"/>
        <w:right w:val="none" w:sz="0" w:space="0" w:color="auto"/>
      </w:divBdr>
    </w:div>
    <w:div w:id="1347439638">
      <w:bodyDiv w:val="1"/>
      <w:marLeft w:val="0"/>
      <w:marRight w:val="0"/>
      <w:marTop w:val="0"/>
      <w:marBottom w:val="0"/>
      <w:divBdr>
        <w:top w:val="none" w:sz="0" w:space="0" w:color="auto"/>
        <w:left w:val="none" w:sz="0" w:space="0" w:color="auto"/>
        <w:bottom w:val="none" w:sz="0" w:space="0" w:color="auto"/>
        <w:right w:val="none" w:sz="0" w:space="0" w:color="auto"/>
      </w:divBdr>
    </w:div>
    <w:div w:id="1350984932">
      <w:bodyDiv w:val="1"/>
      <w:marLeft w:val="0"/>
      <w:marRight w:val="0"/>
      <w:marTop w:val="0"/>
      <w:marBottom w:val="0"/>
      <w:divBdr>
        <w:top w:val="none" w:sz="0" w:space="0" w:color="auto"/>
        <w:left w:val="none" w:sz="0" w:space="0" w:color="auto"/>
        <w:bottom w:val="none" w:sz="0" w:space="0" w:color="auto"/>
        <w:right w:val="none" w:sz="0" w:space="0" w:color="auto"/>
      </w:divBdr>
    </w:div>
    <w:div w:id="1352100956">
      <w:bodyDiv w:val="1"/>
      <w:marLeft w:val="0"/>
      <w:marRight w:val="0"/>
      <w:marTop w:val="0"/>
      <w:marBottom w:val="0"/>
      <w:divBdr>
        <w:top w:val="none" w:sz="0" w:space="0" w:color="auto"/>
        <w:left w:val="none" w:sz="0" w:space="0" w:color="auto"/>
        <w:bottom w:val="none" w:sz="0" w:space="0" w:color="auto"/>
        <w:right w:val="none" w:sz="0" w:space="0" w:color="auto"/>
      </w:divBdr>
    </w:div>
    <w:div w:id="1352102562">
      <w:bodyDiv w:val="1"/>
      <w:marLeft w:val="0"/>
      <w:marRight w:val="0"/>
      <w:marTop w:val="0"/>
      <w:marBottom w:val="0"/>
      <w:divBdr>
        <w:top w:val="none" w:sz="0" w:space="0" w:color="auto"/>
        <w:left w:val="none" w:sz="0" w:space="0" w:color="auto"/>
        <w:bottom w:val="none" w:sz="0" w:space="0" w:color="auto"/>
        <w:right w:val="none" w:sz="0" w:space="0" w:color="auto"/>
      </w:divBdr>
    </w:div>
    <w:div w:id="1354570542">
      <w:bodyDiv w:val="1"/>
      <w:marLeft w:val="0"/>
      <w:marRight w:val="0"/>
      <w:marTop w:val="0"/>
      <w:marBottom w:val="0"/>
      <w:divBdr>
        <w:top w:val="none" w:sz="0" w:space="0" w:color="auto"/>
        <w:left w:val="none" w:sz="0" w:space="0" w:color="auto"/>
        <w:bottom w:val="none" w:sz="0" w:space="0" w:color="auto"/>
        <w:right w:val="none" w:sz="0" w:space="0" w:color="auto"/>
      </w:divBdr>
    </w:div>
    <w:div w:id="1357190870">
      <w:bodyDiv w:val="1"/>
      <w:marLeft w:val="0"/>
      <w:marRight w:val="0"/>
      <w:marTop w:val="0"/>
      <w:marBottom w:val="0"/>
      <w:divBdr>
        <w:top w:val="none" w:sz="0" w:space="0" w:color="auto"/>
        <w:left w:val="none" w:sz="0" w:space="0" w:color="auto"/>
        <w:bottom w:val="none" w:sz="0" w:space="0" w:color="auto"/>
        <w:right w:val="none" w:sz="0" w:space="0" w:color="auto"/>
      </w:divBdr>
    </w:div>
    <w:div w:id="1361055467">
      <w:bodyDiv w:val="1"/>
      <w:marLeft w:val="0"/>
      <w:marRight w:val="0"/>
      <w:marTop w:val="0"/>
      <w:marBottom w:val="0"/>
      <w:divBdr>
        <w:top w:val="none" w:sz="0" w:space="0" w:color="auto"/>
        <w:left w:val="none" w:sz="0" w:space="0" w:color="auto"/>
        <w:bottom w:val="none" w:sz="0" w:space="0" w:color="auto"/>
        <w:right w:val="none" w:sz="0" w:space="0" w:color="auto"/>
      </w:divBdr>
    </w:div>
    <w:div w:id="1361710365">
      <w:bodyDiv w:val="1"/>
      <w:marLeft w:val="0"/>
      <w:marRight w:val="0"/>
      <w:marTop w:val="0"/>
      <w:marBottom w:val="0"/>
      <w:divBdr>
        <w:top w:val="none" w:sz="0" w:space="0" w:color="auto"/>
        <w:left w:val="none" w:sz="0" w:space="0" w:color="auto"/>
        <w:bottom w:val="none" w:sz="0" w:space="0" w:color="auto"/>
        <w:right w:val="none" w:sz="0" w:space="0" w:color="auto"/>
      </w:divBdr>
    </w:div>
    <w:div w:id="1364789893">
      <w:bodyDiv w:val="1"/>
      <w:marLeft w:val="0"/>
      <w:marRight w:val="0"/>
      <w:marTop w:val="0"/>
      <w:marBottom w:val="0"/>
      <w:divBdr>
        <w:top w:val="none" w:sz="0" w:space="0" w:color="auto"/>
        <w:left w:val="none" w:sz="0" w:space="0" w:color="auto"/>
        <w:bottom w:val="none" w:sz="0" w:space="0" w:color="auto"/>
        <w:right w:val="none" w:sz="0" w:space="0" w:color="auto"/>
      </w:divBdr>
    </w:div>
    <w:div w:id="1365519651">
      <w:bodyDiv w:val="1"/>
      <w:marLeft w:val="0"/>
      <w:marRight w:val="0"/>
      <w:marTop w:val="0"/>
      <w:marBottom w:val="0"/>
      <w:divBdr>
        <w:top w:val="none" w:sz="0" w:space="0" w:color="auto"/>
        <w:left w:val="none" w:sz="0" w:space="0" w:color="auto"/>
        <w:bottom w:val="none" w:sz="0" w:space="0" w:color="auto"/>
        <w:right w:val="none" w:sz="0" w:space="0" w:color="auto"/>
      </w:divBdr>
    </w:div>
    <w:div w:id="1377657170">
      <w:bodyDiv w:val="1"/>
      <w:marLeft w:val="0"/>
      <w:marRight w:val="0"/>
      <w:marTop w:val="0"/>
      <w:marBottom w:val="0"/>
      <w:divBdr>
        <w:top w:val="none" w:sz="0" w:space="0" w:color="auto"/>
        <w:left w:val="none" w:sz="0" w:space="0" w:color="auto"/>
        <w:bottom w:val="none" w:sz="0" w:space="0" w:color="auto"/>
        <w:right w:val="none" w:sz="0" w:space="0" w:color="auto"/>
      </w:divBdr>
    </w:div>
    <w:div w:id="1379209647">
      <w:bodyDiv w:val="1"/>
      <w:marLeft w:val="0"/>
      <w:marRight w:val="0"/>
      <w:marTop w:val="0"/>
      <w:marBottom w:val="0"/>
      <w:divBdr>
        <w:top w:val="none" w:sz="0" w:space="0" w:color="auto"/>
        <w:left w:val="none" w:sz="0" w:space="0" w:color="auto"/>
        <w:bottom w:val="none" w:sz="0" w:space="0" w:color="auto"/>
        <w:right w:val="none" w:sz="0" w:space="0" w:color="auto"/>
      </w:divBdr>
    </w:div>
    <w:div w:id="1380784674">
      <w:bodyDiv w:val="1"/>
      <w:marLeft w:val="0"/>
      <w:marRight w:val="0"/>
      <w:marTop w:val="0"/>
      <w:marBottom w:val="0"/>
      <w:divBdr>
        <w:top w:val="none" w:sz="0" w:space="0" w:color="auto"/>
        <w:left w:val="none" w:sz="0" w:space="0" w:color="auto"/>
        <w:bottom w:val="none" w:sz="0" w:space="0" w:color="auto"/>
        <w:right w:val="none" w:sz="0" w:space="0" w:color="auto"/>
      </w:divBdr>
    </w:div>
    <w:div w:id="1380937461">
      <w:bodyDiv w:val="1"/>
      <w:marLeft w:val="0"/>
      <w:marRight w:val="0"/>
      <w:marTop w:val="0"/>
      <w:marBottom w:val="0"/>
      <w:divBdr>
        <w:top w:val="none" w:sz="0" w:space="0" w:color="auto"/>
        <w:left w:val="none" w:sz="0" w:space="0" w:color="auto"/>
        <w:bottom w:val="none" w:sz="0" w:space="0" w:color="auto"/>
        <w:right w:val="none" w:sz="0" w:space="0" w:color="auto"/>
      </w:divBdr>
    </w:div>
    <w:div w:id="1390113689">
      <w:bodyDiv w:val="1"/>
      <w:marLeft w:val="0"/>
      <w:marRight w:val="0"/>
      <w:marTop w:val="0"/>
      <w:marBottom w:val="0"/>
      <w:divBdr>
        <w:top w:val="none" w:sz="0" w:space="0" w:color="auto"/>
        <w:left w:val="none" w:sz="0" w:space="0" w:color="auto"/>
        <w:bottom w:val="none" w:sz="0" w:space="0" w:color="auto"/>
        <w:right w:val="none" w:sz="0" w:space="0" w:color="auto"/>
      </w:divBdr>
    </w:div>
    <w:div w:id="1402679759">
      <w:bodyDiv w:val="1"/>
      <w:marLeft w:val="0"/>
      <w:marRight w:val="0"/>
      <w:marTop w:val="0"/>
      <w:marBottom w:val="0"/>
      <w:divBdr>
        <w:top w:val="none" w:sz="0" w:space="0" w:color="auto"/>
        <w:left w:val="none" w:sz="0" w:space="0" w:color="auto"/>
        <w:bottom w:val="none" w:sz="0" w:space="0" w:color="auto"/>
        <w:right w:val="none" w:sz="0" w:space="0" w:color="auto"/>
      </w:divBdr>
    </w:div>
    <w:div w:id="1408110828">
      <w:bodyDiv w:val="1"/>
      <w:marLeft w:val="0"/>
      <w:marRight w:val="0"/>
      <w:marTop w:val="0"/>
      <w:marBottom w:val="0"/>
      <w:divBdr>
        <w:top w:val="none" w:sz="0" w:space="0" w:color="auto"/>
        <w:left w:val="none" w:sz="0" w:space="0" w:color="auto"/>
        <w:bottom w:val="none" w:sz="0" w:space="0" w:color="auto"/>
        <w:right w:val="none" w:sz="0" w:space="0" w:color="auto"/>
      </w:divBdr>
    </w:div>
    <w:div w:id="1413043902">
      <w:bodyDiv w:val="1"/>
      <w:marLeft w:val="0"/>
      <w:marRight w:val="0"/>
      <w:marTop w:val="0"/>
      <w:marBottom w:val="0"/>
      <w:divBdr>
        <w:top w:val="none" w:sz="0" w:space="0" w:color="auto"/>
        <w:left w:val="none" w:sz="0" w:space="0" w:color="auto"/>
        <w:bottom w:val="none" w:sz="0" w:space="0" w:color="auto"/>
        <w:right w:val="none" w:sz="0" w:space="0" w:color="auto"/>
      </w:divBdr>
    </w:div>
    <w:div w:id="1422213755">
      <w:bodyDiv w:val="1"/>
      <w:marLeft w:val="0"/>
      <w:marRight w:val="0"/>
      <w:marTop w:val="0"/>
      <w:marBottom w:val="0"/>
      <w:divBdr>
        <w:top w:val="none" w:sz="0" w:space="0" w:color="auto"/>
        <w:left w:val="none" w:sz="0" w:space="0" w:color="auto"/>
        <w:bottom w:val="none" w:sz="0" w:space="0" w:color="auto"/>
        <w:right w:val="none" w:sz="0" w:space="0" w:color="auto"/>
      </w:divBdr>
    </w:div>
    <w:div w:id="1422533149">
      <w:bodyDiv w:val="1"/>
      <w:marLeft w:val="0"/>
      <w:marRight w:val="0"/>
      <w:marTop w:val="0"/>
      <w:marBottom w:val="0"/>
      <w:divBdr>
        <w:top w:val="none" w:sz="0" w:space="0" w:color="auto"/>
        <w:left w:val="none" w:sz="0" w:space="0" w:color="auto"/>
        <w:bottom w:val="none" w:sz="0" w:space="0" w:color="auto"/>
        <w:right w:val="none" w:sz="0" w:space="0" w:color="auto"/>
      </w:divBdr>
    </w:div>
    <w:div w:id="1426262844">
      <w:bodyDiv w:val="1"/>
      <w:marLeft w:val="0"/>
      <w:marRight w:val="0"/>
      <w:marTop w:val="0"/>
      <w:marBottom w:val="0"/>
      <w:divBdr>
        <w:top w:val="none" w:sz="0" w:space="0" w:color="auto"/>
        <w:left w:val="none" w:sz="0" w:space="0" w:color="auto"/>
        <w:bottom w:val="none" w:sz="0" w:space="0" w:color="auto"/>
        <w:right w:val="none" w:sz="0" w:space="0" w:color="auto"/>
      </w:divBdr>
    </w:div>
    <w:div w:id="1427116276">
      <w:bodyDiv w:val="1"/>
      <w:marLeft w:val="0"/>
      <w:marRight w:val="0"/>
      <w:marTop w:val="0"/>
      <w:marBottom w:val="0"/>
      <w:divBdr>
        <w:top w:val="none" w:sz="0" w:space="0" w:color="auto"/>
        <w:left w:val="none" w:sz="0" w:space="0" w:color="auto"/>
        <w:bottom w:val="none" w:sz="0" w:space="0" w:color="auto"/>
        <w:right w:val="none" w:sz="0" w:space="0" w:color="auto"/>
      </w:divBdr>
      <w:divsChild>
        <w:div w:id="2103798010">
          <w:marLeft w:val="0"/>
          <w:marRight w:val="0"/>
          <w:marTop w:val="0"/>
          <w:marBottom w:val="0"/>
          <w:divBdr>
            <w:top w:val="none" w:sz="0" w:space="0" w:color="auto"/>
            <w:left w:val="none" w:sz="0" w:space="0" w:color="auto"/>
            <w:bottom w:val="none" w:sz="0" w:space="0" w:color="auto"/>
            <w:right w:val="none" w:sz="0" w:space="0" w:color="auto"/>
          </w:divBdr>
          <w:divsChild>
            <w:div w:id="13619721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35781815">
      <w:bodyDiv w:val="1"/>
      <w:marLeft w:val="0"/>
      <w:marRight w:val="0"/>
      <w:marTop w:val="0"/>
      <w:marBottom w:val="0"/>
      <w:divBdr>
        <w:top w:val="none" w:sz="0" w:space="0" w:color="auto"/>
        <w:left w:val="none" w:sz="0" w:space="0" w:color="auto"/>
        <w:bottom w:val="none" w:sz="0" w:space="0" w:color="auto"/>
        <w:right w:val="none" w:sz="0" w:space="0" w:color="auto"/>
      </w:divBdr>
    </w:div>
    <w:div w:id="1436437185">
      <w:bodyDiv w:val="1"/>
      <w:marLeft w:val="0"/>
      <w:marRight w:val="0"/>
      <w:marTop w:val="0"/>
      <w:marBottom w:val="0"/>
      <w:divBdr>
        <w:top w:val="none" w:sz="0" w:space="0" w:color="auto"/>
        <w:left w:val="none" w:sz="0" w:space="0" w:color="auto"/>
        <w:bottom w:val="none" w:sz="0" w:space="0" w:color="auto"/>
        <w:right w:val="none" w:sz="0" w:space="0" w:color="auto"/>
      </w:divBdr>
      <w:divsChild>
        <w:div w:id="1196192595">
          <w:marLeft w:val="0"/>
          <w:marRight w:val="0"/>
          <w:marTop w:val="0"/>
          <w:marBottom w:val="0"/>
          <w:divBdr>
            <w:top w:val="none" w:sz="0" w:space="0" w:color="auto"/>
            <w:left w:val="none" w:sz="0" w:space="0" w:color="auto"/>
            <w:bottom w:val="none" w:sz="0" w:space="0" w:color="auto"/>
            <w:right w:val="none" w:sz="0" w:space="0" w:color="auto"/>
          </w:divBdr>
          <w:divsChild>
            <w:div w:id="16333654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38018437">
      <w:bodyDiv w:val="1"/>
      <w:marLeft w:val="0"/>
      <w:marRight w:val="0"/>
      <w:marTop w:val="0"/>
      <w:marBottom w:val="0"/>
      <w:divBdr>
        <w:top w:val="none" w:sz="0" w:space="0" w:color="auto"/>
        <w:left w:val="none" w:sz="0" w:space="0" w:color="auto"/>
        <w:bottom w:val="none" w:sz="0" w:space="0" w:color="auto"/>
        <w:right w:val="none" w:sz="0" w:space="0" w:color="auto"/>
      </w:divBdr>
    </w:div>
    <w:div w:id="1438985751">
      <w:bodyDiv w:val="1"/>
      <w:marLeft w:val="0"/>
      <w:marRight w:val="0"/>
      <w:marTop w:val="0"/>
      <w:marBottom w:val="0"/>
      <w:divBdr>
        <w:top w:val="none" w:sz="0" w:space="0" w:color="auto"/>
        <w:left w:val="none" w:sz="0" w:space="0" w:color="auto"/>
        <w:bottom w:val="none" w:sz="0" w:space="0" w:color="auto"/>
        <w:right w:val="none" w:sz="0" w:space="0" w:color="auto"/>
      </w:divBdr>
    </w:div>
    <w:div w:id="1442799580">
      <w:bodyDiv w:val="1"/>
      <w:marLeft w:val="0"/>
      <w:marRight w:val="0"/>
      <w:marTop w:val="0"/>
      <w:marBottom w:val="0"/>
      <w:divBdr>
        <w:top w:val="none" w:sz="0" w:space="0" w:color="auto"/>
        <w:left w:val="none" w:sz="0" w:space="0" w:color="auto"/>
        <w:bottom w:val="none" w:sz="0" w:space="0" w:color="auto"/>
        <w:right w:val="none" w:sz="0" w:space="0" w:color="auto"/>
      </w:divBdr>
    </w:div>
    <w:div w:id="1443720327">
      <w:bodyDiv w:val="1"/>
      <w:marLeft w:val="0"/>
      <w:marRight w:val="0"/>
      <w:marTop w:val="0"/>
      <w:marBottom w:val="0"/>
      <w:divBdr>
        <w:top w:val="none" w:sz="0" w:space="0" w:color="auto"/>
        <w:left w:val="none" w:sz="0" w:space="0" w:color="auto"/>
        <w:bottom w:val="none" w:sz="0" w:space="0" w:color="auto"/>
        <w:right w:val="none" w:sz="0" w:space="0" w:color="auto"/>
      </w:divBdr>
    </w:div>
    <w:div w:id="1444183257">
      <w:bodyDiv w:val="1"/>
      <w:marLeft w:val="0"/>
      <w:marRight w:val="0"/>
      <w:marTop w:val="0"/>
      <w:marBottom w:val="0"/>
      <w:divBdr>
        <w:top w:val="none" w:sz="0" w:space="0" w:color="auto"/>
        <w:left w:val="none" w:sz="0" w:space="0" w:color="auto"/>
        <w:bottom w:val="none" w:sz="0" w:space="0" w:color="auto"/>
        <w:right w:val="none" w:sz="0" w:space="0" w:color="auto"/>
      </w:divBdr>
    </w:div>
    <w:div w:id="1446579021">
      <w:bodyDiv w:val="1"/>
      <w:marLeft w:val="0"/>
      <w:marRight w:val="0"/>
      <w:marTop w:val="0"/>
      <w:marBottom w:val="0"/>
      <w:divBdr>
        <w:top w:val="none" w:sz="0" w:space="0" w:color="auto"/>
        <w:left w:val="none" w:sz="0" w:space="0" w:color="auto"/>
        <w:bottom w:val="none" w:sz="0" w:space="0" w:color="auto"/>
        <w:right w:val="none" w:sz="0" w:space="0" w:color="auto"/>
      </w:divBdr>
    </w:div>
    <w:div w:id="1449086751">
      <w:bodyDiv w:val="1"/>
      <w:marLeft w:val="0"/>
      <w:marRight w:val="0"/>
      <w:marTop w:val="0"/>
      <w:marBottom w:val="0"/>
      <w:divBdr>
        <w:top w:val="none" w:sz="0" w:space="0" w:color="auto"/>
        <w:left w:val="none" w:sz="0" w:space="0" w:color="auto"/>
        <w:bottom w:val="none" w:sz="0" w:space="0" w:color="auto"/>
        <w:right w:val="none" w:sz="0" w:space="0" w:color="auto"/>
      </w:divBdr>
    </w:div>
    <w:div w:id="1450667111">
      <w:bodyDiv w:val="1"/>
      <w:marLeft w:val="0"/>
      <w:marRight w:val="0"/>
      <w:marTop w:val="0"/>
      <w:marBottom w:val="0"/>
      <w:divBdr>
        <w:top w:val="none" w:sz="0" w:space="0" w:color="auto"/>
        <w:left w:val="none" w:sz="0" w:space="0" w:color="auto"/>
        <w:bottom w:val="none" w:sz="0" w:space="0" w:color="auto"/>
        <w:right w:val="none" w:sz="0" w:space="0" w:color="auto"/>
      </w:divBdr>
    </w:div>
    <w:div w:id="1450707486">
      <w:bodyDiv w:val="1"/>
      <w:marLeft w:val="0"/>
      <w:marRight w:val="0"/>
      <w:marTop w:val="0"/>
      <w:marBottom w:val="0"/>
      <w:divBdr>
        <w:top w:val="none" w:sz="0" w:space="0" w:color="auto"/>
        <w:left w:val="none" w:sz="0" w:space="0" w:color="auto"/>
        <w:bottom w:val="none" w:sz="0" w:space="0" w:color="auto"/>
        <w:right w:val="none" w:sz="0" w:space="0" w:color="auto"/>
      </w:divBdr>
    </w:div>
    <w:div w:id="1453090798">
      <w:bodyDiv w:val="1"/>
      <w:marLeft w:val="0"/>
      <w:marRight w:val="0"/>
      <w:marTop w:val="0"/>
      <w:marBottom w:val="0"/>
      <w:divBdr>
        <w:top w:val="none" w:sz="0" w:space="0" w:color="auto"/>
        <w:left w:val="none" w:sz="0" w:space="0" w:color="auto"/>
        <w:bottom w:val="none" w:sz="0" w:space="0" w:color="auto"/>
        <w:right w:val="none" w:sz="0" w:space="0" w:color="auto"/>
      </w:divBdr>
    </w:div>
    <w:div w:id="1453554021">
      <w:bodyDiv w:val="1"/>
      <w:marLeft w:val="0"/>
      <w:marRight w:val="0"/>
      <w:marTop w:val="0"/>
      <w:marBottom w:val="0"/>
      <w:divBdr>
        <w:top w:val="none" w:sz="0" w:space="0" w:color="auto"/>
        <w:left w:val="none" w:sz="0" w:space="0" w:color="auto"/>
        <w:bottom w:val="none" w:sz="0" w:space="0" w:color="auto"/>
        <w:right w:val="none" w:sz="0" w:space="0" w:color="auto"/>
      </w:divBdr>
    </w:div>
    <w:div w:id="1453667367">
      <w:bodyDiv w:val="1"/>
      <w:marLeft w:val="0"/>
      <w:marRight w:val="0"/>
      <w:marTop w:val="0"/>
      <w:marBottom w:val="0"/>
      <w:divBdr>
        <w:top w:val="none" w:sz="0" w:space="0" w:color="auto"/>
        <w:left w:val="none" w:sz="0" w:space="0" w:color="auto"/>
        <w:bottom w:val="none" w:sz="0" w:space="0" w:color="auto"/>
        <w:right w:val="none" w:sz="0" w:space="0" w:color="auto"/>
      </w:divBdr>
    </w:div>
    <w:div w:id="1461264763">
      <w:bodyDiv w:val="1"/>
      <w:marLeft w:val="0"/>
      <w:marRight w:val="0"/>
      <w:marTop w:val="0"/>
      <w:marBottom w:val="0"/>
      <w:divBdr>
        <w:top w:val="none" w:sz="0" w:space="0" w:color="auto"/>
        <w:left w:val="none" w:sz="0" w:space="0" w:color="auto"/>
        <w:bottom w:val="none" w:sz="0" w:space="0" w:color="auto"/>
        <w:right w:val="none" w:sz="0" w:space="0" w:color="auto"/>
      </w:divBdr>
    </w:div>
    <w:div w:id="1463765844">
      <w:bodyDiv w:val="1"/>
      <w:marLeft w:val="0"/>
      <w:marRight w:val="0"/>
      <w:marTop w:val="0"/>
      <w:marBottom w:val="0"/>
      <w:divBdr>
        <w:top w:val="none" w:sz="0" w:space="0" w:color="auto"/>
        <w:left w:val="none" w:sz="0" w:space="0" w:color="auto"/>
        <w:bottom w:val="none" w:sz="0" w:space="0" w:color="auto"/>
        <w:right w:val="none" w:sz="0" w:space="0" w:color="auto"/>
      </w:divBdr>
    </w:div>
    <w:div w:id="1464348700">
      <w:bodyDiv w:val="1"/>
      <w:marLeft w:val="0"/>
      <w:marRight w:val="0"/>
      <w:marTop w:val="0"/>
      <w:marBottom w:val="0"/>
      <w:divBdr>
        <w:top w:val="none" w:sz="0" w:space="0" w:color="auto"/>
        <w:left w:val="none" w:sz="0" w:space="0" w:color="auto"/>
        <w:bottom w:val="none" w:sz="0" w:space="0" w:color="auto"/>
        <w:right w:val="none" w:sz="0" w:space="0" w:color="auto"/>
      </w:divBdr>
    </w:div>
    <w:div w:id="1472987615">
      <w:bodyDiv w:val="1"/>
      <w:marLeft w:val="0"/>
      <w:marRight w:val="0"/>
      <w:marTop w:val="0"/>
      <w:marBottom w:val="0"/>
      <w:divBdr>
        <w:top w:val="none" w:sz="0" w:space="0" w:color="auto"/>
        <w:left w:val="none" w:sz="0" w:space="0" w:color="auto"/>
        <w:bottom w:val="none" w:sz="0" w:space="0" w:color="auto"/>
        <w:right w:val="none" w:sz="0" w:space="0" w:color="auto"/>
      </w:divBdr>
    </w:div>
    <w:div w:id="1477145873">
      <w:bodyDiv w:val="1"/>
      <w:marLeft w:val="0"/>
      <w:marRight w:val="0"/>
      <w:marTop w:val="0"/>
      <w:marBottom w:val="0"/>
      <w:divBdr>
        <w:top w:val="none" w:sz="0" w:space="0" w:color="auto"/>
        <w:left w:val="none" w:sz="0" w:space="0" w:color="auto"/>
        <w:bottom w:val="none" w:sz="0" w:space="0" w:color="auto"/>
        <w:right w:val="none" w:sz="0" w:space="0" w:color="auto"/>
      </w:divBdr>
    </w:div>
    <w:div w:id="1478037616">
      <w:bodyDiv w:val="1"/>
      <w:marLeft w:val="0"/>
      <w:marRight w:val="0"/>
      <w:marTop w:val="0"/>
      <w:marBottom w:val="0"/>
      <w:divBdr>
        <w:top w:val="none" w:sz="0" w:space="0" w:color="auto"/>
        <w:left w:val="none" w:sz="0" w:space="0" w:color="auto"/>
        <w:bottom w:val="none" w:sz="0" w:space="0" w:color="auto"/>
        <w:right w:val="none" w:sz="0" w:space="0" w:color="auto"/>
      </w:divBdr>
    </w:div>
    <w:div w:id="1478837893">
      <w:bodyDiv w:val="1"/>
      <w:marLeft w:val="0"/>
      <w:marRight w:val="0"/>
      <w:marTop w:val="0"/>
      <w:marBottom w:val="0"/>
      <w:divBdr>
        <w:top w:val="none" w:sz="0" w:space="0" w:color="auto"/>
        <w:left w:val="none" w:sz="0" w:space="0" w:color="auto"/>
        <w:bottom w:val="none" w:sz="0" w:space="0" w:color="auto"/>
        <w:right w:val="none" w:sz="0" w:space="0" w:color="auto"/>
      </w:divBdr>
      <w:divsChild>
        <w:div w:id="806702211">
          <w:marLeft w:val="0"/>
          <w:marRight w:val="0"/>
          <w:marTop w:val="0"/>
          <w:marBottom w:val="0"/>
          <w:divBdr>
            <w:top w:val="none" w:sz="0" w:space="0" w:color="auto"/>
            <w:left w:val="none" w:sz="0" w:space="0" w:color="auto"/>
            <w:bottom w:val="none" w:sz="0" w:space="0" w:color="auto"/>
            <w:right w:val="none" w:sz="0" w:space="0" w:color="auto"/>
          </w:divBdr>
          <w:divsChild>
            <w:div w:id="192121227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82040596">
      <w:bodyDiv w:val="1"/>
      <w:marLeft w:val="0"/>
      <w:marRight w:val="0"/>
      <w:marTop w:val="0"/>
      <w:marBottom w:val="0"/>
      <w:divBdr>
        <w:top w:val="none" w:sz="0" w:space="0" w:color="auto"/>
        <w:left w:val="none" w:sz="0" w:space="0" w:color="auto"/>
        <w:bottom w:val="none" w:sz="0" w:space="0" w:color="auto"/>
        <w:right w:val="none" w:sz="0" w:space="0" w:color="auto"/>
      </w:divBdr>
    </w:div>
    <w:div w:id="1484816333">
      <w:bodyDiv w:val="1"/>
      <w:marLeft w:val="0"/>
      <w:marRight w:val="0"/>
      <w:marTop w:val="0"/>
      <w:marBottom w:val="0"/>
      <w:divBdr>
        <w:top w:val="none" w:sz="0" w:space="0" w:color="auto"/>
        <w:left w:val="none" w:sz="0" w:space="0" w:color="auto"/>
        <w:bottom w:val="none" w:sz="0" w:space="0" w:color="auto"/>
        <w:right w:val="none" w:sz="0" w:space="0" w:color="auto"/>
      </w:divBdr>
      <w:divsChild>
        <w:div w:id="1322270413">
          <w:marLeft w:val="0"/>
          <w:marRight w:val="0"/>
          <w:marTop w:val="0"/>
          <w:marBottom w:val="0"/>
          <w:divBdr>
            <w:top w:val="none" w:sz="0" w:space="0" w:color="auto"/>
            <w:left w:val="none" w:sz="0" w:space="0" w:color="auto"/>
            <w:bottom w:val="none" w:sz="0" w:space="0" w:color="auto"/>
            <w:right w:val="none" w:sz="0" w:space="0" w:color="auto"/>
          </w:divBdr>
          <w:divsChild>
            <w:div w:id="5286891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85467638">
      <w:bodyDiv w:val="1"/>
      <w:marLeft w:val="0"/>
      <w:marRight w:val="0"/>
      <w:marTop w:val="0"/>
      <w:marBottom w:val="0"/>
      <w:divBdr>
        <w:top w:val="none" w:sz="0" w:space="0" w:color="auto"/>
        <w:left w:val="none" w:sz="0" w:space="0" w:color="auto"/>
        <w:bottom w:val="none" w:sz="0" w:space="0" w:color="auto"/>
        <w:right w:val="none" w:sz="0" w:space="0" w:color="auto"/>
      </w:divBdr>
    </w:div>
    <w:div w:id="1490559315">
      <w:bodyDiv w:val="1"/>
      <w:marLeft w:val="0"/>
      <w:marRight w:val="0"/>
      <w:marTop w:val="0"/>
      <w:marBottom w:val="0"/>
      <w:divBdr>
        <w:top w:val="none" w:sz="0" w:space="0" w:color="auto"/>
        <w:left w:val="none" w:sz="0" w:space="0" w:color="auto"/>
        <w:bottom w:val="none" w:sz="0" w:space="0" w:color="auto"/>
        <w:right w:val="none" w:sz="0" w:space="0" w:color="auto"/>
      </w:divBdr>
    </w:div>
    <w:div w:id="1491094274">
      <w:bodyDiv w:val="1"/>
      <w:marLeft w:val="0"/>
      <w:marRight w:val="0"/>
      <w:marTop w:val="0"/>
      <w:marBottom w:val="0"/>
      <w:divBdr>
        <w:top w:val="none" w:sz="0" w:space="0" w:color="auto"/>
        <w:left w:val="none" w:sz="0" w:space="0" w:color="auto"/>
        <w:bottom w:val="none" w:sz="0" w:space="0" w:color="auto"/>
        <w:right w:val="none" w:sz="0" w:space="0" w:color="auto"/>
      </w:divBdr>
    </w:div>
    <w:div w:id="1491213090">
      <w:bodyDiv w:val="1"/>
      <w:marLeft w:val="0"/>
      <w:marRight w:val="0"/>
      <w:marTop w:val="0"/>
      <w:marBottom w:val="0"/>
      <w:divBdr>
        <w:top w:val="none" w:sz="0" w:space="0" w:color="auto"/>
        <w:left w:val="none" w:sz="0" w:space="0" w:color="auto"/>
        <w:bottom w:val="none" w:sz="0" w:space="0" w:color="auto"/>
        <w:right w:val="none" w:sz="0" w:space="0" w:color="auto"/>
      </w:divBdr>
    </w:div>
    <w:div w:id="1495879049">
      <w:bodyDiv w:val="1"/>
      <w:marLeft w:val="0"/>
      <w:marRight w:val="0"/>
      <w:marTop w:val="0"/>
      <w:marBottom w:val="0"/>
      <w:divBdr>
        <w:top w:val="none" w:sz="0" w:space="0" w:color="auto"/>
        <w:left w:val="none" w:sz="0" w:space="0" w:color="auto"/>
        <w:bottom w:val="none" w:sz="0" w:space="0" w:color="auto"/>
        <w:right w:val="none" w:sz="0" w:space="0" w:color="auto"/>
      </w:divBdr>
    </w:div>
    <w:div w:id="1500733672">
      <w:bodyDiv w:val="1"/>
      <w:marLeft w:val="0"/>
      <w:marRight w:val="0"/>
      <w:marTop w:val="0"/>
      <w:marBottom w:val="0"/>
      <w:divBdr>
        <w:top w:val="none" w:sz="0" w:space="0" w:color="auto"/>
        <w:left w:val="none" w:sz="0" w:space="0" w:color="auto"/>
        <w:bottom w:val="none" w:sz="0" w:space="0" w:color="auto"/>
        <w:right w:val="none" w:sz="0" w:space="0" w:color="auto"/>
      </w:divBdr>
    </w:div>
    <w:div w:id="1502354043">
      <w:bodyDiv w:val="1"/>
      <w:marLeft w:val="0"/>
      <w:marRight w:val="0"/>
      <w:marTop w:val="0"/>
      <w:marBottom w:val="0"/>
      <w:divBdr>
        <w:top w:val="none" w:sz="0" w:space="0" w:color="auto"/>
        <w:left w:val="none" w:sz="0" w:space="0" w:color="auto"/>
        <w:bottom w:val="none" w:sz="0" w:space="0" w:color="auto"/>
        <w:right w:val="none" w:sz="0" w:space="0" w:color="auto"/>
      </w:divBdr>
      <w:divsChild>
        <w:div w:id="354503137">
          <w:marLeft w:val="0"/>
          <w:marRight w:val="0"/>
          <w:marTop w:val="0"/>
          <w:marBottom w:val="0"/>
          <w:divBdr>
            <w:top w:val="none" w:sz="0" w:space="0" w:color="auto"/>
            <w:left w:val="none" w:sz="0" w:space="0" w:color="auto"/>
            <w:bottom w:val="none" w:sz="0" w:space="0" w:color="auto"/>
            <w:right w:val="none" w:sz="0" w:space="0" w:color="auto"/>
          </w:divBdr>
          <w:divsChild>
            <w:div w:id="7193308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07403997">
      <w:bodyDiv w:val="1"/>
      <w:marLeft w:val="0"/>
      <w:marRight w:val="0"/>
      <w:marTop w:val="0"/>
      <w:marBottom w:val="0"/>
      <w:divBdr>
        <w:top w:val="none" w:sz="0" w:space="0" w:color="auto"/>
        <w:left w:val="none" w:sz="0" w:space="0" w:color="auto"/>
        <w:bottom w:val="none" w:sz="0" w:space="0" w:color="auto"/>
        <w:right w:val="none" w:sz="0" w:space="0" w:color="auto"/>
      </w:divBdr>
    </w:div>
    <w:div w:id="1508056064">
      <w:bodyDiv w:val="1"/>
      <w:marLeft w:val="0"/>
      <w:marRight w:val="0"/>
      <w:marTop w:val="0"/>
      <w:marBottom w:val="0"/>
      <w:divBdr>
        <w:top w:val="none" w:sz="0" w:space="0" w:color="auto"/>
        <w:left w:val="none" w:sz="0" w:space="0" w:color="auto"/>
        <w:bottom w:val="none" w:sz="0" w:space="0" w:color="auto"/>
        <w:right w:val="none" w:sz="0" w:space="0" w:color="auto"/>
      </w:divBdr>
    </w:div>
    <w:div w:id="1513642643">
      <w:bodyDiv w:val="1"/>
      <w:marLeft w:val="0"/>
      <w:marRight w:val="0"/>
      <w:marTop w:val="0"/>
      <w:marBottom w:val="0"/>
      <w:divBdr>
        <w:top w:val="none" w:sz="0" w:space="0" w:color="auto"/>
        <w:left w:val="none" w:sz="0" w:space="0" w:color="auto"/>
        <w:bottom w:val="none" w:sz="0" w:space="0" w:color="auto"/>
        <w:right w:val="none" w:sz="0" w:space="0" w:color="auto"/>
      </w:divBdr>
    </w:div>
    <w:div w:id="1516142380">
      <w:bodyDiv w:val="1"/>
      <w:marLeft w:val="0"/>
      <w:marRight w:val="0"/>
      <w:marTop w:val="0"/>
      <w:marBottom w:val="0"/>
      <w:divBdr>
        <w:top w:val="none" w:sz="0" w:space="0" w:color="auto"/>
        <w:left w:val="none" w:sz="0" w:space="0" w:color="auto"/>
        <w:bottom w:val="none" w:sz="0" w:space="0" w:color="auto"/>
        <w:right w:val="none" w:sz="0" w:space="0" w:color="auto"/>
      </w:divBdr>
    </w:div>
    <w:div w:id="1521896786">
      <w:bodyDiv w:val="1"/>
      <w:marLeft w:val="0"/>
      <w:marRight w:val="0"/>
      <w:marTop w:val="0"/>
      <w:marBottom w:val="0"/>
      <w:divBdr>
        <w:top w:val="none" w:sz="0" w:space="0" w:color="auto"/>
        <w:left w:val="none" w:sz="0" w:space="0" w:color="auto"/>
        <w:bottom w:val="none" w:sz="0" w:space="0" w:color="auto"/>
        <w:right w:val="none" w:sz="0" w:space="0" w:color="auto"/>
      </w:divBdr>
    </w:div>
    <w:div w:id="1524828698">
      <w:bodyDiv w:val="1"/>
      <w:marLeft w:val="0"/>
      <w:marRight w:val="0"/>
      <w:marTop w:val="0"/>
      <w:marBottom w:val="0"/>
      <w:divBdr>
        <w:top w:val="none" w:sz="0" w:space="0" w:color="auto"/>
        <w:left w:val="none" w:sz="0" w:space="0" w:color="auto"/>
        <w:bottom w:val="none" w:sz="0" w:space="0" w:color="auto"/>
        <w:right w:val="none" w:sz="0" w:space="0" w:color="auto"/>
      </w:divBdr>
    </w:div>
    <w:div w:id="1524972167">
      <w:bodyDiv w:val="1"/>
      <w:marLeft w:val="0"/>
      <w:marRight w:val="0"/>
      <w:marTop w:val="0"/>
      <w:marBottom w:val="0"/>
      <w:divBdr>
        <w:top w:val="none" w:sz="0" w:space="0" w:color="auto"/>
        <w:left w:val="none" w:sz="0" w:space="0" w:color="auto"/>
        <w:bottom w:val="none" w:sz="0" w:space="0" w:color="auto"/>
        <w:right w:val="none" w:sz="0" w:space="0" w:color="auto"/>
      </w:divBdr>
    </w:div>
    <w:div w:id="1530411267">
      <w:bodyDiv w:val="1"/>
      <w:marLeft w:val="0"/>
      <w:marRight w:val="0"/>
      <w:marTop w:val="0"/>
      <w:marBottom w:val="0"/>
      <w:divBdr>
        <w:top w:val="none" w:sz="0" w:space="0" w:color="auto"/>
        <w:left w:val="none" w:sz="0" w:space="0" w:color="auto"/>
        <w:bottom w:val="none" w:sz="0" w:space="0" w:color="auto"/>
        <w:right w:val="none" w:sz="0" w:space="0" w:color="auto"/>
      </w:divBdr>
    </w:div>
    <w:div w:id="1530677291">
      <w:bodyDiv w:val="1"/>
      <w:marLeft w:val="0"/>
      <w:marRight w:val="0"/>
      <w:marTop w:val="0"/>
      <w:marBottom w:val="0"/>
      <w:divBdr>
        <w:top w:val="none" w:sz="0" w:space="0" w:color="auto"/>
        <w:left w:val="none" w:sz="0" w:space="0" w:color="auto"/>
        <w:bottom w:val="none" w:sz="0" w:space="0" w:color="auto"/>
        <w:right w:val="none" w:sz="0" w:space="0" w:color="auto"/>
      </w:divBdr>
    </w:div>
    <w:div w:id="1537085189">
      <w:bodyDiv w:val="1"/>
      <w:marLeft w:val="0"/>
      <w:marRight w:val="0"/>
      <w:marTop w:val="0"/>
      <w:marBottom w:val="0"/>
      <w:divBdr>
        <w:top w:val="none" w:sz="0" w:space="0" w:color="auto"/>
        <w:left w:val="none" w:sz="0" w:space="0" w:color="auto"/>
        <w:bottom w:val="none" w:sz="0" w:space="0" w:color="auto"/>
        <w:right w:val="none" w:sz="0" w:space="0" w:color="auto"/>
      </w:divBdr>
    </w:div>
    <w:div w:id="1537278812">
      <w:bodyDiv w:val="1"/>
      <w:marLeft w:val="0"/>
      <w:marRight w:val="0"/>
      <w:marTop w:val="0"/>
      <w:marBottom w:val="0"/>
      <w:divBdr>
        <w:top w:val="none" w:sz="0" w:space="0" w:color="auto"/>
        <w:left w:val="none" w:sz="0" w:space="0" w:color="auto"/>
        <w:bottom w:val="none" w:sz="0" w:space="0" w:color="auto"/>
        <w:right w:val="none" w:sz="0" w:space="0" w:color="auto"/>
      </w:divBdr>
    </w:div>
    <w:div w:id="1538196562">
      <w:bodyDiv w:val="1"/>
      <w:marLeft w:val="0"/>
      <w:marRight w:val="0"/>
      <w:marTop w:val="0"/>
      <w:marBottom w:val="0"/>
      <w:divBdr>
        <w:top w:val="none" w:sz="0" w:space="0" w:color="auto"/>
        <w:left w:val="none" w:sz="0" w:space="0" w:color="auto"/>
        <w:bottom w:val="none" w:sz="0" w:space="0" w:color="auto"/>
        <w:right w:val="none" w:sz="0" w:space="0" w:color="auto"/>
      </w:divBdr>
    </w:div>
    <w:div w:id="1546023389">
      <w:bodyDiv w:val="1"/>
      <w:marLeft w:val="0"/>
      <w:marRight w:val="0"/>
      <w:marTop w:val="0"/>
      <w:marBottom w:val="0"/>
      <w:divBdr>
        <w:top w:val="none" w:sz="0" w:space="0" w:color="auto"/>
        <w:left w:val="none" w:sz="0" w:space="0" w:color="auto"/>
        <w:bottom w:val="none" w:sz="0" w:space="0" w:color="auto"/>
        <w:right w:val="none" w:sz="0" w:space="0" w:color="auto"/>
      </w:divBdr>
    </w:div>
    <w:div w:id="1547836400">
      <w:bodyDiv w:val="1"/>
      <w:marLeft w:val="0"/>
      <w:marRight w:val="0"/>
      <w:marTop w:val="0"/>
      <w:marBottom w:val="0"/>
      <w:divBdr>
        <w:top w:val="none" w:sz="0" w:space="0" w:color="auto"/>
        <w:left w:val="none" w:sz="0" w:space="0" w:color="auto"/>
        <w:bottom w:val="none" w:sz="0" w:space="0" w:color="auto"/>
        <w:right w:val="none" w:sz="0" w:space="0" w:color="auto"/>
      </w:divBdr>
    </w:div>
    <w:div w:id="1555506202">
      <w:bodyDiv w:val="1"/>
      <w:marLeft w:val="0"/>
      <w:marRight w:val="0"/>
      <w:marTop w:val="0"/>
      <w:marBottom w:val="0"/>
      <w:divBdr>
        <w:top w:val="none" w:sz="0" w:space="0" w:color="auto"/>
        <w:left w:val="none" w:sz="0" w:space="0" w:color="auto"/>
        <w:bottom w:val="none" w:sz="0" w:space="0" w:color="auto"/>
        <w:right w:val="none" w:sz="0" w:space="0" w:color="auto"/>
      </w:divBdr>
    </w:div>
    <w:div w:id="1568800852">
      <w:bodyDiv w:val="1"/>
      <w:marLeft w:val="0"/>
      <w:marRight w:val="0"/>
      <w:marTop w:val="0"/>
      <w:marBottom w:val="0"/>
      <w:divBdr>
        <w:top w:val="none" w:sz="0" w:space="0" w:color="auto"/>
        <w:left w:val="none" w:sz="0" w:space="0" w:color="auto"/>
        <w:bottom w:val="none" w:sz="0" w:space="0" w:color="auto"/>
        <w:right w:val="none" w:sz="0" w:space="0" w:color="auto"/>
      </w:divBdr>
    </w:div>
    <w:div w:id="1569226452">
      <w:bodyDiv w:val="1"/>
      <w:marLeft w:val="0"/>
      <w:marRight w:val="0"/>
      <w:marTop w:val="0"/>
      <w:marBottom w:val="0"/>
      <w:divBdr>
        <w:top w:val="none" w:sz="0" w:space="0" w:color="auto"/>
        <w:left w:val="none" w:sz="0" w:space="0" w:color="auto"/>
        <w:bottom w:val="none" w:sz="0" w:space="0" w:color="auto"/>
        <w:right w:val="none" w:sz="0" w:space="0" w:color="auto"/>
      </w:divBdr>
    </w:div>
    <w:div w:id="1571043219">
      <w:bodyDiv w:val="1"/>
      <w:marLeft w:val="0"/>
      <w:marRight w:val="0"/>
      <w:marTop w:val="0"/>
      <w:marBottom w:val="0"/>
      <w:divBdr>
        <w:top w:val="none" w:sz="0" w:space="0" w:color="auto"/>
        <w:left w:val="none" w:sz="0" w:space="0" w:color="auto"/>
        <w:bottom w:val="none" w:sz="0" w:space="0" w:color="auto"/>
        <w:right w:val="none" w:sz="0" w:space="0" w:color="auto"/>
      </w:divBdr>
    </w:div>
    <w:div w:id="1572042206">
      <w:bodyDiv w:val="1"/>
      <w:marLeft w:val="0"/>
      <w:marRight w:val="0"/>
      <w:marTop w:val="0"/>
      <w:marBottom w:val="0"/>
      <w:divBdr>
        <w:top w:val="none" w:sz="0" w:space="0" w:color="auto"/>
        <w:left w:val="none" w:sz="0" w:space="0" w:color="auto"/>
        <w:bottom w:val="none" w:sz="0" w:space="0" w:color="auto"/>
        <w:right w:val="none" w:sz="0" w:space="0" w:color="auto"/>
      </w:divBdr>
    </w:div>
    <w:div w:id="1577855782">
      <w:bodyDiv w:val="1"/>
      <w:marLeft w:val="0"/>
      <w:marRight w:val="0"/>
      <w:marTop w:val="0"/>
      <w:marBottom w:val="0"/>
      <w:divBdr>
        <w:top w:val="none" w:sz="0" w:space="0" w:color="auto"/>
        <w:left w:val="none" w:sz="0" w:space="0" w:color="auto"/>
        <w:bottom w:val="none" w:sz="0" w:space="0" w:color="auto"/>
        <w:right w:val="none" w:sz="0" w:space="0" w:color="auto"/>
      </w:divBdr>
    </w:div>
    <w:div w:id="1586185220">
      <w:bodyDiv w:val="1"/>
      <w:marLeft w:val="0"/>
      <w:marRight w:val="0"/>
      <w:marTop w:val="0"/>
      <w:marBottom w:val="0"/>
      <w:divBdr>
        <w:top w:val="none" w:sz="0" w:space="0" w:color="auto"/>
        <w:left w:val="none" w:sz="0" w:space="0" w:color="auto"/>
        <w:bottom w:val="none" w:sz="0" w:space="0" w:color="auto"/>
        <w:right w:val="none" w:sz="0" w:space="0" w:color="auto"/>
      </w:divBdr>
    </w:div>
    <w:div w:id="1594314041">
      <w:bodyDiv w:val="1"/>
      <w:marLeft w:val="0"/>
      <w:marRight w:val="0"/>
      <w:marTop w:val="0"/>
      <w:marBottom w:val="0"/>
      <w:divBdr>
        <w:top w:val="none" w:sz="0" w:space="0" w:color="auto"/>
        <w:left w:val="none" w:sz="0" w:space="0" w:color="auto"/>
        <w:bottom w:val="none" w:sz="0" w:space="0" w:color="auto"/>
        <w:right w:val="none" w:sz="0" w:space="0" w:color="auto"/>
      </w:divBdr>
    </w:div>
    <w:div w:id="1594361963">
      <w:bodyDiv w:val="1"/>
      <w:marLeft w:val="0"/>
      <w:marRight w:val="0"/>
      <w:marTop w:val="0"/>
      <w:marBottom w:val="0"/>
      <w:divBdr>
        <w:top w:val="none" w:sz="0" w:space="0" w:color="auto"/>
        <w:left w:val="none" w:sz="0" w:space="0" w:color="auto"/>
        <w:bottom w:val="none" w:sz="0" w:space="0" w:color="auto"/>
        <w:right w:val="none" w:sz="0" w:space="0" w:color="auto"/>
      </w:divBdr>
    </w:div>
    <w:div w:id="1595243056">
      <w:bodyDiv w:val="1"/>
      <w:marLeft w:val="0"/>
      <w:marRight w:val="0"/>
      <w:marTop w:val="0"/>
      <w:marBottom w:val="0"/>
      <w:divBdr>
        <w:top w:val="none" w:sz="0" w:space="0" w:color="auto"/>
        <w:left w:val="none" w:sz="0" w:space="0" w:color="auto"/>
        <w:bottom w:val="none" w:sz="0" w:space="0" w:color="auto"/>
        <w:right w:val="none" w:sz="0" w:space="0" w:color="auto"/>
      </w:divBdr>
    </w:div>
    <w:div w:id="1595940987">
      <w:bodyDiv w:val="1"/>
      <w:marLeft w:val="0"/>
      <w:marRight w:val="0"/>
      <w:marTop w:val="0"/>
      <w:marBottom w:val="0"/>
      <w:divBdr>
        <w:top w:val="none" w:sz="0" w:space="0" w:color="auto"/>
        <w:left w:val="none" w:sz="0" w:space="0" w:color="auto"/>
        <w:bottom w:val="none" w:sz="0" w:space="0" w:color="auto"/>
        <w:right w:val="none" w:sz="0" w:space="0" w:color="auto"/>
      </w:divBdr>
    </w:div>
    <w:div w:id="1598319639">
      <w:bodyDiv w:val="1"/>
      <w:marLeft w:val="0"/>
      <w:marRight w:val="0"/>
      <w:marTop w:val="0"/>
      <w:marBottom w:val="0"/>
      <w:divBdr>
        <w:top w:val="none" w:sz="0" w:space="0" w:color="auto"/>
        <w:left w:val="none" w:sz="0" w:space="0" w:color="auto"/>
        <w:bottom w:val="none" w:sz="0" w:space="0" w:color="auto"/>
        <w:right w:val="none" w:sz="0" w:space="0" w:color="auto"/>
      </w:divBdr>
    </w:div>
    <w:div w:id="1599437326">
      <w:bodyDiv w:val="1"/>
      <w:marLeft w:val="0"/>
      <w:marRight w:val="0"/>
      <w:marTop w:val="0"/>
      <w:marBottom w:val="0"/>
      <w:divBdr>
        <w:top w:val="none" w:sz="0" w:space="0" w:color="auto"/>
        <w:left w:val="none" w:sz="0" w:space="0" w:color="auto"/>
        <w:bottom w:val="none" w:sz="0" w:space="0" w:color="auto"/>
        <w:right w:val="none" w:sz="0" w:space="0" w:color="auto"/>
      </w:divBdr>
    </w:div>
    <w:div w:id="1605763416">
      <w:bodyDiv w:val="1"/>
      <w:marLeft w:val="0"/>
      <w:marRight w:val="0"/>
      <w:marTop w:val="0"/>
      <w:marBottom w:val="0"/>
      <w:divBdr>
        <w:top w:val="none" w:sz="0" w:space="0" w:color="auto"/>
        <w:left w:val="none" w:sz="0" w:space="0" w:color="auto"/>
        <w:bottom w:val="none" w:sz="0" w:space="0" w:color="auto"/>
        <w:right w:val="none" w:sz="0" w:space="0" w:color="auto"/>
      </w:divBdr>
    </w:div>
    <w:div w:id="1606961701">
      <w:bodyDiv w:val="1"/>
      <w:marLeft w:val="0"/>
      <w:marRight w:val="0"/>
      <w:marTop w:val="0"/>
      <w:marBottom w:val="0"/>
      <w:divBdr>
        <w:top w:val="none" w:sz="0" w:space="0" w:color="auto"/>
        <w:left w:val="none" w:sz="0" w:space="0" w:color="auto"/>
        <w:bottom w:val="none" w:sz="0" w:space="0" w:color="auto"/>
        <w:right w:val="none" w:sz="0" w:space="0" w:color="auto"/>
      </w:divBdr>
    </w:div>
    <w:div w:id="1612669480">
      <w:bodyDiv w:val="1"/>
      <w:marLeft w:val="0"/>
      <w:marRight w:val="0"/>
      <w:marTop w:val="0"/>
      <w:marBottom w:val="0"/>
      <w:divBdr>
        <w:top w:val="none" w:sz="0" w:space="0" w:color="auto"/>
        <w:left w:val="none" w:sz="0" w:space="0" w:color="auto"/>
        <w:bottom w:val="none" w:sz="0" w:space="0" w:color="auto"/>
        <w:right w:val="none" w:sz="0" w:space="0" w:color="auto"/>
      </w:divBdr>
      <w:divsChild>
        <w:div w:id="962494168">
          <w:marLeft w:val="0"/>
          <w:marRight w:val="0"/>
          <w:marTop w:val="0"/>
          <w:marBottom w:val="0"/>
          <w:divBdr>
            <w:top w:val="none" w:sz="0" w:space="0" w:color="auto"/>
            <w:left w:val="none" w:sz="0" w:space="0" w:color="auto"/>
            <w:bottom w:val="none" w:sz="0" w:space="0" w:color="auto"/>
            <w:right w:val="none" w:sz="0" w:space="0" w:color="auto"/>
          </w:divBdr>
          <w:divsChild>
            <w:div w:id="12394833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13319837">
      <w:bodyDiv w:val="1"/>
      <w:marLeft w:val="0"/>
      <w:marRight w:val="0"/>
      <w:marTop w:val="0"/>
      <w:marBottom w:val="0"/>
      <w:divBdr>
        <w:top w:val="none" w:sz="0" w:space="0" w:color="auto"/>
        <w:left w:val="none" w:sz="0" w:space="0" w:color="auto"/>
        <w:bottom w:val="none" w:sz="0" w:space="0" w:color="auto"/>
        <w:right w:val="none" w:sz="0" w:space="0" w:color="auto"/>
      </w:divBdr>
    </w:div>
    <w:div w:id="1630473119">
      <w:bodyDiv w:val="1"/>
      <w:marLeft w:val="0"/>
      <w:marRight w:val="0"/>
      <w:marTop w:val="0"/>
      <w:marBottom w:val="0"/>
      <w:divBdr>
        <w:top w:val="none" w:sz="0" w:space="0" w:color="auto"/>
        <w:left w:val="none" w:sz="0" w:space="0" w:color="auto"/>
        <w:bottom w:val="none" w:sz="0" w:space="0" w:color="auto"/>
        <w:right w:val="none" w:sz="0" w:space="0" w:color="auto"/>
      </w:divBdr>
    </w:div>
    <w:div w:id="1634435050">
      <w:bodyDiv w:val="1"/>
      <w:marLeft w:val="0"/>
      <w:marRight w:val="0"/>
      <w:marTop w:val="0"/>
      <w:marBottom w:val="0"/>
      <w:divBdr>
        <w:top w:val="none" w:sz="0" w:space="0" w:color="auto"/>
        <w:left w:val="none" w:sz="0" w:space="0" w:color="auto"/>
        <w:bottom w:val="none" w:sz="0" w:space="0" w:color="auto"/>
        <w:right w:val="none" w:sz="0" w:space="0" w:color="auto"/>
      </w:divBdr>
    </w:div>
    <w:div w:id="1638955650">
      <w:bodyDiv w:val="1"/>
      <w:marLeft w:val="0"/>
      <w:marRight w:val="0"/>
      <w:marTop w:val="0"/>
      <w:marBottom w:val="0"/>
      <w:divBdr>
        <w:top w:val="none" w:sz="0" w:space="0" w:color="auto"/>
        <w:left w:val="none" w:sz="0" w:space="0" w:color="auto"/>
        <w:bottom w:val="none" w:sz="0" w:space="0" w:color="auto"/>
        <w:right w:val="none" w:sz="0" w:space="0" w:color="auto"/>
      </w:divBdr>
    </w:div>
    <w:div w:id="1653947782">
      <w:bodyDiv w:val="1"/>
      <w:marLeft w:val="0"/>
      <w:marRight w:val="0"/>
      <w:marTop w:val="0"/>
      <w:marBottom w:val="0"/>
      <w:divBdr>
        <w:top w:val="none" w:sz="0" w:space="0" w:color="auto"/>
        <w:left w:val="none" w:sz="0" w:space="0" w:color="auto"/>
        <w:bottom w:val="none" w:sz="0" w:space="0" w:color="auto"/>
        <w:right w:val="none" w:sz="0" w:space="0" w:color="auto"/>
      </w:divBdr>
    </w:div>
    <w:div w:id="1656568063">
      <w:bodyDiv w:val="1"/>
      <w:marLeft w:val="0"/>
      <w:marRight w:val="0"/>
      <w:marTop w:val="0"/>
      <w:marBottom w:val="0"/>
      <w:divBdr>
        <w:top w:val="none" w:sz="0" w:space="0" w:color="auto"/>
        <w:left w:val="none" w:sz="0" w:space="0" w:color="auto"/>
        <w:bottom w:val="none" w:sz="0" w:space="0" w:color="auto"/>
        <w:right w:val="none" w:sz="0" w:space="0" w:color="auto"/>
      </w:divBdr>
    </w:div>
    <w:div w:id="1657806224">
      <w:bodyDiv w:val="1"/>
      <w:marLeft w:val="0"/>
      <w:marRight w:val="0"/>
      <w:marTop w:val="0"/>
      <w:marBottom w:val="0"/>
      <w:divBdr>
        <w:top w:val="none" w:sz="0" w:space="0" w:color="auto"/>
        <w:left w:val="none" w:sz="0" w:space="0" w:color="auto"/>
        <w:bottom w:val="none" w:sz="0" w:space="0" w:color="auto"/>
        <w:right w:val="none" w:sz="0" w:space="0" w:color="auto"/>
      </w:divBdr>
    </w:div>
    <w:div w:id="1659261419">
      <w:bodyDiv w:val="1"/>
      <w:marLeft w:val="0"/>
      <w:marRight w:val="0"/>
      <w:marTop w:val="0"/>
      <w:marBottom w:val="0"/>
      <w:divBdr>
        <w:top w:val="none" w:sz="0" w:space="0" w:color="auto"/>
        <w:left w:val="none" w:sz="0" w:space="0" w:color="auto"/>
        <w:bottom w:val="none" w:sz="0" w:space="0" w:color="auto"/>
        <w:right w:val="none" w:sz="0" w:space="0" w:color="auto"/>
      </w:divBdr>
    </w:div>
    <w:div w:id="1662657393">
      <w:bodyDiv w:val="1"/>
      <w:marLeft w:val="0"/>
      <w:marRight w:val="0"/>
      <w:marTop w:val="0"/>
      <w:marBottom w:val="0"/>
      <w:divBdr>
        <w:top w:val="none" w:sz="0" w:space="0" w:color="auto"/>
        <w:left w:val="none" w:sz="0" w:space="0" w:color="auto"/>
        <w:bottom w:val="none" w:sz="0" w:space="0" w:color="auto"/>
        <w:right w:val="none" w:sz="0" w:space="0" w:color="auto"/>
      </w:divBdr>
    </w:div>
    <w:div w:id="1667443505">
      <w:bodyDiv w:val="1"/>
      <w:marLeft w:val="0"/>
      <w:marRight w:val="0"/>
      <w:marTop w:val="0"/>
      <w:marBottom w:val="0"/>
      <w:divBdr>
        <w:top w:val="none" w:sz="0" w:space="0" w:color="auto"/>
        <w:left w:val="none" w:sz="0" w:space="0" w:color="auto"/>
        <w:bottom w:val="none" w:sz="0" w:space="0" w:color="auto"/>
        <w:right w:val="none" w:sz="0" w:space="0" w:color="auto"/>
      </w:divBdr>
    </w:div>
    <w:div w:id="1668940384">
      <w:bodyDiv w:val="1"/>
      <w:marLeft w:val="0"/>
      <w:marRight w:val="0"/>
      <w:marTop w:val="0"/>
      <w:marBottom w:val="0"/>
      <w:divBdr>
        <w:top w:val="none" w:sz="0" w:space="0" w:color="auto"/>
        <w:left w:val="none" w:sz="0" w:space="0" w:color="auto"/>
        <w:bottom w:val="none" w:sz="0" w:space="0" w:color="auto"/>
        <w:right w:val="none" w:sz="0" w:space="0" w:color="auto"/>
      </w:divBdr>
      <w:divsChild>
        <w:div w:id="680741595">
          <w:marLeft w:val="0"/>
          <w:marRight w:val="0"/>
          <w:marTop w:val="0"/>
          <w:marBottom w:val="0"/>
          <w:divBdr>
            <w:top w:val="none" w:sz="0" w:space="0" w:color="auto"/>
            <w:left w:val="none" w:sz="0" w:space="0" w:color="auto"/>
            <w:bottom w:val="none" w:sz="0" w:space="0" w:color="auto"/>
            <w:right w:val="none" w:sz="0" w:space="0" w:color="auto"/>
          </w:divBdr>
          <w:divsChild>
            <w:div w:id="9907161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74142750">
      <w:bodyDiv w:val="1"/>
      <w:marLeft w:val="0"/>
      <w:marRight w:val="0"/>
      <w:marTop w:val="0"/>
      <w:marBottom w:val="0"/>
      <w:divBdr>
        <w:top w:val="none" w:sz="0" w:space="0" w:color="auto"/>
        <w:left w:val="none" w:sz="0" w:space="0" w:color="auto"/>
        <w:bottom w:val="none" w:sz="0" w:space="0" w:color="auto"/>
        <w:right w:val="none" w:sz="0" w:space="0" w:color="auto"/>
      </w:divBdr>
    </w:div>
    <w:div w:id="1674645336">
      <w:bodyDiv w:val="1"/>
      <w:marLeft w:val="0"/>
      <w:marRight w:val="0"/>
      <w:marTop w:val="0"/>
      <w:marBottom w:val="0"/>
      <w:divBdr>
        <w:top w:val="none" w:sz="0" w:space="0" w:color="auto"/>
        <w:left w:val="none" w:sz="0" w:space="0" w:color="auto"/>
        <w:bottom w:val="none" w:sz="0" w:space="0" w:color="auto"/>
        <w:right w:val="none" w:sz="0" w:space="0" w:color="auto"/>
      </w:divBdr>
      <w:divsChild>
        <w:div w:id="1989556734">
          <w:marLeft w:val="0"/>
          <w:marRight w:val="0"/>
          <w:marTop w:val="0"/>
          <w:marBottom w:val="0"/>
          <w:divBdr>
            <w:top w:val="none" w:sz="0" w:space="0" w:color="auto"/>
            <w:left w:val="none" w:sz="0" w:space="0" w:color="auto"/>
            <w:bottom w:val="none" w:sz="0" w:space="0" w:color="auto"/>
            <w:right w:val="none" w:sz="0" w:space="0" w:color="auto"/>
          </w:divBdr>
          <w:divsChild>
            <w:div w:id="7634558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75646746">
      <w:bodyDiv w:val="1"/>
      <w:marLeft w:val="0"/>
      <w:marRight w:val="0"/>
      <w:marTop w:val="0"/>
      <w:marBottom w:val="0"/>
      <w:divBdr>
        <w:top w:val="none" w:sz="0" w:space="0" w:color="auto"/>
        <w:left w:val="none" w:sz="0" w:space="0" w:color="auto"/>
        <w:bottom w:val="none" w:sz="0" w:space="0" w:color="auto"/>
        <w:right w:val="none" w:sz="0" w:space="0" w:color="auto"/>
      </w:divBdr>
    </w:div>
    <w:div w:id="1677489099">
      <w:bodyDiv w:val="1"/>
      <w:marLeft w:val="0"/>
      <w:marRight w:val="0"/>
      <w:marTop w:val="0"/>
      <w:marBottom w:val="0"/>
      <w:divBdr>
        <w:top w:val="none" w:sz="0" w:space="0" w:color="auto"/>
        <w:left w:val="none" w:sz="0" w:space="0" w:color="auto"/>
        <w:bottom w:val="none" w:sz="0" w:space="0" w:color="auto"/>
        <w:right w:val="none" w:sz="0" w:space="0" w:color="auto"/>
      </w:divBdr>
      <w:divsChild>
        <w:div w:id="1753964810">
          <w:marLeft w:val="0"/>
          <w:marRight w:val="0"/>
          <w:marTop w:val="0"/>
          <w:marBottom w:val="0"/>
          <w:divBdr>
            <w:top w:val="none" w:sz="0" w:space="0" w:color="auto"/>
            <w:left w:val="none" w:sz="0" w:space="0" w:color="auto"/>
            <w:bottom w:val="none" w:sz="0" w:space="0" w:color="auto"/>
            <w:right w:val="none" w:sz="0" w:space="0" w:color="auto"/>
          </w:divBdr>
          <w:divsChild>
            <w:div w:id="1003513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89990792">
      <w:bodyDiv w:val="1"/>
      <w:marLeft w:val="0"/>
      <w:marRight w:val="0"/>
      <w:marTop w:val="0"/>
      <w:marBottom w:val="0"/>
      <w:divBdr>
        <w:top w:val="none" w:sz="0" w:space="0" w:color="auto"/>
        <w:left w:val="none" w:sz="0" w:space="0" w:color="auto"/>
        <w:bottom w:val="none" w:sz="0" w:space="0" w:color="auto"/>
        <w:right w:val="none" w:sz="0" w:space="0" w:color="auto"/>
      </w:divBdr>
    </w:div>
    <w:div w:id="1692798505">
      <w:bodyDiv w:val="1"/>
      <w:marLeft w:val="0"/>
      <w:marRight w:val="0"/>
      <w:marTop w:val="0"/>
      <w:marBottom w:val="0"/>
      <w:divBdr>
        <w:top w:val="none" w:sz="0" w:space="0" w:color="auto"/>
        <w:left w:val="none" w:sz="0" w:space="0" w:color="auto"/>
        <w:bottom w:val="none" w:sz="0" w:space="0" w:color="auto"/>
        <w:right w:val="none" w:sz="0" w:space="0" w:color="auto"/>
      </w:divBdr>
    </w:div>
    <w:div w:id="1702703120">
      <w:bodyDiv w:val="1"/>
      <w:marLeft w:val="0"/>
      <w:marRight w:val="0"/>
      <w:marTop w:val="0"/>
      <w:marBottom w:val="0"/>
      <w:divBdr>
        <w:top w:val="none" w:sz="0" w:space="0" w:color="auto"/>
        <w:left w:val="none" w:sz="0" w:space="0" w:color="auto"/>
        <w:bottom w:val="none" w:sz="0" w:space="0" w:color="auto"/>
        <w:right w:val="none" w:sz="0" w:space="0" w:color="auto"/>
      </w:divBdr>
    </w:div>
    <w:div w:id="1710955101">
      <w:bodyDiv w:val="1"/>
      <w:marLeft w:val="0"/>
      <w:marRight w:val="0"/>
      <w:marTop w:val="0"/>
      <w:marBottom w:val="0"/>
      <w:divBdr>
        <w:top w:val="none" w:sz="0" w:space="0" w:color="auto"/>
        <w:left w:val="none" w:sz="0" w:space="0" w:color="auto"/>
        <w:bottom w:val="none" w:sz="0" w:space="0" w:color="auto"/>
        <w:right w:val="none" w:sz="0" w:space="0" w:color="auto"/>
      </w:divBdr>
    </w:div>
    <w:div w:id="1713772442">
      <w:bodyDiv w:val="1"/>
      <w:marLeft w:val="0"/>
      <w:marRight w:val="0"/>
      <w:marTop w:val="0"/>
      <w:marBottom w:val="0"/>
      <w:divBdr>
        <w:top w:val="none" w:sz="0" w:space="0" w:color="auto"/>
        <w:left w:val="none" w:sz="0" w:space="0" w:color="auto"/>
        <w:bottom w:val="none" w:sz="0" w:space="0" w:color="auto"/>
        <w:right w:val="none" w:sz="0" w:space="0" w:color="auto"/>
      </w:divBdr>
    </w:div>
    <w:div w:id="1715765222">
      <w:bodyDiv w:val="1"/>
      <w:marLeft w:val="0"/>
      <w:marRight w:val="0"/>
      <w:marTop w:val="0"/>
      <w:marBottom w:val="0"/>
      <w:divBdr>
        <w:top w:val="none" w:sz="0" w:space="0" w:color="auto"/>
        <w:left w:val="none" w:sz="0" w:space="0" w:color="auto"/>
        <w:bottom w:val="none" w:sz="0" w:space="0" w:color="auto"/>
        <w:right w:val="none" w:sz="0" w:space="0" w:color="auto"/>
      </w:divBdr>
    </w:div>
    <w:div w:id="1716390110">
      <w:bodyDiv w:val="1"/>
      <w:marLeft w:val="0"/>
      <w:marRight w:val="0"/>
      <w:marTop w:val="0"/>
      <w:marBottom w:val="0"/>
      <w:divBdr>
        <w:top w:val="none" w:sz="0" w:space="0" w:color="auto"/>
        <w:left w:val="none" w:sz="0" w:space="0" w:color="auto"/>
        <w:bottom w:val="none" w:sz="0" w:space="0" w:color="auto"/>
        <w:right w:val="none" w:sz="0" w:space="0" w:color="auto"/>
      </w:divBdr>
      <w:divsChild>
        <w:div w:id="341783518">
          <w:marLeft w:val="0"/>
          <w:marRight w:val="0"/>
          <w:marTop w:val="0"/>
          <w:marBottom w:val="0"/>
          <w:divBdr>
            <w:top w:val="none" w:sz="0" w:space="0" w:color="auto"/>
            <w:left w:val="none" w:sz="0" w:space="0" w:color="auto"/>
            <w:bottom w:val="none" w:sz="0" w:space="0" w:color="auto"/>
            <w:right w:val="none" w:sz="0" w:space="0" w:color="auto"/>
          </w:divBdr>
          <w:divsChild>
            <w:div w:id="3188469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722823688">
      <w:bodyDiv w:val="1"/>
      <w:marLeft w:val="0"/>
      <w:marRight w:val="0"/>
      <w:marTop w:val="0"/>
      <w:marBottom w:val="0"/>
      <w:divBdr>
        <w:top w:val="none" w:sz="0" w:space="0" w:color="auto"/>
        <w:left w:val="none" w:sz="0" w:space="0" w:color="auto"/>
        <w:bottom w:val="none" w:sz="0" w:space="0" w:color="auto"/>
        <w:right w:val="none" w:sz="0" w:space="0" w:color="auto"/>
      </w:divBdr>
    </w:div>
    <w:div w:id="1727297048">
      <w:bodyDiv w:val="1"/>
      <w:marLeft w:val="0"/>
      <w:marRight w:val="0"/>
      <w:marTop w:val="0"/>
      <w:marBottom w:val="0"/>
      <w:divBdr>
        <w:top w:val="none" w:sz="0" w:space="0" w:color="auto"/>
        <w:left w:val="none" w:sz="0" w:space="0" w:color="auto"/>
        <w:bottom w:val="none" w:sz="0" w:space="0" w:color="auto"/>
        <w:right w:val="none" w:sz="0" w:space="0" w:color="auto"/>
      </w:divBdr>
    </w:div>
    <w:div w:id="1728256813">
      <w:bodyDiv w:val="1"/>
      <w:marLeft w:val="0"/>
      <w:marRight w:val="0"/>
      <w:marTop w:val="0"/>
      <w:marBottom w:val="0"/>
      <w:divBdr>
        <w:top w:val="none" w:sz="0" w:space="0" w:color="auto"/>
        <w:left w:val="none" w:sz="0" w:space="0" w:color="auto"/>
        <w:bottom w:val="none" w:sz="0" w:space="0" w:color="auto"/>
        <w:right w:val="none" w:sz="0" w:space="0" w:color="auto"/>
      </w:divBdr>
    </w:div>
    <w:div w:id="1730108092">
      <w:bodyDiv w:val="1"/>
      <w:marLeft w:val="0"/>
      <w:marRight w:val="0"/>
      <w:marTop w:val="0"/>
      <w:marBottom w:val="0"/>
      <w:divBdr>
        <w:top w:val="none" w:sz="0" w:space="0" w:color="auto"/>
        <w:left w:val="none" w:sz="0" w:space="0" w:color="auto"/>
        <w:bottom w:val="none" w:sz="0" w:space="0" w:color="auto"/>
        <w:right w:val="none" w:sz="0" w:space="0" w:color="auto"/>
      </w:divBdr>
    </w:div>
    <w:div w:id="1738431807">
      <w:bodyDiv w:val="1"/>
      <w:marLeft w:val="0"/>
      <w:marRight w:val="0"/>
      <w:marTop w:val="0"/>
      <w:marBottom w:val="0"/>
      <w:divBdr>
        <w:top w:val="none" w:sz="0" w:space="0" w:color="auto"/>
        <w:left w:val="none" w:sz="0" w:space="0" w:color="auto"/>
        <w:bottom w:val="none" w:sz="0" w:space="0" w:color="auto"/>
        <w:right w:val="none" w:sz="0" w:space="0" w:color="auto"/>
      </w:divBdr>
    </w:div>
    <w:div w:id="1740013147">
      <w:bodyDiv w:val="1"/>
      <w:marLeft w:val="0"/>
      <w:marRight w:val="0"/>
      <w:marTop w:val="0"/>
      <w:marBottom w:val="0"/>
      <w:divBdr>
        <w:top w:val="none" w:sz="0" w:space="0" w:color="auto"/>
        <w:left w:val="none" w:sz="0" w:space="0" w:color="auto"/>
        <w:bottom w:val="none" w:sz="0" w:space="0" w:color="auto"/>
        <w:right w:val="none" w:sz="0" w:space="0" w:color="auto"/>
      </w:divBdr>
    </w:div>
    <w:div w:id="1742830073">
      <w:bodyDiv w:val="1"/>
      <w:marLeft w:val="0"/>
      <w:marRight w:val="0"/>
      <w:marTop w:val="0"/>
      <w:marBottom w:val="0"/>
      <w:divBdr>
        <w:top w:val="none" w:sz="0" w:space="0" w:color="auto"/>
        <w:left w:val="none" w:sz="0" w:space="0" w:color="auto"/>
        <w:bottom w:val="none" w:sz="0" w:space="0" w:color="auto"/>
        <w:right w:val="none" w:sz="0" w:space="0" w:color="auto"/>
      </w:divBdr>
    </w:div>
    <w:div w:id="1743067902">
      <w:bodyDiv w:val="1"/>
      <w:marLeft w:val="0"/>
      <w:marRight w:val="0"/>
      <w:marTop w:val="0"/>
      <w:marBottom w:val="0"/>
      <w:divBdr>
        <w:top w:val="none" w:sz="0" w:space="0" w:color="auto"/>
        <w:left w:val="none" w:sz="0" w:space="0" w:color="auto"/>
        <w:bottom w:val="none" w:sz="0" w:space="0" w:color="auto"/>
        <w:right w:val="none" w:sz="0" w:space="0" w:color="auto"/>
      </w:divBdr>
    </w:div>
    <w:div w:id="1746873998">
      <w:bodyDiv w:val="1"/>
      <w:marLeft w:val="0"/>
      <w:marRight w:val="0"/>
      <w:marTop w:val="0"/>
      <w:marBottom w:val="0"/>
      <w:divBdr>
        <w:top w:val="none" w:sz="0" w:space="0" w:color="auto"/>
        <w:left w:val="none" w:sz="0" w:space="0" w:color="auto"/>
        <w:bottom w:val="none" w:sz="0" w:space="0" w:color="auto"/>
        <w:right w:val="none" w:sz="0" w:space="0" w:color="auto"/>
      </w:divBdr>
    </w:div>
    <w:div w:id="1754468705">
      <w:bodyDiv w:val="1"/>
      <w:marLeft w:val="0"/>
      <w:marRight w:val="0"/>
      <w:marTop w:val="0"/>
      <w:marBottom w:val="0"/>
      <w:divBdr>
        <w:top w:val="none" w:sz="0" w:space="0" w:color="auto"/>
        <w:left w:val="none" w:sz="0" w:space="0" w:color="auto"/>
        <w:bottom w:val="none" w:sz="0" w:space="0" w:color="auto"/>
        <w:right w:val="none" w:sz="0" w:space="0" w:color="auto"/>
      </w:divBdr>
    </w:div>
    <w:div w:id="1756852724">
      <w:bodyDiv w:val="1"/>
      <w:marLeft w:val="0"/>
      <w:marRight w:val="0"/>
      <w:marTop w:val="0"/>
      <w:marBottom w:val="0"/>
      <w:divBdr>
        <w:top w:val="none" w:sz="0" w:space="0" w:color="auto"/>
        <w:left w:val="none" w:sz="0" w:space="0" w:color="auto"/>
        <w:bottom w:val="none" w:sz="0" w:space="0" w:color="auto"/>
        <w:right w:val="none" w:sz="0" w:space="0" w:color="auto"/>
      </w:divBdr>
    </w:div>
    <w:div w:id="1757360953">
      <w:bodyDiv w:val="1"/>
      <w:marLeft w:val="0"/>
      <w:marRight w:val="0"/>
      <w:marTop w:val="0"/>
      <w:marBottom w:val="0"/>
      <w:divBdr>
        <w:top w:val="none" w:sz="0" w:space="0" w:color="auto"/>
        <w:left w:val="none" w:sz="0" w:space="0" w:color="auto"/>
        <w:bottom w:val="none" w:sz="0" w:space="0" w:color="auto"/>
        <w:right w:val="none" w:sz="0" w:space="0" w:color="auto"/>
      </w:divBdr>
    </w:div>
    <w:div w:id="1761680500">
      <w:bodyDiv w:val="1"/>
      <w:marLeft w:val="0"/>
      <w:marRight w:val="0"/>
      <w:marTop w:val="0"/>
      <w:marBottom w:val="0"/>
      <w:divBdr>
        <w:top w:val="none" w:sz="0" w:space="0" w:color="auto"/>
        <w:left w:val="none" w:sz="0" w:space="0" w:color="auto"/>
        <w:bottom w:val="none" w:sz="0" w:space="0" w:color="auto"/>
        <w:right w:val="none" w:sz="0" w:space="0" w:color="auto"/>
      </w:divBdr>
    </w:div>
    <w:div w:id="1762219158">
      <w:bodyDiv w:val="1"/>
      <w:marLeft w:val="0"/>
      <w:marRight w:val="0"/>
      <w:marTop w:val="0"/>
      <w:marBottom w:val="0"/>
      <w:divBdr>
        <w:top w:val="none" w:sz="0" w:space="0" w:color="auto"/>
        <w:left w:val="none" w:sz="0" w:space="0" w:color="auto"/>
        <w:bottom w:val="none" w:sz="0" w:space="0" w:color="auto"/>
        <w:right w:val="none" w:sz="0" w:space="0" w:color="auto"/>
      </w:divBdr>
    </w:div>
    <w:div w:id="1767119318">
      <w:bodyDiv w:val="1"/>
      <w:marLeft w:val="0"/>
      <w:marRight w:val="0"/>
      <w:marTop w:val="0"/>
      <w:marBottom w:val="0"/>
      <w:divBdr>
        <w:top w:val="none" w:sz="0" w:space="0" w:color="auto"/>
        <w:left w:val="none" w:sz="0" w:space="0" w:color="auto"/>
        <w:bottom w:val="none" w:sz="0" w:space="0" w:color="auto"/>
        <w:right w:val="none" w:sz="0" w:space="0" w:color="auto"/>
      </w:divBdr>
    </w:div>
    <w:div w:id="1770269114">
      <w:bodyDiv w:val="1"/>
      <w:marLeft w:val="0"/>
      <w:marRight w:val="0"/>
      <w:marTop w:val="0"/>
      <w:marBottom w:val="0"/>
      <w:divBdr>
        <w:top w:val="none" w:sz="0" w:space="0" w:color="auto"/>
        <w:left w:val="none" w:sz="0" w:space="0" w:color="auto"/>
        <w:bottom w:val="none" w:sz="0" w:space="0" w:color="auto"/>
        <w:right w:val="none" w:sz="0" w:space="0" w:color="auto"/>
      </w:divBdr>
    </w:div>
    <w:div w:id="1775246577">
      <w:bodyDiv w:val="1"/>
      <w:marLeft w:val="0"/>
      <w:marRight w:val="0"/>
      <w:marTop w:val="0"/>
      <w:marBottom w:val="0"/>
      <w:divBdr>
        <w:top w:val="none" w:sz="0" w:space="0" w:color="auto"/>
        <w:left w:val="none" w:sz="0" w:space="0" w:color="auto"/>
        <w:bottom w:val="none" w:sz="0" w:space="0" w:color="auto"/>
        <w:right w:val="none" w:sz="0" w:space="0" w:color="auto"/>
      </w:divBdr>
    </w:div>
    <w:div w:id="1777477502">
      <w:bodyDiv w:val="1"/>
      <w:marLeft w:val="0"/>
      <w:marRight w:val="0"/>
      <w:marTop w:val="0"/>
      <w:marBottom w:val="0"/>
      <w:divBdr>
        <w:top w:val="none" w:sz="0" w:space="0" w:color="auto"/>
        <w:left w:val="none" w:sz="0" w:space="0" w:color="auto"/>
        <w:bottom w:val="none" w:sz="0" w:space="0" w:color="auto"/>
        <w:right w:val="none" w:sz="0" w:space="0" w:color="auto"/>
      </w:divBdr>
    </w:div>
    <w:div w:id="1780753923">
      <w:bodyDiv w:val="1"/>
      <w:marLeft w:val="0"/>
      <w:marRight w:val="0"/>
      <w:marTop w:val="0"/>
      <w:marBottom w:val="0"/>
      <w:divBdr>
        <w:top w:val="none" w:sz="0" w:space="0" w:color="auto"/>
        <w:left w:val="none" w:sz="0" w:space="0" w:color="auto"/>
        <w:bottom w:val="none" w:sz="0" w:space="0" w:color="auto"/>
        <w:right w:val="none" w:sz="0" w:space="0" w:color="auto"/>
      </w:divBdr>
    </w:div>
    <w:div w:id="1784106801">
      <w:bodyDiv w:val="1"/>
      <w:marLeft w:val="0"/>
      <w:marRight w:val="0"/>
      <w:marTop w:val="0"/>
      <w:marBottom w:val="0"/>
      <w:divBdr>
        <w:top w:val="none" w:sz="0" w:space="0" w:color="auto"/>
        <w:left w:val="none" w:sz="0" w:space="0" w:color="auto"/>
        <w:bottom w:val="none" w:sz="0" w:space="0" w:color="auto"/>
        <w:right w:val="none" w:sz="0" w:space="0" w:color="auto"/>
      </w:divBdr>
    </w:div>
    <w:div w:id="1789622703">
      <w:bodyDiv w:val="1"/>
      <w:marLeft w:val="0"/>
      <w:marRight w:val="0"/>
      <w:marTop w:val="0"/>
      <w:marBottom w:val="0"/>
      <w:divBdr>
        <w:top w:val="none" w:sz="0" w:space="0" w:color="auto"/>
        <w:left w:val="none" w:sz="0" w:space="0" w:color="auto"/>
        <w:bottom w:val="none" w:sz="0" w:space="0" w:color="auto"/>
        <w:right w:val="none" w:sz="0" w:space="0" w:color="auto"/>
      </w:divBdr>
    </w:div>
    <w:div w:id="1791779433">
      <w:bodyDiv w:val="1"/>
      <w:marLeft w:val="0"/>
      <w:marRight w:val="0"/>
      <w:marTop w:val="0"/>
      <w:marBottom w:val="0"/>
      <w:divBdr>
        <w:top w:val="none" w:sz="0" w:space="0" w:color="auto"/>
        <w:left w:val="none" w:sz="0" w:space="0" w:color="auto"/>
        <w:bottom w:val="none" w:sz="0" w:space="0" w:color="auto"/>
        <w:right w:val="none" w:sz="0" w:space="0" w:color="auto"/>
      </w:divBdr>
    </w:div>
    <w:div w:id="1792167571">
      <w:bodyDiv w:val="1"/>
      <w:marLeft w:val="0"/>
      <w:marRight w:val="0"/>
      <w:marTop w:val="0"/>
      <w:marBottom w:val="0"/>
      <w:divBdr>
        <w:top w:val="none" w:sz="0" w:space="0" w:color="auto"/>
        <w:left w:val="none" w:sz="0" w:space="0" w:color="auto"/>
        <w:bottom w:val="none" w:sz="0" w:space="0" w:color="auto"/>
        <w:right w:val="none" w:sz="0" w:space="0" w:color="auto"/>
      </w:divBdr>
    </w:div>
    <w:div w:id="1793405784">
      <w:bodyDiv w:val="1"/>
      <w:marLeft w:val="0"/>
      <w:marRight w:val="0"/>
      <w:marTop w:val="0"/>
      <w:marBottom w:val="0"/>
      <w:divBdr>
        <w:top w:val="none" w:sz="0" w:space="0" w:color="auto"/>
        <w:left w:val="none" w:sz="0" w:space="0" w:color="auto"/>
        <w:bottom w:val="none" w:sz="0" w:space="0" w:color="auto"/>
        <w:right w:val="none" w:sz="0" w:space="0" w:color="auto"/>
      </w:divBdr>
    </w:div>
    <w:div w:id="1794861612">
      <w:bodyDiv w:val="1"/>
      <w:marLeft w:val="0"/>
      <w:marRight w:val="0"/>
      <w:marTop w:val="0"/>
      <w:marBottom w:val="0"/>
      <w:divBdr>
        <w:top w:val="none" w:sz="0" w:space="0" w:color="auto"/>
        <w:left w:val="none" w:sz="0" w:space="0" w:color="auto"/>
        <w:bottom w:val="none" w:sz="0" w:space="0" w:color="auto"/>
        <w:right w:val="none" w:sz="0" w:space="0" w:color="auto"/>
      </w:divBdr>
    </w:div>
    <w:div w:id="1795908067">
      <w:bodyDiv w:val="1"/>
      <w:marLeft w:val="0"/>
      <w:marRight w:val="0"/>
      <w:marTop w:val="0"/>
      <w:marBottom w:val="0"/>
      <w:divBdr>
        <w:top w:val="none" w:sz="0" w:space="0" w:color="auto"/>
        <w:left w:val="none" w:sz="0" w:space="0" w:color="auto"/>
        <w:bottom w:val="none" w:sz="0" w:space="0" w:color="auto"/>
        <w:right w:val="none" w:sz="0" w:space="0" w:color="auto"/>
      </w:divBdr>
    </w:div>
    <w:div w:id="1799836929">
      <w:bodyDiv w:val="1"/>
      <w:marLeft w:val="0"/>
      <w:marRight w:val="0"/>
      <w:marTop w:val="0"/>
      <w:marBottom w:val="0"/>
      <w:divBdr>
        <w:top w:val="none" w:sz="0" w:space="0" w:color="auto"/>
        <w:left w:val="none" w:sz="0" w:space="0" w:color="auto"/>
        <w:bottom w:val="none" w:sz="0" w:space="0" w:color="auto"/>
        <w:right w:val="none" w:sz="0" w:space="0" w:color="auto"/>
      </w:divBdr>
    </w:div>
    <w:div w:id="1799954126">
      <w:bodyDiv w:val="1"/>
      <w:marLeft w:val="0"/>
      <w:marRight w:val="0"/>
      <w:marTop w:val="0"/>
      <w:marBottom w:val="0"/>
      <w:divBdr>
        <w:top w:val="none" w:sz="0" w:space="0" w:color="auto"/>
        <w:left w:val="none" w:sz="0" w:space="0" w:color="auto"/>
        <w:bottom w:val="none" w:sz="0" w:space="0" w:color="auto"/>
        <w:right w:val="none" w:sz="0" w:space="0" w:color="auto"/>
      </w:divBdr>
    </w:div>
    <w:div w:id="1801848040">
      <w:bodyDiv w:val="1"/>
      <w:marLeft w:val="0"/>
      <w:marRight w:val="0"/>
      <w:marTop w:val="0"/>
      <w:marBottom w:val="0"/>
      <w:divBdr>
        <w:top w:val="none" w:sz="0" w:space="0" w:color="auto"/>
        <w:left w:val="none" w:sz="0" w:space="0" w:color="auto"/>
        <w:bottom w:val="none" w:sz="0" w:space="0" w:color="auto"/>
        <w:right w:val="none" w:sz="0" w:space="0" w:color="auto"/>
      </w:divBdr>
    </w:div>
    <w:div w:id="1815676509">
      <w:bodyDiv w:val="1"/>
      <w:marLeft w:val="0"/>
      <w:marRight w:val="0"/>
      <w:marTop w:val="0"/>
      <w:marBottom w:val="0"/>
      <w:divBdr>
        <w:top w:val="none" w:sz="0" w:space="0" w:color="auto"/>
        <w:left w:val="none" w:sz="0" w:space="0" w:color="auto"/>
        <w:bottom w:val="none" w:sz="0" w:space="0" w:color="auto"/>
        <w:right w:val="none" w:sz="0" w:space="0" w:color="auto"/>
      </w:divBdr>
    </w:div>
    <w:div w:id="1820607419">
      <w:bodyDiv w:val="1"/>
      <w:marLeft w:val="0"/>
      <w:marRight w:val="0"/>
      <w:marTop w:val="0"/>
      <w:marBottom w:val="0"/>
      <w:divBdr>
        <w:top w:val="none" w:sz="0" w:space="0" w:color="auto"/>
        <w:left w:val="none" w:sz="0" w:space="0" w:color="auto"/>
        <w:bottom w:val="none" w:sz="0" w:space="0" w:color="auto"/>
        <w:right w:val="none" w:sz="0" w:space="0" w:color="auto"/>
      </w:divBdr>
    </w:div>
    <w:div w:id="1825513786">
      <w:bodyDiv w:val="1"/>
      <w:marLeft w:val="0"/>
      <w:marRight w:val="0"/>
      <w:marTop w:val="0"/>
      <w:marBottom w:val="0"/>
      <w:divBdr>
        <w:top w:val="none" w:sz="0" w:space="0" w:color="auto"/>
        <w:left w:val="none" w:sz="0" w:space="0" w:color="auto"/>
        <w:bottom w:val="none" w:sz="0" w:space="0" w:color="auto"/>
        <w:right w:val="none" w:sz="0" w:space="0" w:color="auto"/>
      </w:divBdr>
    </w:div>
    <w:div w:id="1825966545">
      <w:bodyDiv w:val="1"/>
      <w:marLeft w:val="0"/>
      <w:marRight w:val="0"/>
      <w:marTop w:val="0"/>
      <w:marBottom w:val="0"/>
      <w:divBdr>
        <w:top w:val="none" w:sz="0" w:space="0" w:color="auto"/>
        <w:left w:val="none" w:sz="0" w:space="0" w:color="auto"/>
        <w:bottom w:val="none" w:sz="0" w:space="0" w:color="auto"/>
        <w:right w:val="none" w:sz="0" w:space="0" w:color="auto"/>
      </w:divBdr>
    </w:div>
    <w:div w:id="1838501130">
      <w:bodyDiv w:val="1"/>
      <w:marLeft w:val="0"/>
      <w:marRight w:val="0"/>
      <w:marTop w:val="0"/>
      <w:marBottom w:val="0"/>
      <w:divBdr>
        <w:top w:val="none" w:sz="0" w:space="0" w:color="auto"/>
        <w:left w:val="none" w:sz="0" w:space="0" w:color="auto"/>
        <w:bottom w:val="none" w:sz="0" w:space="0" w:color="auto"/>
        <w:right w:val="none" w:sz="0" w:space="0" w:color="auto"/>
      </w:divBdr>
    </w:div>
    <w:div w:id="1841196079">
      <w:bodyDiv w:val="1"/>
      <w:marLeft w:val="0"/>
      <w:marRight w:val="0"/>
      <w:marTop w:val="0"/>
      <w:marBottom w:val="0"/>
      <w:divBdr>
        <w:top w:val="none" w:sz="0" w:space="0" w:color="auto"/>
        <w:left w:val="none" w:sz="0" w:space="0" w:color="auto"/>
        <w:bottom w:val="none" w:sz="0" w:space="0" w:color="auto"/>
        <w:right w:val="none" w:sz="0" w:space="0" w:color="auto"/>
      </w:divBdr>
    </w:div>
    <w:div w:id="1848447446">
      <w:bodyDiv w:val="1"/>
      <w:marLeft w:val="0"/>
      <w:marRight w:val="0"/>
      <w:marTop w:val="0"/>
      <w:marBottom w:val="0"/>
      <w:divBdr>
        <w:top w:val="none" w:sz="0" w:space="0" w:color="auto"/>
        <w:left w:val="none" w:sz="0" w:space="0" w:color="auto"/>
        <w:bottom w:val="none" w:sz="0" w:space="0" w:color="auto"/>
        <w:right w:val="none" w:sz="0" w:space="0" w:color="auto"/>
      </w:divBdr>
    </w:div>
    <w:div w:id="1860049946">
      <w:bodyDiv w:val="1"/>
      <w:marLeft w:val="0"/>
      <w:marRight w:val="0"/>
      <w:marTop w:val="0"/>
      <w:marBottom w:val="0"/>
      <w:divBdr>
        <w:top w:val="none" w:sz="0" w:space="0" w:color="auto"/>
        <w:left w:val="none" w:sz="0" w:space="0" w:color="auto"/>
        <w:bottom w:val="none" w:sz="0" w:space="0" w:color="auto"/>
        <w:right w:val="none" w:sz="0" w:space="0" w:color="auto"/>
      </w:divBdr>
    </w:div>
    <w:div w:id="1865172552">
      <w:bodyDiv w:val="1"/>
      <w:marLeft w:val="0"/>
      <w:marRight w:val="0"/>
      <w:marTop w:val="0"/>
      <w:marBottom w:val="0"/>
      <w:divBdr>
        <w:top w:val="none" w:sz="0" w:space="0" w:color="auto"/>
        <w:left w:val="none" w:sz="0" w:space="0" w:color="auto"/>
        <w:bottom w:val="none" w:sz="0" w:space="0" w:color="auto"/>
        <w:right w:val="none" w:sz="0" w:space="0" w:color="auto"/>
      </w:divBdr>
    </w:div>
    <w:div w:id="1865904596">
      <w:bodyDiv w:val="1"/>
      <w:marLeft w:val="0"/>
      <w:marRight w:val="0"/>
      <w:marTop w:val="0"/>
      <w:marBottom w:val="0"/>
      <w:divBdr>
        <w:top w:val="none" w:sz="0" w:space="0" w:color="auto"/>
        <w:left w:val="none" w:sz="0" w:space="0" w:color="auto"/>
        <w:bottom w:val="none" w:sz="0" w:space="0" w:color="auto"/>
        <w:right w:val="none" w:sz="0" w:space="0" w:color="auto"/>
      </w:divBdr>
    </w:div>
    <w:div w:id="1866865101">
      <w:bodyDiv w:val="1"/>
      <w:marLeft w:val="0"/>
      <w:marRight w:val="0"/>
      <w:marTop w:val="0"/>
      <w:marBottom w:val="0"/>
      <w:divBdr>
        <w:top w:val="none" w:sz="0" w:space="0" w:color="auto"/>
        <w:left w:val="none" w:sz="0" w:space="0" w:color="auto"/>
        <w:bottom w:val="none" w:sz="0" w:space="0" w:color="auto"/>
        <w:right w:val="none" w:sz="0" w:space="0" w:color="auto"/>
      </w:divBdr>
    </w:div>
    <w:div w:id="1867480969">
      <w:bodyDiv w:val="1"/>
      <w:marLeft w:val="0"/>
      <w:marRight w:val="0"/>
      <w:marTop w:val="0"/>
      <w:marBottom w:val="0"/>
      <w:divBdr>
        <w:top w:val="none" w:sz="0" w:space="0" w:color="auto"/>
        <w:left w:val="none" w:sz="0" w:space="0" w:color="auto"/>
        <w:bottom w:val="none" w:sz="0" w:space="0" w:color="auto"/>
        <w:right w:val="none" w:sz="0" w:space="0" w:color="auto"/>
      </w:divBdr>
    </w:div>
    <w:div w:id="1873030980">
      <w:bodyDiv w:val="1"/>
      <w:marLeft w:val="0"/>
      <w:marRight w:val="0"/>
      <w:marTop w:val="0"/>
      <w:marBottom w:val="0"/>
      <w:divBdr>
        <w:top w:val="none" w:sz="0" w:space="0" w:color="auto"/>
        <w:left w:val="none" w:sz="0" w:space="0" w:color="auto"/>
        <w:bottom w:val="none" w:sz="0" w:space="0" w:color="auto"/>
        <w:right w:val="none" w:sz="0" w:space="0" w:color="auto"/>
      </w:divBdr>
    </w:div>
    <w:div w:id="1877309219">
      <w:bodyDiv w:val="1"/>
      <w:marLeft w:val="0"/>
      <w:marRight w:val="0"/>
      <w:marTop w:val="0"/>
      <w:marBottom w:val="0"/>
      <w:divBdr>
        <w:top w:val="none" w:sz="0" w:space="0" w:color="auto"/>
        <w:left w:val="none" w:sz="0" w:space="0" w:color="auto"/>
        <w:bottom w:val="none" w:sz="0" w:space="0" w:color="auto"/>
        <w:right w:val="none" w:sz="0" w:space="0" w:color="auto"/>
      </w:divBdr>
    </w:div>
    <w:div w:id="1877888921">
      <w:bodyDiv w:val="1"/>
      <w:marLeft w:val="0"/>
      <w:marRight w:val="0"/>
      <w:marTop w:val="0"/>
      <w:marBottom w:val="0"/>
      <w:divBdr>
        <w:top w:val="none" w:sz="0" w:space="0" w:color="auto"/>
        <w:left w:val="none" w:sz="0" w:space="0" w:color="auto"/>
        <w:bottom w:val="none" w:sz="0" w:space="0" w:color="auto"/>
        <w:right w:val="none" w:sz="0" w:space="0" w:color="auto"/>
      </w:divBdr>
    </w:div>
    <w:div w:id="1880896888">
      <w:bodyDiv w:val="1"/>
      <w:marLeft w:val="0"/>
      <w:marRight w:val="0"/>
      <w:marTop w:val="0"/>
      <w:marBottom w:val="0"/>
      <w:divBdr>
        <w:top w:val="none" w:sz="0" w:space="0" w:color="auto"/>
        <w:left w:val="none" w:sz="0" w:space="0" w:color="auto"/>
        <w:bottom w:val="none" w:sz="0" w:space="0" w:color="auto"/>
        <w:right w:val="none" w:sz="0" w:space="0" w:color="auto"/>
      </w:divBdr>
    </w:div>
    <w:div w:id="1883982184">
      <w:bodyDiv w:val="1"/>
      <w:marLeft w:val="0"/>
      <w:marRight w:val="0"/>
      <w:marTop w:val="0"/>
      <w:marBottom w:val="0"/>
      <w:divBdr>
        <w:top w:val="none" w:sz="0" w:space="0" w:color="auto"/>
        <w:left w:val="none" w:sz="0" w:space="0" w:color="auto"/>
        <w:bottom w:val="none" w:sz="0" w:space="0" w:color="auto"/>
        <w:right w:val="none" w:sz="0" w:space="0" w:color="auto"/>
      </w:divBdr>
      <w:divsChild>
        <w:div w:id="1093621432">
          <w:marLeft w:val="0"/>
          <w:marRight w:val="0"/>
          <w:marTop w:val="0"/>
          <w:marBottom w:val="0"/>
          <w:divBdr>
            <w:top w:val="none" w:sz="0" w:space="0" w:color="auto"/>
            <w:left w:val="none" w:sz="0" w:space="0" w:color="auto"/>
            <w:bottom w:val="none" w:sz="0" w:space="0" w:color="auto"/>
            <w:right w:val="none" w:sz="0" w:space="0" w:color="auto"/>
          </w:divBdr>
          <w:divsChild>
            <w:div w:id="7653424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886939485">
      <w:bodyDiv w:val="1"/>
      <w:marLeft w:val="0"/>
      <w:marRight w:val="0"/>
      <w:marTop w:val="0"/>
      <w:marBottom w:val="0"/>
      <w:divBdr>
        <w:top w:val="none" w:sz="0" w:space="0" w:color="auto"/>
        <w:left w:val="none" w:sz="0" w:space="0" w:color="auto"/>
        <w:bottom w:val="none" w:sz="0" w:space="0" w:color="auto"/>
        <w:right w:val="none" w:sz="0" w:space="0" w:color="auto"/>
      </w:divBdr>
    </w:div>
    <w:div w:id="1890416211">
      <w:bodyDiv w:val="1"/>
      <w:marLeft w:val="0"/>
      <w:marRight w:val="0"/>
      <w:marTop w:val="0"/>
      <w:marBottom w:val="0"/>
      <w:divBdr>
        <w:top w:val="none" w:sz="0" w:space="0" w:color="auto"/>
        <w:left w:val="none" w:sz="0" w:space="0" w:color="auto"/>
        <w:bottom w:val="none" w:sz="0" w:space="0" w:color="auto"/>
        <w:right w:val="none" w:sz="0" w:space="0" w:color="auto"/>
      </w:divBdr>
    </w:div>
    <w:div w:id="1890913709">
      <w:bodyDiv w:val="1"/>
      <w:marLeft w:val="0"/>
      <w:marRight w:val="0"/>
      <w:marTop w:val="0"/>
      <w:marBottom w:val="0"/>
      <w:divBdr>
        <w:top w:val="none" w:sz="0" w:space="0" w:color="auto"/>
        <w:left w:val="none" w:sz="0" w:space="0" w:color="auto"/>
        <w:bottom w:val="none" w:sz="0" w:space="0" w:color="auto"/>
        <w:right w:val="none" w:sz="0" w:space="0" w:color="auto"/>
      </w:divBdr>
    </w:div>
    <w:div w:id="1895460496">
      <w:bodyDiv w:val="1"/>
      <w:marLeft w:val="0"/>
      <w:marRight w:val="0"/>
      <w:marTop w:val="0"/>
      <w:marBottom w:val="0"/>
      <w:divBdr>
        <w:top w:val="none" w:sz="0" w:space="0" w:color="auto"/>
        <w:left w:val="none" w:sz="0" w:space="0" w:color="auto"/>
        <w:bottom w:val="none" w:sz="0" w:space="0" w:color="auto"/>
        <w:right w:val="none" w:sz="0" w:space="0" w:color="auto"/>
      </w:divBdr>
    </w:div>
    <w:div w:id="1897230882">
      <w:bodyDiv w:val="1"/>
      <w:marLeft w:val="0"/>
      <w:marRight w:val="0"/>
      <w:marTop w:val="0"/>
      <w:marBottom w:val="0"/>
      <w:divBdr>
        <w:top w:val="none" w:sz="0" w:space="0" w:color="auto"/>
        <w:left w:val="none" w:sz="0" w:space="0" w:color="auto"/>
        <w:bottom w:val="none" w:sz="0" w:space="0" w:color="auto"/>
        <w:right w:val="none" w:sz="0" w:space="0" w:color="auto"/>
      </w:divBdr>
    </w:div>
    <w:div w:id="1897231445">
      <w:bodyDiv w:val="1"/>
      <w:marLeft w:val="0"/>
      <w:marRight w:val="0"/>
      <w:marTop w:val="0"/>
      <w:marBottom w:val="0"/>
      <w:divBdr>
        <w:top w:val="none" w:sz="0" w:space="0" w:color="auto"/>
        <w:left w:val="none" w:sz="0" w:space="0" w:color="auto"/>
        <w:bottom w:val="none" w:sz="0" w:space="0" w:color="auto"/>
        <w:right w:val="none" w:sz="0" w:space="0" w:color="auto"/>
      </w:divBdr>
      <w:divsChild>
        <w:div w:id="1156800398">
          <w:marLeft w:val="0"/>
          <w:marRight w:val="0"/>
          <w:marTop w:val="0"/>
          <w:marBottom w:val="0"/>
          <w:divBdr>
            <w:top w:val="none" w:sz="0" w:space="0" w:color="auto"/>
            <w:left w:val="none" w:sz="0" w:space="0" w:color="auto"/>
            <w:bottom w:val="none" w:sz="0" w:space="0" w:color="auto"/>
            <w:right w:val="none" w:sz="0" w:space="0" w:color="auto"/>
          </w:divBdr>
          <w:divsChild>
            <w:div w:id="6338302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02330562">
      <w:bodyDiv w:val="1"/>
      <w:marLeft w:val="0"/>
      <w:marRight w:val="0"/>
      <w:marTop w:val="0"/>
      <w:marBottom w:val="0"/>
      <w:divBdr>
        <w:top w:val="none" w:sz="0" w:space="0" w:color="auto"/>
        <w:left w:val="none" w:sz="0" w:space="0" w:color="auto"/>
        <w:bottom w:val="none" w:sz="0" w:space="0" w:color="auto"/>
        <w:right w:val="none" w:sz="0" w:space="0" w:color="auto"/>
      </w:divBdr>
    </w:div>
    <w:div w:id="1902864947">
      <w:bodyDiv w:val="1"/>
      <w:marLeft w:val="0"/>
      <w:marRight w:val="0"/>
      <w:marTop w:val="0"/>
      <w:marBottom w:val="0"/>
      <w:divBdr>
        <w:top w:val="none" w:sz="0" w:space="0" w:color="auto"/>
        <w:left w:val="none" w:sz="0" w:space="0" w:color="auto"/>
        <w:bottom w:val="none" w:sz="0" w:space="0" w:color="auto"/>
        <w:right w:val="none" w:sz="0" w:space="0" w:color="auto"/>
      </w:divBdr>
    </w:div>
    <w:div w:id="1907451804">
      <w:bodyDiv w:val="1"/>
      <w:marLeft w:val="0"/>
      <w:marRight w:val="0"/>
      <w:marTop w:val="0"/>
      <w:marBottom w:val="0"/>
      <w:divBdr>
        <w:top w:val="none" w:sz="0" w:space="0" w:color="auto"/>
        <w:left w:val="none" w:sz="0" w:space="0" w:color="auto"/>
        <w:bottom w:val="none" w:sz="0" w:space="0" w:color="auto"/>
        <w:right w:val="none" w:sz="0" w:space="0" w:color="auto"/>
      </w:divBdr>
    </w:div>
    <w:div w:id="1914461557">
      <w:bodyDiv w:val="1"/>
      <w:marLeft w:val="0"/>
      <w:marRight w:val="0"/>
      <w:marTop w:val="0"/>
      <w:marBottom w:val="0"/>
      <w:divBdr>
        <w:top w:val="none" w:sz="0" w:space="0" w:color="auto"/>
        <w:left w:val="none" w:sz="0" w:space="0" w:color="auto"/>
        <w:bottom w:val="none" w:sz="0" w:space="0" w:color="auto"/>
        <w:right w:val="none" w:sz="0" w:space="0" w:color="auto"/>
      </w:divBdr>
    </w:div>
    <w:div w:id="1921327705">
      <w:bodyDiv w:val="1"/>
      <w:marLeft w:val="0"/>
      <w:marRight w:val="0"/>
      <w:marTop w:val="0"/>
      <w:marBottom w:val="0"/>
      <w:divBdr>
        <w:top w:val="none" w:sz="0" w:space="0" w:color="auto"/>
        <w:left w:val="none" w:sz="0" w:space="0" w:color="auto"/>
        <w:bottom w:val="none" w:sz="0" w:space="0" w:color="auto"/>
        <w:right w:val="none" w:sz="0" w:space="0" w:color="auto"/>
      </w:divBdr>
    </w:div>
    <w:div w:id="1922368424">
      <w:bodyDiv w:val="1"/>
      <w:marLeft w:val="0"/>
      <w:marRight w:val="0"/>
      <w:marTop w:val="0"/>
      <w:marBottom w:val="0"/>
      <w:divBdr>
        <w:top w:val="none" w:sz="0" w:space="0" w:color="auto"/>
        <w:left w:val="none" w:sz="0" w:space="0" w:color="auto"/>
        <w:bottom w:val="none" w:sz="0" w:space="0" w:color="auto"/>
        <w:right w:val="none" w:sz="0" w:space="0" w:color="auto"/>
      </w:divBdr>
    </w:div>
    <w:div w:id="1925383775">
      <w:bodyDiv w:val="1"/>
      <w:marLeft w:val="0"/>
      <w:marRight w:val="0"/>
      <w:marTop w:val="0"/>
      <w:marBottom w:val="0"/>
      <w:divBdr>
        <w:top w:val="none" w:sz="0" w:space="0" w:color="auto"/>
        <w:left w:val="none" w:sz="0" w:space="0" w:color="auto"/>
        <w:bottom w:val="none" w:sz="0" w:space="0" w:color="auto"/>
        <w:right w:val="none" w:sz="0" w:space="0" w:color="auto"/>
      </w:divBdr>
      <w:divsChild>
        <w:div w:id="2142376741">
          <w:marLeft w:val="0"/>
          <w:marRight w:val="0"/>
          <w:marTop w:val="0"/>
          <w:marBottom w:val="0"/>
          <w:divBdr>
            <w:top w:val="none" w:sz="0" w:space="0" w:color="auto"/>
            <w:left w:val="none" w:sz="0" w:space="0" w:color="auto"/>
            <w:bottom w:val="none" w:sz="0" w:space="0" w:color="auto"/>
            <w:right w:val="none" w:sz="0" w:space="0" w:color="auto"/>
          </w:divBdr>
          <w:divsChild>
            <w:div w:id="673869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26840518">
      <w:bodyDiv w:val="1"/>
      <w:marLeft w:val="0"/>
      <w:marRight w:val="0"/>
      <w:marTop w:val="0"/>
      <w:marBottom w:val="0"/>
      <w:divBdr>
        <w:top w:val="none" w:sz="0" w:space="0" w:color="auto"/>
        <w:left w:val="none" w:sz="0" w:space="0" w:color="auto"/>
        <w:bottom w:val="none" w:sz="0" w:space="0" w:color="auto"/>
        <w:right w:val="none" w:sz="0" w:space="0" w:color="auto"/>
      </w:divBdr>
      <w:divsChild>
        <w:div w:id="2124373712">
          <w:marLeft w:val="0"/>
          <w:marRight w:val="0"/>
          <w:marTop w:val="75"/>
          <w:marBottom w:val="75"/>
          <w:divBdr>
            <w:top w:val="none" w:sz="0" w:space="0" w:color="auto"/>
            <w:left w:val="none" w:sz="0" w:space="0" w:color="auto"/>
            <w:bottom w:val="none" w:sz="0" w:space="0" w:color="auto"/>
            <w:right w:val="none" w:sz="0" w:space="0" w:color="auto"/>
          </w:divBdr>
        </w:div>
      </w:divsChild>
    </w:div>
    <w:div w:id="1928802194">
      <w:bodyDiv w:val="1"/>
      <w:marLeft w:val="0"/>
      <w:marRight w:val="0"/>
      <w:marTop w:val="0"/>
      <w:marBottom w:val="0"/>
      <w:divBdr>
        <w:top w:val="none" w:sz="0" w:space="0" w:color="auto"/>
        <w:left w:val="none" w:sz="0" w:space="0" w:color="auto"/>
        <w:bottom w:val="none" w:sz="0" w:space="0" w:color="auto"/>
        <w:right w:val="none" w:sz="0" w:space="0" w:color="auto"/>
      </w:divBdr>
    </w:div>
    <w:div w:id="1940939963">
      <w:bodyDiv w:val="1"/>
      <w:marLeft w:val="0"/>
      <w:marRight w:val="0"/>
      <w:marTop w:val="0"/>
      <w:marBottom w:val="0"/>
      <w:divBdr>
        <w:top w:val="none" w:sz="0" w:space="0" w:color="auto"/>
        <w:left w:val="none" w:sz="0" w:space="0" w:color="auto"/>
        <w:bottom w:val="none" w:sz="0" w:space="0" w:color="auto"/>
        <w:right w:val="none" w:sz="0" w:space="0" w:color="auto"/>
      </w:divBdr>
    </w:div>
    <w:div w:id="1944654386">
      <w:bodyDiv w:val="1"/>
      <w:marLeft w:val="0"/>
      <w:marRight w:val="0"/>
      <w:marTop w:val="0"/>
      <w:marBottom w:val="0"/>
      <w:divBdr>
        <w:top w:val="none" w:sz="0" w:space="0" w:color="auto"/>
        <w:left w:val="none" w:sz="0" w:space="0" w:color="auto"/>
        <w:bottom w:val="none" w:sz="0" w:space="0" w:color="auto"/>
        <w:right w:val="none" w:sz="0" w:space="0" w:color="auto"/>
      </w:divBdr>
    </w:div>
    <w:div w:id="1947805442">
      <w:bodyDiv w:val="1"/>
      <w:marLeft w:val="0"/>
      <w:marRight w:val="0"/>
      <w:marTop w:val="0"/>
      <w:marBottom w:val="0"/>
      <w:divBdr>
        <w:top w:val="none" w:sz="0" w:space="0" w:color="auto"/>
        <w:left w:val="none" w:sz="0" w:space="0" w:color="auto"/>
        <w:bottom w:val="none" w:sz="0" w:space="0" w:color="auto"/>
        <w:right w:val="none" w:sz="0" w:space="0" w:color="auto"/>
      </w:divBdr>
    </w:div>
    <w:div w:id="1948341733">
      <w:bodyDiv w:val="1"/>
      <w:marLeft w:val="0"/>
      <w:marRight w:val="0"/>
      <w:marTop w:val="0"/>
      <w:marBottom w:val="0"/>
      <w:divBdr>
        <w:top w:val="none" w:sz="0" w:space="0" w:color="auto"/>
        <w:left w:val="none" w:sz="0" w:space="0" w:color="auto"/>
        <w:bottom w:val="none" w:sz="0" w:space="0" w:color="auto"/>
        <w:right w:val="none" w:sz="0" w:space="0" w:color="auto"/>
      </w:divBdr>
    </w:div>
    <w:div w:id="1955089806">
      <w:bodyDiv w:val="1"/>
      <w:marLeft w:val="0"/>
      <w:marRight w:val="0"/>
      <w:marTop w:val="0"/>
      <w:marBottom w:val="0"/>
      <w:divBdr>
        <w:top w:val="none" w:sz="0" w:space="0" w:color="auto"/>
        <w:left w:val="none" w:sz="0" w:space="0" w:color="auto"/>
        <w:bottom w:val="none" w:sz="0" w:space="0" w:color="auto"/>
        <w:right w:val="none" w:sz="0" w:space="0" w:color="auto"/>
      </w:divBdr>
      <w:divsChild>
        <w:div w:id="1841461773">
          <w:marLeft w:val="0"/>
          <w:marRight w:val="0"/>
          <w:marTop w:val="0"/>
          <w:marBottom w:val="0"/>
          <w:divBdr>
            <w:top w:val="none" w:sz="0" w:space="0" w:color="auto"/>
            <w:left w:val="none" w:sz="0" w:space="0" w:color="auto"/>
            <w:bottom w:val="none" w:sz="0" w:space="0" w:color="auto"/>
            <w:right w:val="none" w:sz="0" w:space="0" w:color="auto"/>
          </w:divBdr>
          <w:divsChild>
            <w:div w:id="45032194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60529214">
      <w:bodyDiv w:val="1"/>
      <w:marLeft w:val="0"/>
      <w:marRight w:val="0"/>
      <w:marTop w:val="0"/>
      <w:marBottom w:val="0"/>
      <w:divBdr>
        <w:top w:val="none" w:sz="0" w:space="0" w:color="auto"/>
        <w:left w:val="none" w:sz="0" w:space="0" w:color="auto"/>
        <w:bottom w:val="none" w:sz="0" w:space="0" w:color="auto"/>
        <w:right w:val="none" w:sz="0" w:space="0" w:color="auto"/>
      </w:divBdr>
    </w:div>
    <w:div w:id="1968969660">
      <w:bodyDiv w:val="1"/>
      <w:marLeft w:val="0"/>
      <w:marRight w:val="0"/>
      <w:marTop w:val="0"/>
      <w:marBottom w:val="0"/>
      <w:divBdr>
        <w:top w:val="none" w:sz="0" w:space="0" w:color="auto"/>
        <w:left w:val="none" w:sz="0" w:space="0" w:color="auto"/>
        <w:bottom w:val="none" w:sz="0" w:space="0" w:color="auto"/>
        <w:right w:val="none" w:sz="0" w:space="0" w:color="auto"/>
      </w:divBdr>
    </w:div>
    <w:div w:id="1973945515">
      <w:bodyDiv w:val="1"/>
      <w:marLeft w:val="0"/>
      <w:marRight w:val="0"/>
      <w:marTop w:val="0"/>
      <w:marBottom w:val="0"/>
      <w:divBdr>
        <w:top w:val="none" w:sz="0" w:space="0" w:color="auto"/>
        <w:left w:val="none" w:sz="0" w:space="0" w:color="auto"/>
        <w:bottom w:val="none" w:sz="0" w:space="0" w:color="auto"/>
        <w:right w:val="none" w:sz="0" w:space="0" w:color="auto"/>
      </w:divBdr>
      <w:divsChild>
        <w:div w:id="132990874">
          <w:marLeft w:val="0"/>
          <w:marRight w:val="0"/>
          <w:marTop w:val="0"/>
          <w:marBottom w:val="0"/>
          <w:divBdr>
            <w:top w:val="none" w:sz="0" w:space="0" w:color="auto"/>
            <w:left w:val="none" w:sz="0" w:space="0" w:color="auto"/>
            <w:bottom w:val="none" w:sz="0" w:space="0" w:color="auto"/>
            <w:right w:val="none" w:sz="0" w:space="0" w:color="auto"/>
          </w:divBdr>
          <w:divsChild>
            <w:div w:id="9691695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77181116">
      <w:bodyDiv w:val="1"/>
      <w:marLeft w:val="0"/>
      <w:marRight w:val="0"/>
      <w:marTop w:val="0"/>
      <w:marBottom w:val="0"/>
      <w:divBdr>
        <w:top w:val="none" w:sz="0" w:space="0" w:color="auto"/>
        <w:left w:val="none" w:sz="0" w:space="0" w:color="auto"/>
        <w:bottom w:val="none" w:sz="0" w:space="0" w:color="auto"/>
        <w:right w:val="none" w:sz="0" w:space="0" w:color="auto"/>
      </w:divBdr>
    </w:div>
    <w:div w:id="1977756984">
      <w:bodyDiv w:val="1"/>
      <w:marLeft w:val="0"/>
      <w:marRight w:val="0"/>
      <w:marTop w:val="0"/>
      <w:marBottom w:val="0"/>
      <w:divBdr>
        <w:top w:val="none" w:sz="0" w:space="0" w:color="auto"/>
        <w:left w:val="none" w:sz="0" w:space="0" w:color="auto"/>
        <w:bottom w:val="none" w:sz="0" w:space="0" w:color="auto"/>
        <w:right w:val="none" w:sz="0" w:space="0" w:color="auto"/>
      </w:divBdr>
    </w:div>
    <w:div w:id="1978217659">
      <w:bodyDiv w:val="1"/>
      <w:marLeft w:val="0"/>
      <w:marRight w:val="0"/>
      <w:marTop w:val="0"/>
      <w:marBottom w:val="0"/>
      <w:divBdr>
        <w:top w:val="none" w:sz="0" w:space="0" w:color="auto"/>
        <w:left w:val="none" w:sz="0" w:space="0" w:color="auto"/>
        <w:bottom w:val="none" w:sz="0" w:space="0" w:color="auto"/>
        <w:right w:val="none" w:sz="0" w:space="0" w:color="auto"/>
      </w:divBdr>
    </w:div>
    <w:div w:id="1978408326">
      <w:bodyDiv w:val="1"/>
      <w:marLeft w:val="0"/>
      <w:marRight w:val="0"/>
      <w:marTop w:val="0"/>
      <w:marBottom w:val="0"/>
      <w:divBdr>
        <w:top w:val="none" w:sz="0" w:space="0" w:color="auto"/>
        <w:left w:val="none" w:sz="0" w:space="0" w:color="auto"/>
        <w:bottom w:val="none" w:sz="0" w:space="0" w:color="auto"/>
        <w:right w:val="none" w:sz="0" w:space="0" w:color="auto"/>
      </w:divBdr>
    </w:div>
    <w:div w:id="1981570175">
      <w:bodyDiv w:val="1"/>
      <w:marLeft w:val="0"/>
      <w:marRight w:val="0"/>
      <w:marTop w:val="0"/>
      <w:marBottom w:val="0"/>
      <w:divBdr>
        <w:top w:val="none" w:sz="0" w:space="0" w:color="auto"/>
        <w:left w:val="none" w:sz="0" w:space="0" w:color="auto"/>
        <w:bottom w:val="none" w:sz="0" w:space="0" w:color="auto"/>
        <w:right w:val="none" w:sz="0" w:space="0" w:color="auto"/>
      </w:divBdr>
    </w:div>
    <w:div w:id="1982689860">
      <w:bodyDiv w:val="1"/>
      <w:marLeft w:val="0"/>
      <w:marRight w:val="0"/>
      <w:marTop w:val="0"/>
      <w:marBottom w:val="0"/>
      <w:divBdr>
        <w:top w:val="none" w:sz="0" w:space="0" w:color="auto"/>
        <w:left w:val="none" w:sz="0" w:space="0" w:color="auto"/>
        <w:bottom w:val="none" w:sz="0" w:space="0" w:color="auto"/>
        <w:right w:val="none" w:sz="0" w:space="0" w:color="auto"/>
      </w:divBdr>
    </w:div>
    <w:div w:id="1987590190">
      <w:bodyDiv w:val="1"/>
      <w:marLeft w:val="0"/>
      <w:marRight w:val="0"/>
      <w:marTop w:val="0"/>
      <w:marBottom w:val="0"/>
      <w:divBdr>
        <w:top w:val="none" w:sz="0" w:space="0" w:color="auto"/>
        <w:left w:val="none" w:sz="0" w:space="0" w:color="auto"/>
        <w:bottom w:val="none" w:sz="0" w:space="0" w:color="auto"/>
        <w:right w:val="none" w:sz="0" w:space="0" w:color="auto"/>
      </w:divBdr>
    </w:div>
    <w:div w:id="1995259554">
      <w:bodyDiv w:val="1"/>
      <w:marLeft w:val="0"/>
      <w:marRight w:val="0"/>
      <w:marTop w:val="0"/>
      <w:marBottom w:val="0"/>
      <w:divBdr>
        <w:top w:val="none" w:sz="0" w:space="0" w:color="auto"/>
        <w:left w:val="none" w:sz="0" w:space="0" w:color="auto"/>
        <w:bottom w:val="none" w:sz="0" w:space="0" w:color="auto"/>
        <w:right w:val="none" w:sz="0" w:space="0" w:color="auto"/>
      </w:divBdr>
    </w:div>
    <w:div w:id="1996912119">
      <w:bodyDiv w:val="1"/>
      <w:marLeft w:val="0"/>
      <w:marRight w:val="0"/>
      <w:marTop w:val="0"/>
      <w:marBottom w:val="0"/>
      <w:divBdr>
        <w:top w:val="none" w:sz="0" w:space="0" w:color="auto"/>
        <w:left w:val="none" w:sz="0" w:space="0" w:color="auto"/>
        <w:bottom w:val="none" w:sz="0" w:space="0" w:color="auto"/>
        <w:right w:val="none" w:sz="0" w:space="0" w:color="auto"/>
      </w:divBdr>
    </w:div>
    <w:div w:id="2003312314">
      <w:bodyDiv w:val="1"/>
      <w:marLeft w:val="0"/>
      <w:marRight w:val="0"/>
      <w:marTop w:val="0"/>
      <w:marBottom w:val="0"/>
      <w:divBdr>
        <w:top w:val="none" w:sz="0" w:space="0" w:color="auto"/>
        <w:left w:val="none" w:sz="0" w:space="0" w:color="auto"/>
        <w:bottom w:val="none" w:sz="0" w:space="0" w:color="auto"/>
        <w:right w:val="none" w:sz="0" w:space="0" w:color="auto"/>
      </w:divBdr>
    </w:div>
    <w:div w:id="2004627173">
      <w:bodyDiv w:val="1"/>
      <w:marLeft w:val="0"/>
      <w:marRight w:val="0"/>
      <w:marTop w:val="0"/>
      <w:marBottom w:val="0"/>
      <w:divBdr>
        <w:top w:val="none" w:sz="0" w:space="0" w:color="auto"/>
        <w:left w:val="none" w:sz="0" w:space="0" w:color="auto"/>
        <w:bottom w:val="none" w:sz="0" w:space="0" w:color="auto"/>
        <w:right w:val="none" w:sz="0" w:space="0" w:color="auto"/>
      </w:divBdr>
    </w:div>
    <w:div w:id="2005081450">
      <w:bodyDiv w:val="1"/>
      <w:marLeft w:val="0"/>
      <w:marRight w:val="0"/>
      <w:marTop w:val="0"/>
      <w:marBottom w:val="0"/>
      <w:divBdr>
        <w:top w:val="none" w:sz="0" w:space="0" w:color="auto"/>
        <w:left w:val="none" w:sz="0" w:space="0" w:color="auto"/>
        <w:bottom w:val="none" w:sz="0" w:space="0" w:color="auto"/>
        <w:right w:val="none" w:sz="0" w:space="0" w:color="auto"/>
      </w:divBdr>
      <w:divsChild>
        <w:div w:id="908349595">
          <w:marLeft w:val="0"/>
          <w:marRight w:val="0"/>
          <w:marTop w:val="0"/>
          <w:marBottom w:val="0"/>
          <w:divBdr>
            <w:top w:val="none" w:sz="0" w:space="0" w:color="auto"/>
            <w:left w:val="none" w:sz="0" w:space="0" w:color="auto"/>
            <w:bottom w:val="none" w:sz="0" w:space="0" w:color="auto"/>
            <w:right w:val="none" w:sz="0" w:space="0" w:color="auto"/>
          </w:divBdr>
          <w:divsChild>
            <w:div w:id="1987378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06081074">
      <w:bodyDiv w:val="1"/>
      <w:marLeft w:val="0"/>
      <w:marRight w:val="0"/>
      <w:marTop w:val="0"/>
      <w:marBottom w:val="0"/>
      <w:divBdr>
        <w:top w:val="none" w:sz="0" w:space="0" w:color="auto"/>
        <w:left w:val="none" w:sz="0" w:space="0" w:color="auto"/>
        <w:bottom w:val="none" w:sz="0" w:space="0" w:color="auto"/>
        <w:right w:val="none" w:sz="0" w:space="0" w:color="auto"/>
      </w:divBdr>
    </w:div>
    <w:div w:id="2011054241">
      <w:bodyDiv w:val="1"/>
      <w:marLeft w:val="0"/>
      <w:marRight w:val="0"/>
      <w:marTop w:val="0"/>
      <w:marBottom w:val="0"/>
      <w:divBdr>
        <w:top w:val="none" w:sz="0" w:space="0" w:color="auto"/>
        <w:left w:val="none" w:sz="0" w:space="0" w:color="auto"/>
        <w:bottom w:val="none" w:sz="0" w:space="0" w:color="auto"/>
        <w:right w:val="none" w:sz="0" w:space="0" w:color="auto"/>
      </w:divBdr>
    </w:div>
    <w:div w:id="2014380663">
      <w:bodyDiv w:val="1"/>
      <w:marLeft w:val="0"/>
      <w:marRight w:val="0"/>
      <w:marTop w:val="0"/>
      <w:marBottom w:val="0"/>
      <w:divBdr>
        <w:top w:val="none" w:sz="0" w:space="0" w:color="auto"/>
        <w:left w:val="none" w:sz="0" w:space="0" w:color="auto"/>
        <w:bottom w:val="none" w:sz="0" w:space="0" w:color="auto"/>
        <w:right w:val="none" w:sz="0" w:space="0" w:color="auto"/>
      </w:divBdr>
    </w:div>
    <w:div w:id="2022927739">
      <w:bodyDiv w:val="1"/>
      <w:marLeft w:val="0"/>
      <w:marRight w:val="0"/>
      <w:marTop w:val="0"/>
      <w:marBottom w:val="0"/>
      <w:divBdr>
        <w:top w:val="none" w:sz="0" w:space="0" w:color="auto"/>
        <w:left w:val="none" w:sz="0" w:space="0" w:color="auto"/>
        <w:bottom w:val="none" w:sz="0" w:space="0" w:color="auto"/>
        <w:right w:val="none" w:sz="0" w:space="0" w:color="auto"/>
      </w:divBdr>
    </w:div>
    <w:div w:id="2029092147">
      <w:bodyDiv w:val="1"/>
      <w:marLeft w:val="0"/>
      <w:marRight w:val="0"/>
      <w:marTop w:val="0"/>
      <w:marBottom w:val="0"/>
      <w:divBdr>
        <w:top w:val="none" w:sz="0" w:space="0" w:color="auto"/>
        <w:left w:val="none" w:sz="0" w:space="0" w:color="auto"/>
        <w:bottom w:val="none" w:sz="0" w:space="0" w:color="auto"/>
        <w:right w:val="none" w:sz="0" w:space="0" w:color="auto"/>
      </w:divBdr>
    </w:div>
    <w:div w:id="2030714034">
      <w:bodyDiv w:val="1"/>
      <w:marLeft w:val="0"/>
      <w:marRight w:val="0"/>
      <w:marTop w:val="0"/>
      <w:marBottom w:val="0"/>
      <w:divBdr>
        <w:top w:val="none" w:sz="0" w:space="0" w:color="auto"/>
        <w:left w:val="none" w:sz="0" w:space="0" w:color="auto"/>
        <w:bottom w:val="none" w:sz="0" w:space="0" w:color="auto"/>
        <w:right w:val="none" w:sz="0" w:space="0" w:color="auto"/>
      </w:divBdr>
    </w:div>
    <w:div w:id="2035303101">
      <w:bodyDiv w:val="1"/>
      <w:marLeft w:val="0"/>
      <w:marRight w:val="0"/>
      <w:marTop w:val="0"/>
      <w:marBottom w:val="0"/>
      <w:divBdr>
        <w:top w:val="none" w:sz="0" w:space="0" w:color="auto"/>
        <w:left w:val="none" w:sz="0" w:space="0" w:color="auto"/>
        <w:bottom w:val="none" w:sz="0" w:space="0" w:color="auto"/>
        <w:right w:val="none" w:sz="0" w:space="0" w:color="auto"/>
      </w:divBdr>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
    <w:div w:id="2041780586">
      <w:bodyDiv w:val="1"/>
      <w:marLeft w:val="0"/>
      <w:marRight w:val="0"/>
      <w:marTop w:val="0"/>
      <w:marBottom w:val="0"/>
      <w:divBdr>
        <w:top w:val="none" w:sz="0" w:space="0" w:color="auto"/>
        <w:left w:val="none" w:sz="0" w:space="0" w:color="auto"/>
        <w:bottom w:val="none" w:sz="0" w:space="0" w:color="auto"/>
        <w:right w:val="none" w:sz="0" w:space="0" w:color="auto"/>
      </w:divBdr>
    </w:div>
    <w:div w:id="2042776436">
      <w:bodyDiv w:val="1"/>
      <w:marLeft w:val="0"/>
      <w:marRight w:val="0"/>
      <w:marTop w:val="0"/>
      <w:marBottom w:val="0"/>
      <w:divBdr>
        <w:top w:val="none" w:sz="0" w:space="0" w:color="auto"/>
        <w:left w:val="none" w:sz="0" w:space="0" w:color="auto"/>
        <w:bottom w:val="none" w:sz="0" w:space="0" w:color="auto"/>
        <w:right w:val="none" w:sz="0" w:space="0" w:color="auto"/>
      </w:divBdr>
    </w:div>
    <w:div w:id="2051026228">
      <w:bodyDiv w:val="1"/>
      <w:marLeft w:val="0"/>
      <w:marRight w:val="0"/>
      <w:marTop w:val="0"/>
      <w:marBottom w:val="0"/>
      <w:divBdr>
        <w:top w:val="none" w:sz="0" w:space="0" w:color="auto"/>
        <w:left w:val="none" w:sz="0" w:space="0" w:color="auto"/>
        <w:bottom w:val="none" w:sz="0" w:space="0" w:color="auto"/>
        <w:right w:val="none" w:sz="0" w:space="0" w:color="auto"/>
      </w:divBdr>
    </w:div>
    <w:div w:id="2070106702">
      <w:bodyDiv w:val="1"/>
      <w:marLeft w:val="0"/>
      <w:marRight w:val="0"/>
      <w:marTop w:val="0"/>
      <w:marBottom w:val="0"/>
      <w:divBdr>
        <w:top w:val="none" w:sz="0" w:space="0" w:color="auto"/>
        <w:left w:val="none" w:sz="0" w:space="0" w:color="auto"/>
        <w:bottom w:val="none" w:sz="0" w:space="0" w:color="auto"/>
        <w:right w:val="none" w:sz="0" w:space="0" w:color="auto"/>
      </w:divBdr>
    </w:div>
    <w:div w:id="2071150757">
      <w:bodyDiv w:val="1"/>
      <w:marLeft w:val="0"/>
      <w:marRight w:val="0"/>
      <w:marTop w:val="0"/>
      <w:marBottom w:val="0"/>
      <w:divBdr>
        <w:top w:val="none" w:sz="0" w:space="0" w:color="auto"/>
        <w:left w:val="none" w:sz="0" w:space="0" w:color="auto"/>
        <w:bottom w:val="none" w:sz="0" w:space="0" w:color="auto"/>
        <w:right w:val="none" w:sz="0" w:space="0" w:color="auto"/>
      </w:divBdr>
    </w:div>
    <w:div w:id="2080593721">
      <w:bodyDiv w:val="1"/>
      <w:marLeft w:val="0"/>
      <w:marRight w:val="0"/>
      <w:marTop w:val="0"/>
      <w:marBottom w:val="0"/>
      <w:divBdr>
        <w:top w:val="none" w:sz="0" w:space="0" w:color="auto"/>
        <w:left w:val="none" w:sz="0" w:space="0" w:color="auto"/>
        <w:bottom w:val="none" w:sz="0" w:space="0" w:color="auto"/>
        <w:right w:val="none" w:sz="0" w:space="0" w:color="auto"/>
      </w:divBdr>
    </w:div>
    <w:div w:id="2082485540">
      <w:bodyDiv w:val="1"/>
      <w:marLeft w:val="0"/>
      <w:marRight w:val="0"/>
      <w:marTop w:val="0"/>
      <w:marBottom w:val="0"/>
      <w:divBdr>
        <w:top w:val="none" w:sz="0" w:space="0" w:color="auto"/>
        <w:left w:val="none" w:sz="0" w:space="0" w:color="auto"/>
        <w:bottom w:val="none" w:sz="0" w:space="0" w:color="auto"/>
        <w:right w:val="none" w:sz="0" w:space="0" w:color="auto"/>
      </w:divBdr>
    </w:div>
    <w:div w:id="2089880199">
      <w:bodyDiv w:val="1"/>
      <w:marLeft w:val="0"/>
      <w:marRight w:val="0"/>
      <w:marTop w:val="0"/>
      <w:marBottom w:val="0"/>
      <w:divBdr>
        <w:top w:val="none" w:sz="0" w:space="0" w:color="auto"/>
        <w:left w:val="none" w:sz="0" w:space="0" w:color="auto"/>
        <w:bottom w:val="none" w:sz="0" w:space="0" w:color="auto"/>
        <w:right w:val="none" w:sz="0" w:space="0" w:color="auto"/>
      </w:divBdr>
    </w:div>
    <w:div w:id="2090693388">
      <w:bodyDiv w:val="1"/>
      <w:marLeft w:val="0"/>
      <w:marRight w:val="0"/>
      <w:marTop w:val="0"/>
      <w:marBottom w:val="0"/>
      <w:divBdr>
        <w:top w:val="none" w:sz="0" w:space="0" w:color="auto"/>
        <w:left w:val="none" w:sz="0" w:space="0" w:color="auto"/>
        <w:bottom w:val="none" w:sz="0" w:space="0" w:color="auto"/>
        <w:right w:val="none" w:sz="0" w:space="0" w:color="auto"/>
      </w:divBdr>
    </w:div>
    <w:div w:id="2093161601">
      <w:bodyDiv w:val="1"/>
      <w:marLeft w:val="0"/>
      <w:marRight w:val="0"/>
      <w:marTop w:val="0"/>
      <w:marBottom w:val="0"/>
      <w:divBdr>
        <w:top w:val="none" w:sz="0" w:space="0" w:color="auto"/>
        <w:left w:val="none" w:sz="0" w:space="0" w:color="auto"/>
        <w:bottom w:val="none" w:sz="0" w:space="0" w:color="auto"/>
        <w:right w:val="none" w:sz="0" w:space="0" w:color="auto"/>
      </w:divBdr>
    </w:div>
    <w:div w:id="2093507514">
      <w:bodyDiv w:val="1"/>
      <w:marLeft w:val="0"/>
      <w:marRight w:val="0"/>
      <w:marTop w:val="0"/>
      <w:marBottom w:val="0"/>
      <w:divBdr>
        <w:top w:val="none" w:sz="0" w:space="0" w:color="auto"/>
        <w:left w:val="none" w:sz="0" w:space="0" w:color="auto"/>
        <w:bottom w:val="none" w:sz="0" w:space="0" w:color="auto"/>
        <w:right w:val="none" w:sz="0" w:space="0" w:color="auto"/>
      </w:divBdr>
    </w:div>
    <w:div w:id="2094663325">
      <w:bodyDiv w:val="1"/>
      <w:marLeft w:val="0"/>
      <w:marRight w:val="0"/>
      <w:marTop w:val="0"/>
      <w:marBottom w:val="0"/>
      <w:divBdr>
        <w:top w:val="none" w:sz="0" w:space="0" w:color="auto"/>
        <w:left w:val="none" w:sz="0" w:space="0" w:color="auto"/>
        <w:bottom w:val="none" w:sz="0" w:space="0" w:color="auto"/>
        <w:right w:val="none" w:sz="0" w:space="0" w:color="auto"/>
      </w:divBdr>
    </w:div>
    <w:div w:id="2096584707">
      <w:bodyDiv w:val="1"/>
      <w:marLeft w:val="0"/>
      <w:marRight w:val="0"/>
      <w:marTop w:val="0"/>
      <w:marBottom w:val="0"/>
      <w:divBdr>
        <w:top w:val="none" w:sz="0" w:space="0" w:color="auto"/>
        <w:left w:val="none" w:sz="0" w:space="0" w:color="auto"/>
        <w:bottom w:val="none" w:sz="0" w:space="0" w:color="auto"/>
        <w:right w:val="none" w:sz="0" w:space="0" w:color="auto"/>
      </w:divBdr>
    </w:div>
    <w:div w:id="2098213516">
      <w:bodyDiv w:val="1"/>
      <w:marLeft w:val="0"/>
      <w:marRight w:val="0"/>
      <w:marTop w:val="0"/>
      <w:marBottom w:val="0"/>
      <w:divBdr>
        <w:top w:val="none" w:sz="0" w:space="0" w:color="auto"/>
        <w:left w:val="none" w:sz="0" w:space="0" w:color="auto"/>
        <w:bottom w:val="none" w:sz="0" w:space="0" w:color="auto"/>
        <w:right w:val="none" w:sz="0" w:space="0" w:color="auto"/>
      </w:divBdr>
    </w:div>
    <w:div w:id="2103984180">
      <w:bodyDiv w:val="1"/>
      <w:marLeft w:val="0"/>
      <w:marRight w:val="0"/>
      <w:marTop w:val="0"/>
      <w:marBottom w:val="0"/>
      <w:divBdr>
        <w:top w:val="none" w:sz="0" w:space="0" w:color="auto"/>
        <w:left w:val="none" w:sz="0" w:space="0" w:color="auto"/>
        <w:bottom w:val="none" w:sz="0" w:space="0" w:color="auto"/>
        <w:right w:val="none" w:sz="0" w:space="0" w:color="auto"/>
      </w:divBdr>
    </w:div>
    <w:div w:id="2106148141">
      <w:bodyDiv w:val="1"/>
      <w:marLeft w:val="0"/>
      <w:marRight w:val="0"/>
      <w:marTop w:val="0"/>
      <w:marBottom w:val="0"/>
      <w:divBdr>
        <w:top w:val="none" w:sz="0" w:space="0" w:color="auto"/>
        <w:left w:val="none" w:sz="0" w:space="0" w:color="auto"/>
        <w:bottom w:val="none" w:sz="0" w:space="0" w:color="auto"/>
        <w:right w:val="none" w:sz="0" w:space="0" w:color="auto"/>
      </w:divBdr>
    </w:div>
    <w:div w:id="2106875841">
      <w:bodyDiv w:val="1"/>
      <w:marLeft w:val="0"/>
      <w:marRight w:val="0"/>
      <w:marTop w:val="0"/>
      <w:marBottom w:val="0"/>
      <w:divBdr>
        <w:top w:val="none" w:sz="0" w:space="0" w:color="auto"/>
        <w:left w:val="none" w:sz="0" w:space="0" w:color="auto"/>
        <w:bottom w:val="none" w:sz="0" w:space="0" w:color="auto"/>
        <w:right w:val="none" w:sz="0" w:space="0" w:color="auto"/>
      </w:divBdr>
    </w:div>
    <w:div w:id="2111003046">
      <w:bodyDiv w:val="1"/>
      <w:marLeft w:val="0"/>
      <w:marRight w:val="0"/>
      <w:marTop w:val="0"/>
      <w:marBottom w:val="0"/>
      <w:divBdr>
        <w:top w:val="none" w:sz="0" w:space="0" w:color="auto"/>
        <w:left w:val="none" w:sz="0" w:space="0" w:color="auto"/>
        <w:bottom w:val="none" w:sz="0" w:space="0" w:color="auto"/>
        <w:right w:val="none" w:sz="0" w:space="0" w:color="auto"/>
      </w:divBdr>
    </w:div>
    <w:div w:id="2112043639">
      <w:bodyDiv w:val="1"/>
      <w:marLeft w:val="0"/>
      <w:marRight w:val="0"/>
      <w:marTop w:val="0"/>
      <w:marBottom w:val="0"/>
      <w:divBdr>
        <w:top w:val="none" w:sz="0" w:space="0" w:color="auto"/>
        <w:left w:val="none" w:sz="0" w:space="0" w:color="auto"/>
        <w:bottom w:val="none" w:sz="0" w:space="0" w:color="auto"/>
        <w:right w:val="none" w:sz="0" w:space="0" w:color="auto"/>
      </w:divBdr>
    </w:div>
    <w:div w:id="2113013845">
      <w:bodyDiv w:val="1"/>
      <w:marLeft w:val="0"/>
      <w:marRight w:val="0"/>
      <w:marTop w:val="0"/>
      <w:marBottom w:val="0"/>
      <w:divBdr>
        <w:top w:val="none" w:sz="0" w:space="0" w:color="auto"/>
        <w:left w:val="none" w:sz="0" w:space="0" w:color="auto"/>
        <w:bottom w:val="none" w:sz="0" w:space="0" w:color="auto"/>
        <w:right w:val="none" w:sz="0" w:space="0" w:color="auto"/>
      </w:divBdr>
    </w:div>
    <w:div w:id="2113429633">
      <w:bodyDiv w:val="1"/>
      <w:marLeft w:val="0"/>
      <w:marRight w:val="0"/>
      <w:marTop w:val="0"/>
      <w:marBottom w:val="0"/>
      <w:divBdr>
        <w:top w:val="none" w:sz="0" w:space="0" w:color="auto"/>
        <w:left w:val="none" w:sz="0" w:space="0" w:color="auto"/>
        <w:bottom w:val="none" w:sz="0" w:space="0" w:color="auto"/>
        <w:right w:val="none" w:sz="0" w:space="0" w:color="auto"/>
      </w:divBdr>
    </w:div>
    <w:div w:id="2113626748">
      <w:bodyDiv w:val="1"/>
      <w:marLeft w:val="0"/>
      <w:marRight w:val="0"/>
      <w:marTop w:val="0"/>
      <w:marBottom w:val="0"/>
      <w:divBdr>
        <w:top w:val="none" w:sz="0" w:space="0" w:color="auto"/>
        <w:left w:val="none" w:sz="0" w:space="0" w:color="auto"/>
        <w:bottom w:val="none" w:sz="0" w:space="0" w:color="auto"/>
        <w:right w:val="none" w:sz="0" w:space="0" w:color="auto"/>
      </w:divBdr>
    </w:div>
    <w:div w:id="2114475032">
      <w:bodyDiv w:val="1"/>
      <w:marLeft w:val="0"/>
      <w:marRight w:val="0"/>
      <w:marTop w:val="0"/>
      <w:marBottom w:val="0"/>
      <w:divBdr>
        <w:top w:val="none" w:sz="0" w:space="0" w:color="auto"/>
        <w:left w:val="none" w:sz="0" w:space="0" w:color="auto"/>
        <w:bottom w:val="none" w:sz="0" w:space="0" w:color="auto"/>
        <w:right w:val="none" w:sz="0" w:space="0" w:color="auto"/>
      </w:divBdr>
    </w:div>
    <w:div w:id="2114545864">
      <w:bodyDiv w:val="1"/>
      <w:marLeft w:val="0"/>
      <w:marRight w:val="0"/>
      <w:marTop w:val="0"/>
      <w:marBottom w:val="0"/>
      <w:divBdr>
        <w:top w:val="none" w:sz="0" w:space="0" w:color="auto"/>
        <w:left w:val="none" w:sz="0" w:space="0" w:color="auto"/>
        <w:bottom w:val="none" w:sz="0" w:space="0" w:color="auto"/>
        <w:right w:val="none" w:sz="0" w:space="0" w:color="auto"/>
      </w:divBdr>
    </w:div>
    <w:div w:id="2115395398">
      <w:bodyDiv w:val="1"/>
      <w:marLeft w:val="0"/>
      <w:marRight w:val="0"/>
      <w:marTop w:val="0"/>
      <w:marBottom w:val="0"/>
      <w:divBdr>
        <w:top w:val="none" w:sz="0" w:space="0" w:color="auto"/>
        <w:left w:val="none" w:sz="0" w:space="0" w:color="auto"/>
        <w:bottom w:val="none" w:sz="0" w:space="0" w:color="auto"/>
        <w:right w:val="none" w:sz="0" w:space="0" w:color="auto"/>
      </w:divBdr>
    </w:div>
    <w:div w:id="2120181845">
      <w:bodyDiv w:val="1"/>
      <w:marLeft w:val="0"/>
      <w:marRight w:val="0"/>
      <w:marTop w:val="0"/>
      <w:marBottom w:val="0"/>
      <w:divBdr>
        <w:top w:val="none" w:sz="0" w:space="0" w:color="auto"/>
        <w:left w:val="none" w:sz="0" w:space="0" w:color="auto"/>
        <w:bottom w:val="none" w:sz="0" w:space="0" w:color="auto"/>
        <w:right w:val="none" w:sz="0" w:space="0" w:color="auto"/>
      </w:divBdr>
    </w:div>
    <w:div w:id="2120565129">
      <w:bodyDiv w:val="1"/>
      <w:marLeft w:val="0"/>
      <w:marRight w:val="0"/>
      <w:marTop w:val="0"/>
      <w:marBottom w:val="0"/>
      <w:divBdr>
        <w:top w:val="none" w:sz="0" w:space="0" w:color="auto"/>
        <w:left w:val="none" w:sz="0" w:space="0" w:color="auto"/>
        <w:bottom w:val="none" w:sz="0" w:space="0" w:color="auto"/>
        <w:right w:val="none" w:sz="0" w:space="0" w:color="auto"/>
      </w:divBdr>
    </w:div>
    <w:div w:id="2122336813">
      <w:bodyDiv w:val="1"/>
      <w:marLeft w:val="0"/>
      <w:marRight w:val="0"/>
      <w:marTop w:val="0"/>
      <w:marBottom w:val="0"/>
      <w:divBdr>
        <w:top w:val="none" w:sz="0" w:space="0" w:color="auto"/>
        <w:left w:val="none" w:sz="0" w:space="0" w:color="auto"/>
        <w:bottom w:val="none" w:sz="0" w:space="0" w:color="auto"/>
        <w:right w:val="none" w:sz="0" w:space="0" w:color="auto"/>
      </w:divBdr>
    </w:div>
    <w:div w:id="2123184537">
      <w:bodyDiv w:val="1"/>
      <w:marLeft w:val="0"/>
      <w:marRight w:val="0"/>
      <w:marTop w:val="0"/>
      <w:marBottom w:val="0"/>
      <w:divBdr>
        <w:top w:val="none" w:sz="0" w:space="0" w:color="auto"/>
        <w:left w:val="none" w:sz="0" w:space="0" w:color="auto"/>
        <w:bottom w:val="none" w:sz="0" w:space="0" w:color="auto"/>
        <w:right w:val="none" w:sz="0" w:space="0" w:color="auto"/>
      </w:divBdr>
    </w:div>
    <w:div w:id="2123911220">
      <w:bodyDiv w:val="1"/>
      <w:marLeft w:val="0"/>
      <w:marRight w:val="0"/>
      <w:marTop w:val="0"/>
      <w:marBottom w:val="0"/>
      <w:divBdr>
        <w:top w:val="none" w:sz="0" w:space="0" w:color="auto"/>
        <w:left w:val="none" w:sz="0" w:space="0" w:color="auto"/>
        <w:bottom w:val="none" w:sz="0" w:space="0" w:color="auto"/>
        <w:right w:val="none" w:sz="0" w:space="0" w:color="auto"/>
      </w:divBdr>
    </w:div>
    <w:div w:id="2127968009">
      <w:bodyDiv w:val="1"/>
      <w:marLeft w:val="0"/>
      <w:marRight w:val="0"/>
      <w:marTop w:val="0"/>
      <w:marBottom w:val="0"/>
      <w:divBdr>
        <w:top w:val="none" w:sz="0" w:space="0" w:color="auto"/>
        <w:left w:val="none" w:sz="0" w:space="0" w:color="auto"/>
        <w:bottom w:val="none" w:sz="0" w:space="0" w:color="auto"/>
        <w:right w:val="none" w:sz="0" w:space="0" w:color="auto"/>
      </w:divBdr>
    </w:div>
    <w:div w:id="2128886554">
      <w:bodyDiv w:val="1"/>
      <w:marLeft w:val="0"/>
      <w:marRight w:val="0"/>
      <w:marTop w:val="0"/>
      <w:marBottom w:val="0"/>
      <w:divBdr>
        <w:top w:val="none" w:sz="0" w:space="0" w:color="auto"/>
        <w:left w:val="none" w:sz="0" w:space="0" w:color="auto"/>
        <w:bottom w:val="none" w:sz="0" w:space="0" w:color="auto"/>
        <w:right w:val="none" w:sz="0" w:space="0" w:color="auto"/>
      </w:divBdr>
    </w:div>
    <w:div w:id="2129735000">
      <w:bodyDiv w:val="1"/>
      <w:marLeft w:val="0"/>
      <w:marRight w:val="0"/>
      <w:marTop w:val="0"/>
      <w:marBottom w:val="0"/>
      <w:divBdr>
        <w:top w:val="none" w:sz="0" w:space="0" w:color="auto"/>
        <w:left w:val="none" w:sz="0" w:space="0" w:color="auto"/>
        <w:bottom w:val="none" w:sz="0" w:space="0" w:color="auto"/>
        <w:right w:val="none" w:sz="0" w:space="0" w:color="auto"/>
      </w:divBdr>
    </w:div>
    <w:div w:id="2131050886">
      <w:bodyDiv w:val="1"/>
      <w:marLeft w:val="0"/>
      <w:marRight w:val="0"/>
      <w:marTop w:val="0"/>
      <w:marBottom w:val="0"/>
      <w:divBdr>
        <w:top w:val="none" w:sz="0" w:space="0" w:color="auto"/>
        <w:left w:val="none" w:sz="0" w:space="0" w:color="auto"/>
        <w:bottom w:val="none" w:sz="0" w:space="0" w:color="auto"/>
        <w:right w:val="none" w:sz="0" w:space="0" w:color="auto"/>
      </w:divBdr>
    </w:div>
    <w:div w:id="2134323055">
      <w:bodyDiv w:val="1"/>
      <w:marLeft w:val="0"/>
      <w:marRight w:val="0"/>
      <w:marTop w:val="0"/>
      <w:marBottom w:val="0"/>
      <w:divBdr>
        <w:top w:val="none" w:sz="0" w:space="0" w:color="auto"/>
        <w:left w:val="none" w:sz="0" w:space="0" w:color="auto"/>
        <w:bottom w:val="none" w:sz="0" w:space="0" w:color="auto"/>
        <w:right w:val="none" w:sz="0" w:space="0" w:color="auto"/>
      </w:divBdr>
    </w:div>
    <w:div w:id="2138139671">
      <w:bodyDiv w:val="1"/>
      <w:marLeft w:val="0"/>
      <w:marRight w:val="0"/>
      <w:marTop w:val="0"/>
      <w:marBottom w:val="0"/>
      <w:divBdr>
        <w:top w:val="none" w:sz="0" w:space="0" w:color="auto"/>
        <w:left w:val="none" w:sz="0" w:space="0" w:color="auto"/>
        <w:bottom w:val="none" w:sz="0" w:space="0" w:color="auto"/>
        <w:right w:val="none" w:sz="0" w:space="0" w:color="auto"/>
      </w:divBdr>
    </w:div>
    <w:div w:id="214546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4.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5.xml"/><Relationship Id="rId20" Type="http://schemas.openxmlformats.org/officeDocument/2006/relationships/image" Target="media/image11.emf"/><Relationship Id="rId41"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Phy</b:Tag>
    <b:SourceType>InternetSite</b:SourceType>
    <b:Guid>{5E93A9A8-6611-40B1-8910-DAD1BF99F408}</b:Guid>
    <b:InternetSiteTitle>PhysioBank ATM</b:InternetSiteTitle>
    <b:URL>https://physionet.org/cgi-bin/atm/ATM</b:URL>
    <b:Title>PhysioBank ATM</b:Title>
    <b:RefOrder>11</b:RefOrder>
  </b:Source>
  <b:Source>
    <b:Tag>Phy1</b:Tag>
    <b:SourceType>InternetSite</b:SourceType>
    <b:Guid>{A245FA9E-B8D7-4D0B-9711-8A18A84E0C23}</b:Guid>
    <b:Title>PhysioBank Databases</b:Title>
    <b:URL>https://physionet.org/physiobank/database/</b:URL>
    <b:RefOrder>10</b:RefOrder>
  </b:Source>
  <b:Source>
    <b:Tag>Eur</b:Tag>
    <b:SourceType>InternetSite</b:SourceType>
    <b:Guid>{FAD6D3D0-688D-4024-A6E0-BA53E819F67C}</b:Guid>
    <b:Title>European Data Format</b:Title>
    <b:URL>https://www.edfplus.info/specs/edf.html</b:URL>
    <b:RefOrder>9</b:RefOrder>
  </b:Source>
  <b:Source>
    <b:Tag>Phy2</b:Tag>
    <b:SourceType>InternetSite</b:SourceType>
    <b:Guid>{6B083122-8F0C-4120-9B6D-1A4A0BEC1F65}</b:Guid>
    <b:Title>PhysioBank Annotations</b:Title>
    <b:URL>https://physionet.org/physiobank/annotations.shtml</b:URL>
    <b:RefOrder>5</b:RefOrder>
  </b:Source>
  <b:Source>
    <b:Tag>WFD</b:Tag>
    <b:SourceType>InternetSite</b:SourceType>
    <b:Guid>{6BC33677-8B09-48AA-A267-9502EB9D81C0}</b:Guid>
    <b:Title>WFDB Applications Guide - Signal</b:Title>
    <b:URL>https://physionet.org/physiotools/wag/signal-5.htm</b:URL>
    <b:RefOrder>6</b:RefOrder>
  </b:Source>
  <b:Source>
    <b:Tag>WFD1</b:Tag>
    <b:SourceType>InternetSite</b:SourceType>
    <b:Guid>{9F4A1BB1-F674-4668-90F1-17A6FF4451A5}</b:Guid>
    <b:Title>WFDB Applications Guide: Header</b:Title>
    <b:URL>https://physionet.org/physiotools/wag/header-5.htm</b:URL>
    <b:RefOrder>8</b:RefOrder>
  </b:Source>
  <b:Source>
    <b:Tag>WFD2</b:Tag>
    <b:SourceType>InternetSite</b:SourceType>
    <b:Guid>{92710658-C498-4630-8BD5-AC0E11AB4732}</b:Guid>
    <b:Title>WFDB Applications Guide: Annot</b:Title>
    <b:URL>https://physionet.org/physiotools/wag/annot-5.htm</b:URL>
    <b:RefOrder>7</b:RefOrder>
  </b:Source>
  <b:Source>
    <b:Tag>WFD3</b:Tag>
    <b:SourceType>InternetSite</b:SourceType>
    <b:Guid>{E6957AD5-DA19-4AA7-A58F-A71EDAE3C838}</b:Guid>
    <b:Title>WFDB Programmer's Guide: Record</b:Title>
    <b:URL>https://physionet.org/physiotools/wpg/wpg_2.htm#Concepts-1</b:URL>
    <b:RefOrder>4</b:RefOrder>
  </b:Source>
  <b:Source>
    <b:Tag>Wfd</b:Tag>
    <b:SourceType>InternetSite</b:SourceType>
    <b:Guid>{DCD1FBFA-7F06-429A-AC38-09A3E88CEE33}</b:Guid>
    <b:Title>WfdbCsharpWrapper</b:Title>
    <b:URL>https://github.com/BoutemineOualid/WfdbCsharpWrapper</b:URL>
    <b:RefOrder>2</b:RefOrder>
  </b:Source>
  <b:Source>
    <b:Tag>ECG</b:Tag>
    <b:SourceType>InternetSite</b:SourceType>
    <b:Guid>{7544B479-B1D2-4A74-9737-7C84C1C08707}</b:Guid>
    <b:Title>ECG-ID DATABASE</b:Title>
    <b:URL>https://physionet.org/physiobank/database/ecgiddb/</b:URL>
    <b:RefOrder>12</b:RefOrder>
  </b:Source>
  <b:Source>
    <b:Tag>Pau18</b:Tag>
    <b:SourceType>Book</b:SourceType>
    <b:Guid>{4A5CFDF6-ACA0-4A9B-BC0D-06B6ED732F18}</b:Guid>
    <b:Title>Desarrollo de una aplicación de escritorio para la visualización de bioseñales con WFDB</b:Title>
    <b:Year>2018</b:Year>
    <b:URL>https://www.dropbox.com/s/age5rqq56ipkyo1/Memoria%20ECG.pdf?dl=0</b:URL>
    <b:Author>
      <b:Author>
        <b:NameList>
          <b:Person>
            <b:Last>Nieto</b:Last>
            <b:First>Paula</b:First>
            <b:Middle>Madrilley</b:Middle>
          </b:Person>
        </b:NameList>
      </b:Author>
    </b:Author>
    <b:City>Universidad de Alcalá</b:City>
    <b:RefOrder>1</b:RefOrder>
  </b:Source>
  <b:Source>
    <b:Tag>Sle</b:Tag>
    <b:SourceType>InternetSite</b:SourceType>
    <b:Guid>{A1A399BC-A9CA-497C-8772-5CACD7F49181}</b:Guid>
    <b:Title>Sleep-EDF Database</b:Title>
    <b:URL>https://physionet.org/content/sleep-edfx/1.0.0/</b:URL>
    <b:RefOrder>13</b:RefOrder>
  </b:Source>
  <b:Source>
    <b:Tag>Phy3</b:Tag>
    <b:SourceType>InternetSite</b:SourceType>
    <b:Guid>{574047EB-5A46-402E-9E7B-F5067700646D}</b:Guid>
    <b:Title>Physionet-About</b:Title>
    <b:URL>https://alpha.physionet.org/about/</b:URL>
    <b:RefOrder>3</b:RefOrder>
  </b:Source>
  <b:Source>
    <b:Tag>ind</b:Tag>
    <b:SourceType>InternetSite</b:SourceType>
    <b:Guid>{99B29AEF-56A9-458C-9CEB-D5D18D948923}</b:Guid>
    <b:Title>Salarios para empleos de Ingeniero/a informático/a en España</b:Title>
    <b:Author>
      <b:Author>
        <b:NameList>
          <b:Person>
            <b:Last>indeed</b:Last>
          </b:Person>
        </b:NameList>
      </b:Author>
    </b:Author>
    <b:URL>https://www.indeed.es/salaries/Ingeniero/a-inform%C3%A1tico/a-Salaries</b:URL>
    <b:RefOrder>14</b:RefOrder>
  </b:Source>
</b:Sources>
</file>

<file path=customXml/itemProps1.xml><?xml version="1.0" encoding="utf-8"?>
<ds:datastoreItem xmlns:ds="http://schemas.openxmlformats.org/officeDocument/2006/customXml" ds:itemID="{498151D1-DA34-475E-9F98-6FBE5950F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6709</TotalTime>
  <Pages>1</Pages>
  <Words>16749</Words>
  <Characters>92123</Characters>
  <Application>Microsoft Office Word</Application>
  <DocSecurity>0</DocSecurity>
  <Lines>767</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Roca Neyra Renzo Jaime</dc:creator>
  <cp:keywords/>
  <dc:description/>
  <cp:lastModifiedBy>Roca Neyra Renzo Jaime</cp:lastModifiedBy>
  <cp:revision>81</cp:revision>
  <cp:lastPrinted>2019-09-04T06:52:00Z</cp:lastPrinted>
  <dcterms:created xsi:type="dcterms:W3CDTF">2019-08-26T12:21:00Z</dcterms:created>
  <dcterms:modified xsi:type="dcterms:W3CDTF">2019-09-15T08:06:00Z</dcterms:modified>
</cp:coreProperties>
</file>